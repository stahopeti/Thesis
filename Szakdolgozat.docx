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9AF7B6" w14:textId="77777777" w:rsidR="00816BCB" w:rsidRPr="00B50CAA" w:rsidRDefault="00816BCB" w:rsidP="009204C3">
      <w:pPr>
        <w:pStyle w:val="Nyilatkozatcm"/>
      </w:pPr>
      <w:r w:rsidRPr="00B50CAA">
        <w:t>FELADATKIÍRÁS</w:t>
      </w:r>
    </w:p>
    <w:p w14:paraId="6D1E0523" w14:textId="77777777" w:rsidR="00816BCB" w:rsidRPr="00B50CAA" w:rsidRDefault="00350AEC" w:rsidP="009204C3">
      <w:r w:rsidRPr="00350AEC">
        <w:t xml:space="preserve">A feladatkiírást a </w:t>
      </w:r>
      <w:r w:rsidRPr="002102C3">
        <w:rPr>
          <w:rStyle w:val="Kiemels2"/>
        </w:rPr>
        <w:t>tanszék saját előírása szerint</w:t>
      </w:r>
      <w:r w:rsidRPr="00350AEC">
        <w:t xml:space="preserve"> vagy </w:t>
      </w:r>
      <w:r w:rsidR="008E7228">
        <w:t xml:space="preserve">a </w:t>
      </w:r>
      <w:r w:rsidRPr="00350AEC">
        <w:t xml:space="preserve">tanszéki </w:t>
      </w:r>
      <w:proofErr w:type="gramStart"/>
      <w:r w:rsidRPr="00350AEC">
        <w:t>adminisztrációban</w:t>
      </w:r>
      <w:proofErr w:type="gramEnd"/>
      <w:r w:rsidRPr="00350AEC">
        <w:t xml:space="preserve">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3B81204" w14:textId="77777777" w:rsidR="0063585C" w:rsidRPr="004851C7" w:rsidRDefault="00816BCB" w:rsidP="009204C3">
      <w:pPr>
        <w:pStyle w:val="Cmlaplog"/>
      </w:pPr>
      <w:r>
        <w:br w:type="page"/>
      </w:r>
      <w:r w:rsidR="00D7199D" w:rsidRPr="004851C7">
        <w:rPr>
          <w:noProof/>
          <w:lang w:eastAsia="hu-HU"/>
        </w:rPr>
        <w:lastRenderedPageBreak/>
        <w:drawing>
          <wp:inline distT="0" distB="0" distL="0" distR="0" wp14:anchorId="3B6A25E0" wp14:editId="723BCF53">
            <wp:extent cx="1932305" cy="54356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2305" cy="543560"/>
                    </a:xfrm>
                    <a:prstGeom prst="rect">
                      <a:avLst/>
                    </a:prstGeom>
                    <a:noFill/>
                    <a:ln>
                      <a:noFill/>
                    </a:ln>
                  </pic:spPr>
                </pic:pic>
              </a:graphicData>
            </a:graphic>
          </wp:inline>
        </w:drawing>
      </w:r>
    </w:p>
    <w:p w14:paraId="3797F87F" w14:textId="77777777" w:rsidR="004851C7" w:rsidRPr="004851C7" w:rsidRDefault="004851C7" w:rsidP="009204C3">
      <w:pPr>
        <w:pStyle w:val="Cmlapegyetem"/>
        <w:spacing w:line="360" w:lineRule="auto"/>
      </w:pPr>
      <w:r w:rsidRPr="004851C7">
        <w:t>Budapesti Műszaki és Gazdaságtudományi Egyetem</w:t>
      </w:r>
    </w:p>
    <w:p w14:paraId="5C250032" w14:textId="77777777" w:rsidR="004851C7" w:rsidRPr="004851C7" w:rsidRDefault="004851C7" w:rsidP="009204C3">
      <w:pPr>
        <w:pStyle w:val="Cmlapkarstanszk"/>
        <w:spacing w:line="360" w:lineRule="auto"/>
      </w:pPr>
      <w:r w:rsidRPr="004851C7">
        <w:t>Villamosmérnöki és Informatikai Kar</w:t>
      </w:r>
    </w:p>
    <w:p w14:paraId="128552C3" w14:textId="77777777" w:rsidR="004851C7" w:rsidRDefault="00485FCB" w:rsidP="009204C3">
      <w:pPr>
        <w:pStyle w:val="Cmlapkarstanszk"/>
        <w:spacing w:line="360" w:lineRule="auto"/>
      </w:pPr>
      <w:fldSimple w:instr=" DOCPROPERTY  Company  \* MERGEFORMAT ">
        <w:r w:rsidR="006A1B7F">
          <w:t>Automatizálási és Alkalmazott Informatikai Tanszék</w:t>
        </w:r>
      </w:fldSimple>
    </w:p>
    <w:p w14:paraId="1FC4B917" w14:textId="77777777" w:rsidR="004851C7" w:rsidRDefault="004851C7" w:rsidP="009204C3"/>
    <w:p w14:paraId="58FD6E50" w14:textId="77777777" w:rsidR="004851C7" w:rsidRDefault="004851C7" w:rsidP="009204C3"/>
    <w:p w14:paraId="0D7DCD6E" w14:textId="77777777" w:rsidR="004851C7" w:rsidRDefault="004851C7" w:rsidP="009204C3"/>
    <w:p w14:paraId="2E3EAAB0" w14:textId="77777777" w:rsidR="004851C7" w:rsidRDefault="004851C7" w:rsidP="009204C3"/>
    <w:p w14:paraId="3526DE7B" w14:textId="77777777" w:rsidR="004851C7" w:rsidRDefault="004851C7" w:rsidP="009204C3"/>
    <w:p w14:paraId="2F31E588" w14:textId="77777777" w:rsidR="004851C7" w:rsidRDefault="004851C7" w:rsidP="009204C3"/>
    <w:p w14:paraId="283F6BDF" w14:textId="77777777" w:rsidR="004851C7" w:rsidRPr="00B50CAA" w:rsidRDefault="004851C7" w:rsidP="009204C3"/>
    <w:p w14:paraId="241A1F35" w14:textId="77777777" w:rsidR="0063585C" w:rsidRPr="00B50CAA" w:rsidRDefault="001B4094" w:rsidP="009204C3">
      <w:pPr>
        <w:pStyle w:val="Cmlapszerz"/>
        <w:spacing w:line="360" w:lineRule="auto"/>
      </w:pPr>
      <w:r>
        <w:t>Stahorszki Péter Bence</w:t>
      </w:r>
    </w:p>
    <w:p w14:paraId="192BFBE3" w14:textId="77777777" w:rsidR="0063585C" w:rsidRPr="00B50CAA" w:rsidRDefault="001B4094" w:rsidP="009204C3">
      <w:pPr>
        <w:pStyle w:val="Cm"/>
        <w:spacing w:line="360" w:lineRule="auto"/>
      </w:pPr>
      <w:r>
        <w:t>Otthoni növénygondozási rendszer tervezése</w:t>
      </w:r>
    </w:p>
    <w:p w14:paraId="476AFFD1" w14:textId="77777777" w:rsidR="0063585C" w:rsidRPr="00D429F2" w:rsidRDefault="00D7199D" w:rsidP="009204C3">
      <w:pPr>
        <w:pStyle w:val="Alcm"/>
      </w:pPr>
      <w:r w:rsidRPr="00D429F2">
        <w:rPr>
          <w:lang w:eastAsia="hu-HU"/>
        </w:rPr>
        <mc:AlternateContent>
          <mc:Choice Requires="wps">
            <w:drawing>
              <wp:anchor distT="0" distB="0" distL="114300" distR="114300" simplePos="0" relativeHeight="251657728" behindDoc="0" locked="0" layoutInCell="1" allowOverlap="1" wp14:anchorId="7B8D91E5" wp14:editId="0122EA04">
                <wp:simplePos x="0" y="0"/>
                <wp:positionH relativeFrom="page">
                  <wp:posOffset>2602865</wp:posOffset>
                </wp:positionH>
                <wp:positionV relativeFrom="paragraph">
                  <wp:posOffset>362585</wp:posOffset>
                </wp:positionV>
                <wp:extent cx="2879725" cy="1028700"/>
                <wp:effectExtent l="2540" t="0" r="3810" b="3810"/>
                <wp:wrapNone/>
                <wp:docPr id="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E77C3D" w14:textId="77777777" w:rsidR="004C0495" w:rsidRDefault="004C0495" w:rsidP="00171054">
                            <w:pPr>
                              <w:keepLines/>
                              <w:spacing w:after="0"/>
                              <w:ind w:firstLine="0"/>
                              <w:jc w:val="center"/>
                              <w:rPr>
                                <w:smallCaps/>
                              </w:rPr>
                            </w:pPr>
                            <w:r>
                              <w:rPr>
                                <w:smallCaps/>
                              </w:rPr>
                              <w:t>Konzulens</w:t>
                            </w:r>
                          </w:p>
                          <w:p w14:paraId="749602CE" w14:textId="77777777" w:rsidR="004C0495" w:rsidRDefault="004C0495" w:rsidP="00171054">
                            <w:pPr>
                              <w:pStyle w:val="Cmlapszerz"/>
                            </w:pPr>
                            <w:fldSimple w:instr=" DOCPROPERTY &quot;Manager&quot;  \* MERGEFORMAT ">
                              <w:r>
                                <w:t>Dr. Györke Péter</w:t>
                              </w:r>
                            </w:fldSimple>
                          </w:p>
                          <w:p w14:paraId="39F68016" w14:textId="191C9D0A" w:rsidR="004C0495" w:rsidRDefault="004C0495" w:rsidP="009C1C93">
                            <w:pPr>
                              <w:spacing w:after="0"/>
                              <w:ind w:firstLine="0"/>
                              <w:jc w:val="center"/>
                            </w:pPr>
                            <w:r>
                              <w:t xml:space="preserve">BUDAPEST, </w:t>
                            </w:r>
                            <w:r>
                              <w:fldChar w:fldCharType="begin"/>
                            </w:r>
                            <w:r>
                              <w:instrText xml:space="preserve"> DATE \@ "yyyy" \* MERGEFORMAT </w:instrText>
                            </w:r>
                            <w:r>
                              <w:fldChar w:fldCharType="separate"/>
                            </w:r>
                            <w:r>
                              <w:rPr>
                                <w:noProof/>
                              </w:rPr>
                              <w:t>2017</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8D91E5"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" stroked="f">
                <v:textbox>
                  <w:txbxContent>
                    <w:p w14:paraId="3DE77C3D" w14:textId="77777777" w:rsidR="004C0495" w:rsidRDefault="004C0495" w:rsidP="00171054">
                      <w:pPr>
                        <w:keepLines/>
                        <w:spacing w:after="0"/>
                        <w:ind w:firstLine="0"/>
                        <w:jc w:val="center"/>
                        <w:rPr>
                          <w:smallCaps/>
                        </w:rPr>
                      </w:pPr>
                      <w:r>
                        <w:rPr>
                          <w:smallCaps/>
                        </w:rPr>
                        <w:t>Konzulens</w:t>
                      </w:r>
                    </w:p>
                    <w:p w14:paraId="749602CE" w14:textId="77777777" w:rsidR="004C0495" w:rsidRDefault="004C0495" w:rsidP="00171054">
                      <w:pPr>
                        <w:pStyle w:val="Cmlapszerz"/>
                      </w:pPr>
                      <w:fldSimple w:instr=" DOCPROPERTY &quot;Manager&quot;  \* MERGEFORMAT ">
                        <w:r>
                          <w:t>Dr. Györke Péter</w:t>
                        </w:r>
                      </w:fldSimple>
                    </w:p>
                    <w:p w14:paraId="39F68016" w14:textId="191C9D0A" w:rsidR="004C0495" w:rsidRDefault="004C0495" w:rsidP="009C1C93">
                      <w:pPr>
                        <w:spacing w:after="0"/>
                        <w:ind w:firstLine="0"/>
                        <w:jc w:val="center"/>
                      </w:pPr>
                      <w:r>
                        <w:t xml:space="preserve">BUDAPEST, </w:t>
                      </w:r>
                      <w:r>
                        <w:fldChar w:fldCharType="begin"/>
                      </w:r>
                      <w:r>
                        <w:instrText xml:space="preserve"> DATE \@ "yyyy" \* MERGEFORMAT </w:instrText>
                      </w:r>
                      <w:r>
                        <w:fldChar w:fldCharType="separate"/>
                      </w:r>
                      <w:r>
                        <w:rPr>
                          <w:noProof/>
                        </w:rPr>
                        <w:t>2017</w:t>
                      </w:r>
                      <w:r>
                        <w:fldChar w:fldCharType="end"/>
                      </w:r>
                    </w:p>
                  </w:txbxContent>
                </v:textbox>
                <w10:wrap anchorx="page"/>
              </v:shape>
            </w:pict>
          </mc:Fallback>
        </mc:AlternateContent>
      </w:r>
    </w:p>
    <w:p w14:paraId="6EE4D249" w14:textId="77777777" w:rsidR="0063585C" w:rsidRPr="00B50CAA" w:rsidRDefault="0063585C" w:rsidP="009204C3">
      <w:pPr>
        <w:pStyle w:val="Fejezetcmtartalomjegyzknlkl"/>
      </w:pPr>
      <w:r w:rsidRPr="00B50CAA">
        <w:lastRenderedPageBreak/>
        <w:t>Tartalomjegyzék</w:t>
      </w:r>
    </w:p>
    <w:p w14:paraId="1BA2A02B" w14:textId="47B57E9B" w:rsidR="00F6482D"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499328991" w:history="1">
        <w:r w:rsidR="00F6482D" w:rsidRPr="007D487E">
          <w:rPr>
            <w:rStyle w:val="Hiperhivatkozs"/>
            <w:noProof/>
          </w:rPr>
          <w:t>Összefoglaló</w:t>
        </w:r>
        <w:r w:rsidR="00F6482D">
          <w:rPr>
            <w:noProof/>
            <w:webHidden/>
          </w:rPr>
          <w:tab/>
        </w:r>
        <w:r w:rsidR="00F6482D">
          <w:rPr>
            <w:noProof/>
            <w:webHidden/>
          </w:rPr>
          <w:fldChar w:fldCharType="begin"/>
        </w:r>
        <w:r w:rsidR="00F6482D">
          <w:rPr>
            <w:noProof/>
            <w:webHidden/>
          </w:rPr>
          <w:instrText xml:space="preserve"> PAGEREF _Toc499328991 \h </w:instrText>
        </w:r>
        <w:r w:rsidR="00F6482D">
          <w:rPr>
            <w:noProof/>
            <w:webHidden/>
          </w:rPr>
        </w:r>
        <w:r w:rsidR="00F6482D">
          <w:rPr>
            <w:noProof/>
            <w:webHidden/>
          </w:rPr>
          <w:fldChar w:fldCharType="separate"/>
        </w:r>
        <w:r w:rsidR="00F6482D">
          <w:rPr>
            <w:noProof/>
            <w:webHidden/>
          </w:rPr>
          <w:t>5</w:t>
        </w:r>
        <w:r w:rsidR="00F6482D">
          <w:rPr>
            <w:noProof/>
            <w:webHidden/>
          </w:rPr>
          <w:fldChar w:fldCharType="end"/>
        </w:r>
      </w:hyperlink>
    </w:p>
    <w:p w14:paraId="48E750EF" w14:textId="689457BD" w:rsidR="00F6482D" w:rsidRDefault="00485FCB">
      <w:pPr>
        <w:pStyle w:val="TJ1"/>
        <w:rPr>
          <w:rFonts w:asciiTheme="minorHAnsi" w:eastAsiaTheme="minorEastAsia" w:hAnsiTheme="minorHAnsi" w:cstheme="minorBidi"/>
          <w:b w:val="0"/>
          <w:noProof/>
          <w:sz w:val="22"/>
          <w:szCs w:val="22"/>
          <w:lang w:eastAsia="hu-HU"/>
        </w:rPr>
      </w:pPr>
      <w:hyperlink w:anchor="_Toc499328992" w:history="1">
        <w:r w:rsidR="00F6482D" w:rsidRPr="007D487E">
          <w:rPr>
            <w:rStyle w:val="Hiperhivatkozs"/>
            <w:noProof/>
          </w:rPr>
          <w:t>Abstract</w:t>
        </w:r>
        <w:r w:rsidR="00F6482D">
          <w:rPr>
            <w:noProof/>
            <w:webHidden/>
          </w:rPr>
          <w:tab/>
        </w:r>
        <w:r w:rsidR="00F6482D">
          <w:rPr>
            <w:noProof/>
            <w:webHidden/>
          </w:rPr>
          <w:fldChar w:fldCharType="begin"/>
        </w:r>
        <w:r w:rsidR="00F6482D">
          <w:rPr>
            <w:noProof/>
            <w:webHidden/>
          </w:rPr>
          <w:instrText xml:space="preserve"> PAGEREF _Toc499328992 \h </w:instrText>
        </w:r>
        <w:r w:rsidR="00F6482D">
          <w:rPr>
            <w:noProof/>
            <w:webHidden/>
          </w:rPr>
        </w:r>
        <w:r w:rsidR="00F6482D">
          <w:rPr>
            <w:noProof/>
            <w:webHidden/>
          </w:rPr>
          <w:fldChar w:fldCharType="separate"/>
        </w:r>
        <w:r w:rsidR="00F6482D">
          <w:rPr>
            <w:noProof/>
            <w:webHidden/>
          </w:rPr>
          <w:t>6</w:t>
        </w:r>
        <w:r w:rsidR="00F6482D">
          <w:rPr>
            <w:noProof/>
            <w:webHidden/>
          </w:rPr>
          <w:fldChar w:fldCharType="end"/>
        </w:r>
      </w:hyperlink>
    </w:p>
    <w:p w14:paraId="6D18CD51" w14:textId="6BF16664" w:rsidR="00F6482D" w:rsidRDefault="00485FCB">
      <w:pPr>
        <w:pStyle w:val="TJ1"/>
        <w:rPr>
          <w:rFonts w:asciiTheme="minorHAnsi" w:eastAsiaTheme="minorEastAsia" w:hAnsiTheme="minorHAnsi" w:cstheme="minorBidi"/>
          <w:b w:val="0"/>
          <w:noProof/>
          <w:sz w:val="22"/>
          <w:szCs w:val="22"/>
          <w:lang w:eastAsia="hu-HU"/>
        </w:rPr>
      </w:pPr>
      <w:hyperlink w:anchor="_Toc499328993" w:history="1">
        <w:r w:rsidR="00F6482D" w:rsidRPr="007D487E">
          <w:rPr>
            <w:rStyle w:val="Hiperhivatkozs"/>
            <w:noProof/>
          </w:rPr>
          <w:t>1 Bevezetés</w:t>
        </w:r>
        <w:r w:rsidR="00F6482D">
          <w:rPr>
            <w:noProof/>
            <w:webHidden/>
          </w:rPr>
          <w:tab/>
        </w:r>
        <w:r w:rsidR="00F6482D">
          <w:rPr>
            <w:noProof/>
            <w:webHidden/>
          </w:rPr>
          <w:fldChar w:fldCharType="begin"/>
        </w:r>
        <w:r w:rsidR="00F6482D">
          <w:rPr>
            <w:noProof/>
            <w:webHidden/>
          </w:rPr>
          <w:instrText xml:space="preserve"> PAGEREF _Toc499328993 \h </w:instrText>
        </w:r>
        <w:r w:rsidR="00F6482D">
          <w:rPr>
            <w:noProof/>
            <w:webHidden/>
          </w:rPr>
        </w:r>
        <w:r w:rsidR="00F6482D">
          <w:rPr>
            <w:noProof/>
            <w:webHidden/>
          </w:rPr>
          <w:fldChar w:fldCharType="separate"/>
        </w:r>
        <w:r w:rsidR="00F6482D">
          <w:rPr>
            <w:noProof/>
            <w:webHidden/>
          </w:rPr>
          <w:t>7</w:t>
        </w:r>
        <w:r w:rsidR="00F6482D">
          <w:rPr>
            <w:noProof/>
            <w:webHidden/>
          </w:rPr>
          <w:fldChar w:fldCharType="end"/>
        </w:r>
      </w:hyperlink>
    </w:p>
    <w:p w14:paraId="6B899D3A" w14:textId="7034E8D7" w:rsidR="00F6482D" w:rsidRDefault="00485FCB">
      <w:pPr>
        <w:pStyle w:val="TJ1"/>
        <w:rPr>
          <w:rFonts w:asciiTheme="minorHAnsi" w:eastAsiaTheme="minorEastAsia" w:hAnsiTheme="minorHAnsi" w:cstheme="minorBidi"/>
          <w:b w:val="0"/>
          <w:noProof/>
          <w:sz w:val="22"/>
          <w:szCs w:val="22"/>
          <w:lang w:eastAsia="hu-HU"/>
        </w:rPr>
      </w:pPr>
      <w:hyperlink w:anchor="_Toc499328994" w:history="1">
        <w:r w:rsidR="00F6482D" w:rsidRPr="007D487E">
          <w:rPr>
            <w:rStyle w:val="Hiperhivatkozs"/>
            <w:noProof/>
          </w:rPr>
          <w:t>2 Irodalomkutatás</w:t>
        </w:r>
        <w:r w:rsidR="00F6482D">
          <w:rPr>
            <w:noProof/>
            <w:webHidden/>
          </w:rPr>
          <w:tab/>
        </w:r>
        <w:r w:rsidR="00F6482D">
          <w:rPr>
            <w:noProof/>
            <w:webHidden/>
          </w:rPr>
          <w:fldChar w:fldCharType="begin"/>
        </w:r>
        <w:r w:rsidR="00F6482D">
          <w:rPr>
            <w:noProof/>
            <w:webHidden/>
          </w:rPr>
          <w:instrText xml:space="preserve"> PAGEREF _Toc499328994 \h </w:instrText>
        </w:r>
        <w:r w:rsidR="00F6482D">
          <w:rPr>
            <w:noProof/>
            <w:webHidden/>
          </w:rPr>
        </w:r>
        <w:r w:rsidR="00F6482D">
          <w:rPr>
            <w:noProof/>
            <w:webHidden/>
          </w:rPr>
          <w:fldChar w:fldCharType="separate"/>
        </w:r>
        <w:r w:rsidR="00F6482D">
          <w:rPr>
            <w:noProof/>
            <w:webHidden/>
          </w:rPr>
          <w:t>8</w:t>
        </w:r>
        <w:r w:rsidR="00F6482D">
          <w:rPr>
            <w:noProof/>
            <w:webHidden/>
          </w:rPr>
          <w:fldChar w:fldCharType="end"/>
        </w:r>
      </w:hyperlink>
    </w:p>
    <w:p w14:paraId="19619D34" w14:textId="0AA3AAE6" w:rsidR="00F6482D" w:rsidRDefault="00485FCB">
      <w:pPr>
        <w:pStyle w:val="TJ2"/>
        <w:tabs>
          <w:tab w:val="right" w:leader="dot" w:pos="8494"/>
        </w:tabs>
        <w:rPr>
          <w:rFonts w:asciiTheme="minorHAnsi" w:eastAsiaTheme="minorEastAsia" w:hAnsiTheme="minorHAnsi" w:cstheme="minorBidi"/>
          <w:noProof/>
          <w:sz w:val="22"/>
          <w:szCs w:val="22"/>
          <w:lang w:eastAsia="hu-HU"/>
        </w:rPr>
      </w:pPr>
      <w:hyperlink w:anchor="_Toc499328995" w:history="1">
        <w:r w:rsidR="00F6482D" w:rsidRPr="007D487E">
          <w:rPr>
            <w:rStyle w:val="Hiperhivatkozs"/>
            <w:noProof/>
          </w:rPr>
          <w:t>2.1 Létező megoldások</w:t>
        </w:r>
        <w:r w:rsidR="00F6482D">
          <w:rPr>
            <w:noProof/>
            <w:webHidden/>
          </w:rPr>
          <w:tab/>
        </w:r>
        <w:r w:rsidR="00F6482D">
          <w:rPr>
            <w:noProof/>
            <w:webHidden/>
          </w:rPr>
          <w:fldChar w:fldCharType="begin"/>
        </w:r>
        <w:r w:rsidR="00F6482D">
          <w:rPr>
            <w:noProof/>
            <w:webHidden/>
          </w:rPr>
          <w:instrText xml:space="preserve"> PAGEREF _Toc499328995 \h </w:instrText>
        </w:r>
        <w:r w:rsidR="00F6482D">
          <w:rPr>
            <w:noProof/>
            <w:webHidden/>
          </w:rPr>
        </w:r>
        <w:r w:rsidR="00F6482D">
          <w:rPr>
            <w:noProof/>
            <w:webHidden/>
          </w:rPr>
          <w:fldChar w:fldCharType="separate"/>
        </w:r>
        <w:r w:rsidR="00F6482D">
          <w:rPr>
            <w:noProof/>
            <w:webHidden/>
          </w:rPr>
          <w:t>8</w:t>
        </w:r>
        <w:r w:rsidR="00F6482D">
          <w:rPr>
            <w:noProof/>
            <w:webHidden/>
          </w:rPr>
          <w:fldChar w:fldCharType="end"/>
        </w:r>
      </w:hyperlink>
    </w:p>
    <w:p w14:paraId="50D8935B" w14:textId="63701A76" w:rsidR="00F6482D" w:rsidRDefault="00485FCB">
      <w:pPr>
        <w:pStyle w:val="TJ3"/>
        <w:tabs>
          <w:tab w:val="right" w:leader="dot" w:pos="8494"/>
        </w:tabs>
        <w:rPr>
          <w:rFonts w:asciiTheme="minorHAnsi" w:eastAsiaTheme="minorEastAsia" w:hAnsiTheme="minorHAnsi" w:cstheme="minorBidi"/>
          <w:noProof/>
          <w:sz w:val="22"/>
          <w:szCs w:val="22"/>
          <w:lang w:eastAsia="hu-HU"/>
        </w:rPr>
      </w:pPr>
      <w:hyperlink w:anchor="_Toc499328996" w:history="1">
        <w:r w:rsidR="00F6482D" w:rsidRPr="007D487E">
          <w:rPr>
            <w:rStyle w:val="Hiperhivatkozs"/>
            <w:noProof/>
          </w:rPr>
          <w:t>2.1.1 Edyn[1]</w:t>
        </w:r>
        <w:r w:rsidR="00F6482D">
          <w:rPr>
            <w:noProof/>
            <w:webHidden/>
          </w:rPr>
          <w:tab/>
        </w:r>
        <w:r w:rsidR="00F6482D">
          <w:rPr>
            <w:noProof/>
            <w:webHidden/>
          </w:rPr>
          <w:fldChar w:fldCharType="begin"/>
        </w:r>
        <w:r w:rsidR="00F6482D">
          <w:rPr>
            <w:noProof/>
            <w:webHidden/>
          </w:rPr>
          <w:instrText xml:space="preserve"> PAGEREF _Toc499328996 \h </w:instrText>
        </w:r>
        <w:r w:rsidR="00F6482D">
          <w:rPr>
            <w:noProof/>
            <w:webHidden/>
          </w:rPr>
        </w:r>
        <w:r w:rsidR="00F6482D">
          <w:rPr>
            <w:noProof/>
            <w:webHidden/>
          </w:rPr>
          <w:fldChar w:fldCharType="separate"/>
        </w:r>
        <w:r w:rsidR="00F6482D">
          <w:rPr>
            <w:noProof/>
            <w:webHidden/>
          </w:rPr>
          <w:t>8</w:t>
        </w:r>
        <w:r w:rsidR="00F6482D">
          <w:rPr>
            <w:noProof/>
            <w:webHidden/>
          </w:rPr>
          <w:fldChar w:fldCharType="end"/>
        </w:r>
      </w:hyperlink>
    </w:p>
    <w:p w14:paraId="1F99DE21" w14:textId="360B1965" w:rsidR="00F6482D" w:rsidRDefault="00485FCB">
      <w:pPr>
        <w:pStyle w:val="TJ3"/>
        <w:tabs>
          <w:tab w:val="right" w:leader="dot" w:pos="8494"/>
        </w:tabs>
        <w:rPr>
          <w:rFonts w:asciiTheme="minorHAnsi" w:eastAsiaTheme="minorEastAsia" w:hAnsiTheme="minorHAnsi" w:cstheme="minorBidi"/>
          <w:noProof/>
          <w:sz w:val="22"/>
          <w:szCs w:val="22"/>
          <w:lang w:eastAsia="hu-HU"/>
        </w:rPr>
      </w:pPr>
      <w:hyperlink w:anchor="_Toc499328997" w:history="1">
        <w:r w:rsidR="00F6482D" w:rsidRPr="007D487E">
          <w:rPr>
            <w:rStyle w:val="Hiperhivatkozs"/>
            <w:noProof/>
          </w:rPr>
          <w:t>2.1.2 GreenIQ [2]</w:t>
        </w:r>
        <w:r w:rsidR="00F6482D">
          <w:rPr>
            <w:noProof/>
            <w:webHidden/>
          </w:rPr>
          <w:tab/>
        </w:r>
        <w:r w:rsidR="00F6482D">
          <w:rPr>
            <w:noProof/>
            <w:webHidden/>
          </w:rPr>
          <w:fldChar w:fldCharType="begin"/>
        </w:r>
        <w:r w:rsidR="00F6482D">
          <w:rPr>
            <w:noProof/>
            <w:webHidden/>
          </w:rPr>
          <w:instrText xml:space="preserve"> PAGEREF _Toc499328997 \h </w:instrText>
        </w:r>
        <w:r w:rsidR="00F6482D">
          <w:rPr>
            <w:noProof/>
            <w:webHidden/>
          </w:rPr>
        </w:r>
        <w:r w:rsidR="00F6482D">
          <w:rPr>
            <w:noProof/>
            <w:webHidden/>
          </w:rPr>
          <w:fldChar w:fldCharType="separate"/>
        </w:r>
        <w:r w:rsidR="00F6482D">
          <w:rPr>
            <w:noProof/>
            <w:webHidden/>
          </w:rPr>
          <w:t>10</w:t>
        </w:r>
        <w:r w:rsidR="00F6482D">
          <w:rPr>
            <w:noProof/>
            <w:webHidden/>
          </w:rPr>
          <w:fldChar w:fldCharType="end"/>
        </w:r>
      </w:hyperlink>
    </w:p>
    <w:p w14:paraId="6CEB6A2F" w14:textId="1DE210E9" w:rsidR="00F6482D" w:rsidRDefault="00485FCB">
      <w:pPr>
        <w:pStyle w:val="TJ3"/>
        <w:tabs>
          <w:tab w:val="right" w:leader="dot" w:pos="8494"/>
        </w:tabs>
        <w:rPr>
          <w:rFonts w:asciiTheme="minorHAnsi" w:eastAsiaTheme="minorEastAsia" w:hAnsiTheme="minorHAnsi" w:cstheme="minorBidi"/>
          <w:noProof/>
          <w:sz w:val="22"/>
          <w:szCs w:val="22"/>
          <w:lang w:eastAsia="hu-HU"/>
        </w:rPr>
      </w:pPr>
      <w:hyperlink w:anchor="_Toc499328998" w:history="1">
        <w:r w:rsidR="00F6482D" w:rsidRPr="007D487E">
          <w:rPr>
            <w:rStyle w:val="Hiperhivatkozs"/>
            <w:noProof/>
          </w:rPr>
          <w:t>2.1.3 PlantLink [3]</w:t>
        </w:r>
        <w:r w:rsidR="00F6482D">
          <w:rPr>
            <w:noProof/>
            <w:webHidden/>
          </w:rPr>
          <w:tab/>
        </w:r>
        <w:r w:rsidR="00F6482D">
          <w:rPr>
            <w:noProof/>
            <w:webHidden/>
          </w:rPr>
          <w:fldChar w:fldCharType="begin"/>
        </w:r>
        <w:r w:rsidR="00F6482D">
          <w:rPr>
            <w:noProof/>
            <w:webHidden/>
          </w:rPr>
          <w:instrText xml:space="preserve"> PAGEREF _Toc499328998 \h </w:instrText>
        </w:r>
        <w:r w:rsidR="00F6482D">
          <w:rPr>
            <w:noProof/>
            <w:webHidden/>
          </w:rPr>
        </w:r>
        <w:r w:rsidR="00F6482D">
          <w:rPr>
            <w:noProof/>
            <w:webHidden/>
          </w:rPr>
          <w:fldChar w:fldCharType="separate"/>
        </w:r>
        <w:r w:rsidR="00F6482D">
          <w:rPr>
            <w:noProof/>
            <w:webHidden/>
          </w:rPr>
          <w:t>11</w:t>
        </w:r>
        <w:r w:rsidR="00F6482D">
          <w:rPr>
            <w:noProof/>
            <w:webHidden/>
          </w:rPr>
          <w:fldChar w:fldCharType="end"/>
        </w:r>
      </w:hyperlink>
    </w:p>
    <w:p w14:paraId="1E5570E2" w14:textId="7813FCC5" w:rsidR="00F6482D" w:rsidRDefault="00485FCB">
      <w:pPr>
        <w:pStyle w:val="TJ3"/>
        <w:tabs>
          <w:tab w:val="right" w:leader="dot" w:pos="8494"/>
        </w:tabs>
        <w:rPr>
          <w:rFonts w:asciiTheme="minorHAnsi" w:eastAsiaTheme="minorEastAsia" w:hAnsiTheme="minorHAnsi" w:cstheme="minorBidi"/>
          <w:noProof/>
          <w:sz w:val="22"/>
          <w:szCs w:val="22"/>
          <w:lang w:eastAsia="hu-HU"/>
        </w:rPr>
      </w:pPr>
      <w:hyperlink w:anchor="_Toc499328999" w:history="1">
        <w:r w:rsidR="00F6482D" w:rsidRPr="007D487E">
          <w:rPr>
            <w:rStyle w:val="Hiperhivatkozs"/>
            <w:noProof/>
          </w:rPr>
          <w:t>2.1.4 Grove Smart Plant Care Kit</w:t>
        </w:r>
        <w:r w:rsidR="00F6482D">
          <w:rPr>
            <w:noProof/>
            <w:webHidden/>
          </w:rPr>
          <w:tab/>
        </w:r>
        <w:r w:rsidR="00F6482D">
          <w:rPr>
            <w:noProof/>
            <w:webHidden/>
          </w:rPr>
          <w:fldChar w:fldCharType="begin"/>
        </w:r>
        <w:r w:rsidR="00F6482D">
          <w:rPr>
            <w:noProof/>
            <w:webHidden/>
          </w:rPr>
          <w:instrText xml:space="preserve"> PAGEREF _Toc499328999 \h </w:instrText>
        </w:r>
        <w:r w:rsidR="00F6482D">
          <w:rPr>
            <w:noProof/>
            <w:webHidden/>
          </w:rPr>
        </w:r>
        <w:r w:rsidR="00F6482D">
          <w:rPr>
            <w:noProof/>
            <w:webHidden/>
          </w:rPr>
          <w:fldChar w:fldCharType="separate"/>
        </w:r>
        <w:r w:rsidR="00F6482D">
          <w:rPr>
            <w:noProof/>
            <w:webHidden/>
          </w:rPr>
          <w:t>11</w:t>
        </w:r>
        <w:r w:rsidR="00F6482D">
          <w:rPr>
            <w:noProof/>
            <w:webHidden/>
          </w:rPr>
          <w:fldChar w:fldCharType="end"/>
        </w:r>
      </w:hyperlink>
    </w:p>
    <w:p w14:paraId="4ED83F7B" w14:textId="65D209FF" w:rsidR="00F6482D" w:rsidRDefault="00485FCB">
      <w:pPr>
        <w:pStyle w:val="TJ2"/>
        <w:tabs>
          <w:tab w:val="right" w:leader="dot" w:pos="8494"/>
        </w:tabs>
        <w:rPr>
          <w:rFonts w:asciiTheme="minorHAnsi" w:eastAsiaTheme="minorEastAsia" w:hAnsiTheme="minorHAnsi" w:cstheme="minorBidi"/>
          <w:noProof/>
          <w:sz w:val="22"/>
          <w:szCs w:val="22"/>
          <w:lang w:eastAsia="hu-HU"/>
        </w:rPr>
      </w:pPr>
      <w:hyperlink w:anchor="_Toc499329000" w:history="1">
        <w:r w:rsidR="00F6482D" w:rsidRPr="007D487E">
          <w:rPr>
            <w:rStyle w:val="Hiperhivatkozs"/>
            <w:noProof/>
          </w:rPr>
          <w:t>2.2 Hardver Technológiák</w:t>
        </w:r>
        <w:r w:rsidR="00F6482D">
          <w:rPr>
            <w:noProof/>
            <w:webHidden/>
          </w:rPr>
          <w:tab/>
        </w:r>
        <w:r w:rsidR="00F6482D">
          <w:rPr>
            <w:noProof/>
            <w:webHidden/>
          </w:rPr>
          <w:fldChar w:fldCharType="begin"/>
        </w:r>
        <w:r w:rsidR="00F6482D">
          <w:rPr>
            <w:noProof/>
            <w:webHidden/>
          </w:rPr>
          <w:instrText xml:space="preserve"> PAGEREF _Toc499329000 \h </w:instrText>
        </w:r>
        <w:r w:rsidR="00F6482D">
          <w:rPr>
            <w:noProof/>
            <w:webHidden/>
          </w:rPr>
        </w:r>
        <w:r w:rsidR="00F6482D">
          <w:rPr>
            <w:noProof/>
            <w:webHidden/>
          </w:rPr>
          <w:fldChar w:fldCharType="separate"/>
        </w:r>
        <w:r w:rsidR="00F6482D">
          <w:rPr>
            <w:noProof/>
            <w:webHidden/>
          </w:rPr>
          <w:t>12</w:t>
        </w:r>
        <w:r w:rsidR="00F6482D">
          <w:rPr>
            <w:noProof/>
            <w:webHidden/>
          </w:rPr>
          <w:fldChar w:fldCharType="end"/>
        </w:r>
      </w:hyperlink>
    </w:p>
    <w:p w14:paraId="5908200F" w14:textId="13B3DD85" w:rsidR="00F6482D" w:rsidRDefault="00485FCB">
      <w:pPr>
        <w:pStyle w:val="TJ3"/>
        <w:tabs>
          <w:tab w:val="right" w:leader="dot" w:pos="8494"/>
        </w:tabs>
        <w:rPr>
          <w:rFonts w:asciiTheme="minorHAnsi" w:eastAsiaTheme="minorEastAsia" w:hAnsiTheme="minorHAnsi" w:cstheme="minorBidi"/>
          <w:noProof/>
          <w:sz w:val="22"/>
          <w:szCs w:val="22"/>
          <w:lang w:eastAsia="hu-HU"/>
        </w:rPr>
      </w:pPr>
      <w:hyperlink w:anchor="_Toc499329001" w:history="1">
        <w:r w:rsidR="00F6482D" w:rsidRPr="007D487E">
          <w:rPr>
            <w:rStyle w:val="Hiperhivatkozs"/>
            <w:noProof/>
          </w:rPr>
          <w:t>2.2.1 Raspberry Pi</w:t>
        </w:r>
        <w:r w:rsidR="00F6482D">
          <w:rPr>
            <w:noProof/>
            <w:webHidden/>
          </w:rPr>
          <w:tab/>
        </w:r>
        <w:r w:rsidR="00F6482D">
          <w:rPr>
            <w:noProof/>
            <w:webHidden/>
          </w:rPr>
          <w:fldChar w:fldCharType="begin"/>
        </w:r>
        <w:r w:rsidR="00F6482D">
          <w:rPr>
            <w:noProof/>
            <w:webHidden/>
          </w:rPr>
          <w:instrText xml:space="preserve"> PAGEREF _Toc499329001 \h </w:instrText>
        </w:r>
        <w:r w:rsidR="00F6482D">
          <w:rPr>
            <w:noProof/>
            <w:webHidden/>
          </w:rPr>
        </w:r>
        <w:r w:rsidR="00F6482D">
          <w:rPr>
            <w:noProof/>
            <w:webHidden/>
          </w:rPr>
          <w:fldChar w:fldCharType="separate"/>
        </w:r>
        <w:r w:rsidR="00F6482D">
          <w:rPr>
            <w:noProof/>
            <w:webHidden/>
          </w:rPr>
          <w:t>13</w:t>
        </w:r>
        <w:r w:rsidR="00F6482D">
          <w:rPr>
            <w:noProof/>
            <w:webHidden/>
          </w:rPr>
          <w:fldChar w:fldCharType="end"/>
        </w:r>
      </w:hyperlink>
    </w:p>
    <w:p w14:paraId="27C2B924" w14:textId="24D14FBE" w:rsidR="00F6482D" w:rsidRDefault="00485FCB">
      <w:pPr>
        <w:pStyle w:val="TJ3"/>
        <w:tabs>
          <w:tab w:val="right" w:leader="dot" w:pos="8494"/>
        </w:tabs>
        <w:rPr>
          <w:rFonts w:asciiTheme="minorHAnsi" w:eastAsiaTheme="minorEastAsia" w:hAnsiTheme="minorHAnsi" w:cstheme="minorBidi"/>
          <w:noProof/>
          <w:sz w:val="22"/>
          <w:szCs w:val="22"/>
          <w:lang w:eastAsia="hu-HU"/>
        </w:rPr>
      </w:pPr>
      <w:hyperlink w:anchor="_Toc499329002" w:history="1">
        <w:r w:rsidR="00F6482D" w:rsidRPr="007D487E">
          <w:rPr>
            <w:rStyle w:val="Hiperhivatkozs"/>
            <w:noProof/>
          </w:rPr>
          <w:t>2.2.2 Arduino</w:t>
        </w:r>
        <w:r w:rsidR="00F6482D">
          <w:rPr>
            <w:noProof/>
            <w:webHidden/>
          </w:rPr>
          <w:tab/>
        </w:r>
        <w:r w:rsidR="00F6482D">
          <w:rPr>
            <w:noProof/>
            <w:webHidden/>
          </w:rPr>
          <w:fldChar w:fldCharType="begin"/>
        </w:r>
        <w:r w:rsidR="00F6482D">
          <w:rPr>
            <w:noProof/>
            <w:webHidden/>
          </w:rPr>
          <w:instrText xml:space="preserve"> PAGEREF _Toc499329002 \h </w:instrText>
        </w:r>
        <w:r w:rsidR="00F6482D">
          <w:rPr>
            <w:noProof/>
            <w:webHidden/>
          </w:rPr>
        </w:r>
        <w:r w:rsidR="00F6482D">
          <w:rPr>
            <w:noProof/>
            <w:webHidden/>
          </w:rPr>
          <w:fldChar w:fldCharType="separate"/>
        </w:r>
        <w:r w:rsidR="00F6482D">
          <w:rPr>
            <w:noProof/>
            <w:webHidden/>
          </w:rPr>
          <w:t>15</w:t>
        </w:r>
        <w:r w:rsidR="00F6482D">
          <w:rPr>
            <w:noProof/>
            <w:webHidden/>
          </w:rPr>
          <w:fldChar w:fldCharType="end"/>
        </w:r>
      </w:hyperlink>
    </w:p>
    <w:p w14:paraId="74455DCF" w14:textId="67509855" w:rsidR="00F6482D" w:rsidRDefault="00485FCB">
      <w:pPr>
        <w:pStyle w:val="TJ3"/>
        <w:tabs>
          <w:tab w:val="right" w:leader="dot" w:pos="8494"/>
        </w:tabs>
        <w:rPr>
          <w:rFonts w:asciiTheme="minorHAnsi" w:eastAsiaTheme="minorEastAsia" w:hAnsiTheme="minorHAnsi" w:cstheme="minorBidi"/>
          <w:noProof/>
          <w:sz w:val="22"/>
          <w:szCs w:val="22"/>
          <w:lang w:eastAsia="hu-HU"/>
        </w:rPr>
      </w:pPr>
      <w:hyperlink w:anchor="_Toc499329003" w:history="1">
        <w:r w:rsidR="00F6482D" w:rsidRPr="007D487E">
          <w:rPr>
            <w:rStyle w:val="Hiperhivatkozs"/>
            <w:noProof/>
          </w:rPr>
          <w:t>2.2.3 Szenzorok</w:t>
        </w:r>
        <w:r w:rsidR="00F6482D">
          <w:rPr>
            <w:noProof/>
            <w:webHidden/>
          </w:rPr>
          <w:tab/>
        </w:r>
        <w:r w:rsidR="00F6482D">
          <w:rPr>
            <w:noProof/>
            <w:webHidden/>
          </w:rPr>
          <w:fldChar w:fldCharType="begin"/>
        </w:r>
        <w:r w:rsidR="00F6482D">
          <w:rPr>
            <w:noProof/>
            <w:webHidden/>
          </w:rPr>
          <w:instrText xml:space="preserve"> PAGEREF _Toc499329003 \h </w:instrText>
        </w:r>
        <w:r w:rsidR="00F6482D">
          <w:rPr>
            <w:noProof/>
            <w:webHidden/>
          </w:rPr>
        </w:r>
        <w:r w:rsidR="00F6482D">
          <w:rPr>
            <w:noProof/>
            <w:webHidden/>
          </w:rPr>
          <w:fldChar w:fldCharType="separate"/>
        </w:r>
        <w:r w:rsidR="00F6482D">
          <w:rPr>
            <w:noProof/>
            <w:webHidden/>
          </w:rPr>
          <w:t>17</w:t>
        </w:r>
        <w:r w:rsidR="00F6482D">
          <w:rPr>
            <w:noProof/>
            <w:webHidden/>
          </w:rPr>
          <w:fldChar w:fldCharType="end"/>
        </w:r>
      </w:hyperlink>
    </w:p>
    <w:p w14:paraId="242CD632" w14:textId="64E64109" w:rsidR="00F6482D" w:rsidRDefault="00485FCB">
      <w:pPr>
        <w:pStyle w:val="TJ2"/>
        <w:tabs>
          <w:tab w:val="right" w:leader="dot" w:pos="8494"/>
        </w:tabs>
        <w:rPr>
          <w:rFonts w:asciiTheme="minorHAnsi" w:eastAsiaTheme="minorEastAsia" w:hAnsiTheme="minorHAnsi" w:cstheme="minorBidi"/>
          <w:noProof/>
          <w:sz w:val="22"/>
          <w:szCs w:val="22"/>
          <w:lang w:eastAsia="hu-HU"/>
        </w:rPr>
      </w:pPr>
      <w:hyperlink w:anchor="_Toc499329004" w:history="1">
        <w:r w:rsidR="00F6482D" w:rsidRPr="007D487E">
          <w:rPr>
            <w:rStyle w:val="Hiperhivatkozs"/>
            <w:noProof/>
          </w:rPr>
          <w:t>2.3 Kommunikációs technológiák</w:t>
        </w:r>
        <w:r w:rsidR="00F6482D">
          <w:rPr>
            <w:noProof/>
            <w:webHidden/>
          </w:rPr>
          <w:tab/>
        </w:r>
        <w:r w:rsidR="00F6482D">
          <w:rPr>
            <w:noProof/>
            <w:webHidden/>
          </w:rPr>
          <w:fldChar w:fldCharType="begin"/>
        </w:r>
        <w:r w:rsidR="00F6482D">
          <w:rPr>
            <w:noProof/>
            <w:webHidden/>
          </w:rPr>
          <w:instrText xml:space="preserve"> PAGEREF _Toc499329004 \h </w:instrText>
        </w:r>
        <w:r w:rsidR="00F6482D">
          <w:rPr>
            <w:noProof/>
            <w:webHidden/>
          </w:rPr>
        </w:r>
        <w:r w:rsidR="00F6482D">
          <w:rPr>
            <w:noProof/>
            <w:webHidden/>
          </w:rPr>
          <w:fldChar w:fldCharType="separate"/>
        </w:r>
        <w:r w:rsidR="00F6482D">
          <w:rPr>
            <w:noProof/>
            <w:webHidden/>
          </w:rPr>
          <w:t>17</w:t>
        </w:r>
        <w:r w:rsidR="00F6482D">
          <w:rPr>
            <w:noProof/>
            <w:webHidden/>
          </w:rPr>
          <w:fldChar w:fldCharType="end"/>
        </w:r>
      </w:hyperlink>
    </w:p>
    <w:p w14:paraId="672209B6" w14:textId="1D9F3AAD" w:rsidR="00F6482D" w:rsidRDefault="00485FCB">
      <w:pPr>
        <w:pStyle w:val="TJ3"/>
        <w:tabs>
          <w:tab w:val="right" w:leader="dot" w:pos="8494"/>
        </w:tabs>
        <w:rPr>
          <w:rFonts w:asciiTheme="minorHAnsi" w:eastAsiaTheme="minorEastAsia" w:hAnsiTheme="minorHAnsi" w:cstheme="minorBidi"/>
          <w:noProof/>
          <w:sz w:val="22"/>
          <w:szCs w:val="22"/>
          <w:lang w:eastAsia="hu-HU"/>
        </w:rPr>
      </w:pPr>
      <w:hyperlink w:anchor="_Toc499329005" w:history="1">
        <w:r w:rsidR="00F6482D" w:rsidRPr="007D487E">
          <w:rPr>
            <w:rStyle w:val="Hiperhivatkozs"/>
            <w:noProof/>
          </w:rPr>
          <w:t>2.3.1 HTTP, HTTP/2</w:t>
        </w:r>
        <w:r w:rsidR="00F6482D">
          <w:rPr>
            <w:noProof/>
            <w:webHidden/>
          </w:rPr>
          <w:tab/>
        </w:r>
        <w:r w:rsidR="00F6482D">
          <w:rPr>
            <w:noProof/>
            <w:webHidden/>
          </w:rPr>
          <w:fldChar w:fldCharType="begin"/>
        </w:r>
        <w:r w:rsidR="00F6482D">
          <w:rPr>
            <w:noProof/>
            <w:webHidden/>
          </w:rPr>
          <w:instrText xml:space="preserve"> PAGEREF _Toc499329005 \h </w:instrText>
        </w:r>
        <w:r w:rsidR="00F6482D">
          <w:rPr>
            <w:noProof/>
            <w:webHidden/>
          </w:rPr>
        </w:r>
        <w:r w:rsidR="00F6482D">
          <w:rPr>
            <w:noProof/>
            <w:webHidden/>
          </w:rPr>
          <w:fldChar w:fldCharType="separate"/>
        </w:r>
        <w:r w:rsidR="00F6482D">
          <w:rPr>
            <w:noProof/>
            <w:webHidden/>
          </w:rPr>
          <w:t>18</w:t>
        </w:r>
        <w:r w:rsidR="00F6482D">
          <w:rPr>
            <w:noProof/>
            <w:webHidden/>
          </w:rPr>
          <w:fldChar w:fldCharType="end"/>
        </w:r>
      </w:hyperlink>
    </w:p>
    <w:p w14:paraId="1FDB8B3F" w14:textId="1437D51C" w:rsidR="00F6482D" w:rsidRDefault="00485FCB">
      <w:pPr>
        <w:pStyle w:val="TJ3"/>
        <w:tabs>
          <w:tab w:val="right" w:leader="dot" w:pos="8494"/>
        </w:tabs>
        <w:rPr>
          <w:rFonts w:asciiTheme="minorHAnsi" w:eastAsiaTheme="minorEastAsia" w:hAnsiTheme="minorHAnsi" w:cstheme="minorBidi"/>
          <w:noProof/>
          <w:sz w:val="22"/>
          <w:szCs w:val="22"/>
          <w:lang w:eastAsia="hu-HU"/>
        </w:rPr>
      </w:pPr>
      <w:hyperlink w:anchor="_Toc499329006" w:history="1">
        <w:r w:rsidR="00F6482D" w:rsidRPr="007D487E">
          <w:rPr>
            <w:rStyle w:val="Hiperhivatkozs"/>
            <w:noProof/>
          </w:rPr>
          <w:t>2.3.2 WebSocket</w:t>
        </w:r>
        <w:r w:rsidR="00F6482D">
          <w:rPr>
            <w:noProof/>
            <w:webHidden/>
          </w:rPr>
          <w:tab/>
        </w:r>
        <w:r w:rsidR="00F6482D">
          <w:rPr>
            <w:noProof/>
            <w:webHidden/>
          </w:rPr>
          <w:fldChar w:fldCharType="begin"/>
        </w:r>
        <w:r w:rsidR="00F6482D">
          <w:rPr>
            <w:noProof/>
            <w:webHidden/>
          </w:rPr>
          <w:instrText xml:space="preserve"> PAGEREF _Toc499329006 \h </w:instrText>
        </w:r>
        <w:r w:rsidR="00F6482D">
          <w:rPr>
            <w:noProof/>
            <w:webHidden/>
          </w:rPr>
        </w:r>
        <w:r w:rsidR="00F6482D">
          <w:rPr>
            <w:noProof/>
            <w:webHidden/>
          </w:rPr>
          <w:fldChar w:fldCharType="separate"/>
        </w:r>
        <w:r w:rsidR="00F6482D">
          <w:rPr>
            <w:noProof/>
            <w:webHidden/>
          </w:rPr>
          <w:t>18</w:t>
        </w:r>
        <w:r w:rsidR="00F6482D">
          <w:rPr>
            <w:noProof/>
            <w:webHidden/>
          </w:rPr>
          <w:fldChar w:fldCharType="end"/>
        </w:r>
      </w:hyperlink>
    </w:p>
    <w:p w14:paraId="4479BA97" w14:textId="617D6181" w:rsidR="00F6482D" w:rsidRDefault="00485FCB">
      <w:pPr>
        <w:pStyle w:val="TJ3"/>
        <w:tabs>
          <w:tab w:val="right" w:leader="dot" w:pos="8494"/>
        </w:tabs>
        <w:rPr>
          <w:rFonts w:asciiTheme="minorHAnsi" w:eastAsiaTheme="minorEastAsia" w:hAnsiTheme="minorHAnsi" w:cstheme="minorBidi"/>
          <w:noProof/>
          <w:sz w:val="22"/>
          <w:szCs w:val="22"/>
          <w:lang w:eastAsia="hu-HU"/>
        </w:rPr>
      </w:pPr>
      <w:hyperlink w:anchor="_Toc499329007" w:history="1">
        <w:r w:rsidR="00F6482D" w:rsidRPr="007D487E">
          <w:rPr>
            <w:rStyle w:val="Hiperhivatkozs"/>
            <w:noProof/>
          </w:rPr>
          <w:t>2.3.3 MQTT</w:t>
        </w:r>
        <w:r w:rsidR="00F6482D">
          <w:rPr>
            <w:noProof/>
            <w:webHidden/>
          </w:rPr>
          <w:tab/>
        </w:r>
        <w:r w:rsidR="00F6482D">
          <w:rPr>
            <w:noProof/>
            <w:webHidden/>
          </w:rPr>
          <w:fldChar w:fldCharType="begin"/>
        </w:r>
        <w:r w:rsidR="00F6482D">
          <w:rPr>
            <w:noProof/>
            <w:webHidden/>
          </w:rPr>
          <w:instrText xml:space="preserve"> PAGEREF _Toc499329007 \h </w:instrText>
        </w:r>
        <w:r w:rsidR="00F6482D">
          <w:rPr>
            <w:noProof/>
            <w:webHidden/>
          </w:rPr>
        </w:r>
        <w:r w:rsidR="00F6482D">
          <w:rPr>
            <w:noProof/>
            <w:webHidden/>
          </w:rPr>
          <w:fldChar w:fldCharType="separate"/>
        </w:r>
        <w:r w:rsidR="00F6482D">
          <w:rPr>
            <w:noProof/>
            <w:webHidden/>
          </w:rPr>
          <w:t>18</w:t>
        </w:r>
        <w:r w:rsidR="00F6482D">
          <w:rPr>
            <w:noProof/>
            <w:webHidden/>
          </w:rPr>
          <w:fldChar w:fldCharType="end"/>
        </w:r>
      </w:hyperlink>
    </w:p>
    <w:p w14:paraId="0CF8105F" w14:textId="7CE781E5" w:rsidR="00F6482D" w:rsidRDefault="00485FCB">
      <w:pPr>
        <w:pStyle w:val="TJ1"/>
        <w:rPr>
          <w:rFonts w:asciiTheme="minorHAnsi" w:eastAsiaTheme="minorEastAsia" w:hAnsiTheme="minorHAnsi" w:cstheme="minorBidi"/>
          <w:b w:val="0"/>
          <w:noProof/>
          <w:sz w:val="22"/>
          <w:szCs w:val="22"/>
          <w:lang w:eastAsia="hu-HU"/>
        </w:rPr>
      </w:pPr>
      <w:hyperlink w:anchor="_Toc499329008" w:history="1">
        <w:r w:rsidR="00F6482D" w:rsidRPr="007D487E">
          <w:rPr>
            <w:rStyle w:val="Hiperhivatkozs"/>
            <w:noProof/>
          </w:rPr>
          <w:t>3 Tervezés</w:t>
        </w:r>
        <w:r w:rsidR="00F6482D">
          <w:rPr>
            <w:noProof/>
            <w:webHidden/>
          </w:rPr>
          <w:tab/>
        </w:r>
        <w:r w:rsidR="00F6482D">
          <w:rPr>
            <w:noProof/>
            <w:webHidden/>
          </w:rPr>
          <w:fldChar w:fldCharType="begin"/>
        </w:r>
        <w:r w:rsidR="00F6482D">
          <w:rPr>
            <w:noProof/>
            <w:webHidden/>
          </w:rPr>
          <w:instrText xml:space="preserve"> PAGEREF _Toc499329008 \h </w:instrText>
        </w:r>
        <w:r w:rsidR="00F6482D">
          <w:rPr>
            <w:noProof/>
            <w:webHidden/>
          </w:rPr>
        </w:r>
        <w:r w:rsidR="00F6482D">
          <w:rPr>
            <w:noProof/>
            <w:webHidden/>
          </w:rPr>
          <w:fldChar w:fldCharType="separate"/>
        </w:r>
        <w:r w:rsidR="00F6482D">
          <w:rPr>
            <w:noProof/>
            <w:webHidden/>
          </w:rPr>
          <w:t>20</w:t>
        </w:r>
        <w:r w:rsidR="00F6482D">
          <w:rPr>
            <w:noProof/>
            <w:webHidden/>
          </w:rPr>
          <w:fldChar w:fldCharType="end"/>
        </w:r>
      </w:hyperlink>
    </w:p>
    <w:p w14:paraId="2398B400" w14:textId="3DAFFBEB" w:rsidR="00F6482D" w:rsidRDefault="00485FCB">
      <w:pPr>
        <w:pStyle w:val="TJ2"/>
        <w:tabs>
          <w:tab w:val="right" w:leader="dot" w:pos="8494"/>
        </w:tabs>
        <w:rPr>
          <w:rFonts w:asciiTheme="minorHAnsi" w:eastAsiaTheme="minorEastAsia" w:hAnsiTheme="minorHAnsi" w:cstheme="minorBidi"/>
          <w:noProof/>
          <w:sz w:val="22"/>
          <w:szCs w:val="22"/>
          <w:lang w:eastAsia="hu-HU"/>
        </w:rPr>
      </w:pPr>
      <w:hyperlink w:anchor="_Toc499329009" w:history="1">
        <w:r w:rsidR="00F6482D" w:rsidRPr="007D487E">
          <w:rPr>
            <w:rStyle w:val="Hiperhivatkozs"/>
            <w:noProof/>
          </w:rPr>
          <w:t>3.1 A növények gondozása</w:t>
        </w:r>
        <w:r w:rsidR="00F6482D">
          <w:rPr>
            <w:noProof/>
            <w:webHidden/>
          </w:rPr>
          <w:tab/>
        </w:r>
        <w:r w:rsidR="00F6482D">
          <w:rPr>
            <w:noProof/>
            <w:webHidden/>
          </w:rPr>
          <w:fldChar w:fldCharType="begin"/>
        </w:r>
        <w:r w:rsidR="00F6482D">
          <w:rPr>
            <w:noProof/>
            <w:webHidden/>
          </w:rPr>
          <w:instrText xml:space="preserve"> PAGEREF _Toc499329009 \h </w:instrText>
        </w:r>
        <w:r w:rsidR="00F6482D">
          <w:rPr>
            <w:noProof/>
            <w:webHidden/>
          </w:rPr>
        </w:r>
        <w:r w:rsidR="00F6482D">
          <w:rPr>
            <w:noProof/>
            <w:webHidden/>
          </w:rPr>
          <w:fldChar w:fldCharType="separate"/>
        </w:r>
        <w:r w:rsidR="00F6482D">
          <w:rPr>
            <w:noProof/>
            <w:webHidden/>
          </w:rPr>
          <w:t>20</w:t>
        </w:r>
        <w:r w:rsidR="00F6482D">
          <w:rPr>
            <w:noProof/>
            <w:webHidden/>
          </w:rPr>
          <w:fldChar w:fldCharType="end"/>
        </w:r>
      </w:hyperlink>
    </w:p>
    <w:p w14:paraId="343E3346" w14:textId="20C20222" w:rsidR="00F6482D" w:rsidRDefault="00485FCB">
      <w:pPr>
        <w:pStyle w:val="TJ3"/>
        <w:tabs>
          <w:tab w:val="right" w:leader="dot" w:pos="8494"/>
        </w:tabs>
        <w:rPr>
          <w:rFonts w:asciiTheme="minorHAnsi" w:eastAsiaTheme="minorEastAsia" w:hAnsiTheme="minorHAnsi" w:cstheme="minorBidi"/>
          <w:noProof/>
          <w:sz w:val="22"/>
          <w:szCs w:val="22"/>
          <w:lang w:eastAsia="hu-HU"/>
        </w:rPr>
      </w:pPr>
      <w:hyperlink w:anchor="_Toc499329010" w:history="1">
        <w:r w:rsidR="00F6482D" w:rsidRPr="007D487E">
          <w:rPr>
            <w:rStyle w:val="Hiperhivatkozs"/>
            <w:noProof/>
          </w:rPr>
          <w:t>3.1.1 Öntözés</w:t>
        </w:r>
        <w:r w:rsidR="00F6482D">
          <w:rPr>
            <w:noProof/>
            <w:webHidden/>
          </w:rPr>
          <w:tab/>
        </w:r>
        <w:r w:rsidR="00F6482D">
          <w:rPr>
            <w:noProof/>
            <w:webHidden/>
          </w:rPr>
          <w:fldChar w:fldCharType="begin"/>
        </w:r>
        <w:r w:rsidR="00F6482D">
          <w:rPr>
            <w:noProof/>
            <w:webHidden/>
          </w:rPr>
          <w:instrText xml:space="preserve"> PAGEREF _Toc499329010 \h </w:instrText>
        </w:r>
        <w:r w:rsidR="00F6482D">
          <w:rPr>
            <w:noProof/>
            <w:webHidden/>
          </w:rPr>
        </w:r>
        <w:r w:rsidR="00F6482D">
          <w:rPr>
            <w:noProof/>
            <w:webHidden/>
          </w:rPr>
          <w:fldChar w:fldCharType="separate"/>
        </w:r>
        <w:r w:rsidR="00F6482D">
          <w:rPr>
            <w:noProof/>
            <w:webHidden/>
          </w:rPr>
          <w:t>21</w:t>
        </w:r>
        <w:r w:rsidR="00F6482D">
          <w:rPr>
            <w:noProof/>
            <w:webHidden/>
          </w:rPr>
          <w:fldChar w:fldCharType="end"/>
        </w:r>
      </w:hyperlink>
    </w:p>
    <w:p w14:paraId="5141E503" w14:textId="2ABCD48D" w:rsidR="00F6482D" w:rsidRDefault="00485FCB">
      <w:pPr>
        <w:pStyle w:val="TJ3"/>
        <w:tabs>
          <w:tab w:val="right" w:leader="dot" w:pos="8494"/>
        </w:tabs>
        <w:rPr>
          <w:rFonts w:asciiTheme="minorHAnsi" w:eastAsiaTheme="minorEastAsia" w:hAnsiTheme="minorHAnsi" w:cstheme="minorBidi"/>
          <w:noProof/>
          <w:sz w:val="22"/>
          <w:szCs w:val="22"/>
          <w:lang w:eastAsia="hu-HU"/>
        </w:rPr>
      </w:pPr>
      <w:hyperlink w:anchor="_Toc499329011" w:history="1">
        <w:r w:rsidR="00F6482D" w:rsidRPr="007D487E">
          <w:rPr>
            <w:rStyle w:val="Hiperhivatkozs"/>
            <w:noProof/>
          </w:rPr>
          <w:t>3.1.2 Világítás</w:t>
        </w:r>
        <w:r w:rsidR="00F6482D">
          <w:rPr>
            <w:noProof/>
            <w:webHidden/>
          </w:rPr>
          <w:tab/>
        </w:r>
        <w:r w:rsidR="00F6482D">
          <w:rPr>
            <w:noProof/>
            <w:webHidden/>
          </w:rPr>
          <w:fldChar w:fldCharType="begin"/>
        </w:r>
        <w:r w:rsidR="00F6482D">
          <w:rPr>
            <w:noProof/>
            <w:webHidden/>
          </w:rPr>
          <w:instrText xml:space="preserve"> PAGEREF _Toc499329011 \h </w:instrText>
        </w:r>
        <w:r w:rsidR="00F6482D">
          <w:rPr>
            <w:noProof/>
            <w:webHidden/>
          </w:rPr>
        </w:r>
        <w:r w:rsidR="00F6482D">
          <w:rPr>
            <w:noProof/>
            <w:webHidden/>
          </w:rPr>
          <w:fldChar w:fldCharType="separate"/>
        </w:r>
        <w:r w:rsidR="00F6482D">
          <w:rPr>
            <w:noProof/>
            <w:webHidden/>
          </w:rPr>
          <w:t>22</w:t>
        </w:r>
        <w:r w:rsidR="00F6482D">
          <w:rPr>
            <w:noProof/>
            <w:webHidden/>
          </w:rPr>
          <w:fldChar w:fldCharType="end"/>
        </w:r>
      </w:hyperlink>
    </w:p>
    <w:p w14:paraId="67FB8319" w14:textId="2034440C" w:rsidR="00F6482D" w:rsidRDefault="00485FCB">
      <w:pPr>
        <w:pStyle w:val="TJ2"/>
        <w:tabs>
          <w:tab w:val="right" w:leader="dot" w:pos="8494"/>
        </w:tabs>
        <w:rPr>
          <w:rFonts w:asciiTheme="minorHAnsi" w:eastAsiaTheme="minorEastAsia" w:hAnsiTheme="minorHAnsi" w:cstheme="minorBidi"/>
          <w:noProof/>
          <w:sz w:val="22"/>
          <w:szCs w:val="22"/>
          <w:lang w:eastAsia="hu-HU"/>
        </w:rPr>
      </w:pPr>
      <w:hyperlink w:anchor="_Toc499329012" w:history="1">
        <w:r w:rsidR="00F6482D" w:rsidRPr="007D487E">
          <w:rPr>
            <w:rStyle w:val="Hiperhivatkozs"/>
            <w:noProof/>
          </w:rPr>
          <w:t xml:space="preserve"> A telepített egység irányítása</w:t>
        </w:r>
        <w:r w:rsidR="00F6482D">
          <w:rPr>
            <w:noProof/>
            <w:webHidden/>
          </w:rPr>
          <w:tab/>
        </w:r>
        <w:r w:rsidR="00F6482D">
          <w:rPr>
            <w:noProof/>
            <w:webHidden/>
          </w:rPr>
          <w:fldChar w:fldCharType="begin"/>
        </w:r>
        <w:r w:rsidR="00F6482D">
          <w:rPr>
            <w:noProof/>
            <w:webHidden/>
          </w:rPr>
          <w:instrText xml:space="preserve"> PAGEREF _Toc499329012 \h </w:instrText>
        </w:r>
        <w:r w:rsidR="00F6482D">
          <w:rPr>
            <w:noProof/>
            <w:webHidden/>
          </w:rPr>
        </w:r>
        <w:r w:rsidR="00F6482D">
          <w:rPr>
            <w:noProof/>
            <w:webHidden/>
          </w:rPr>
          <w:fldChar w:fldCharType="separate"/>
        </w:r>
        <w:r w:rsidR="00F6482D">
          <w:rPr>
            <w:noProof/>
            <w:webHidden/>
          </w:rPr>
          <w:t>23</w:t>
        </w:r>
        <w:r w:rsidR="00F6482D">
          <w:rPr>
            <w:noProof/>
            <w:webHidden/>
          </w:rPr>
          <w:fldChar w:fldCharType="end"/>
        </w:r>
      </w:hyperlink>
    </w:p>
    <w:p w14:paraId="36E13C36" w14:textId="76AFF7F8" w:rsidR="00F6482D" w:rsidRDefault="00485FCB">
      <w:pPr>
        <w:pStyle w:val="TJ2"/>
        <w:tabs>
          <w:tab w:val="right" w:leader="dot" w:pos="8494"/>
        </w:tabs>
        <w:rPr>
          <w:rFonts w:asciiTheme="minorHAnsi" w:eastAsiaTheme="minorEastAsia" w:hAnsiTheme="minorHAnsi" w:cstheme="minorBidi"/>
          <w:noProof/>
          <w:sz w:val="22"/>
          <w:szCs w:val="22"/>
          <w:lang w:eastAsia="hu-HU"/>
        </w:rPr>
      </w:pPr>
      <w:hyperlink w:anchor="_Toc499329013" w:history="1">
        <w:r w:rsidR="00F6482D" w:rsidRPr="007D487E">
          <w:rPr>
            <w:rStyle w:val="Hiperhivatkozs"/>
            <w:noProof/>
          </w:rPr>
          <w:t>3.2</w:t>
        </w:r>
        <w:r w:rsidR="00F6482D">
          <w:rPr>
            <w:noProof/>
            <w:webHidden/>
          </w:rPr>
          <w:tab/>
        </w:r>
        <w:r w:rsidR="00F6482D">
          <w:rPr>
            <w:noProof/>
            <w:webHidden/>
          </w:rPr>
          <w:fldChar w:fldCharType="begin"/>
        </w:r>
        <w:r w:rsidR="00F6482D">
          <w:rPr>
            <w:noProof/>
            <w:webHidden/>
          </w:rPr>
          <w:instrText xml:space="preserve"> PAGEREF _Toc499329013 \h </w:instrText>
        </w:r>
        <w:r w:rsidR="00F6482D">
          <w:rPr>
            <w:noProof/>
            <w:webHidden/>
          </w:rPr>
        </w:r>
        <w:r w:rsidR="00F6482D">
          <w:rPr>
            <w:noProof/>
            <w:webHidden/>
          </w:rPr>
          <w:fldChar w:fldCharType="separate"/>
        </w:r>
        <w:r w:rsidR="00F6482D">
          <w:rPr>
            <w:noProof/>
            <w:webHidden/>
          </w:rPr>
          <w:t>23</w:t>
        </w:r>
        <w:r w:rsidR="00F6482D">
          <w:rPr>
            <w:noProof/>
            <w:webHidden/>
          </w:rPr>
          <w:fldChar w:fldCharType="end"/>
        </w:r>
      </w:hyperlink>
    </w:p>
    <w:p w14:paraId="79CFAD32" w14:textId="1AA575E8" w:rsidR="00F6482D" w:rsidRDefault="00485FCB">
      <w:pPr>
        <w:pStyle w:val="TJ3"/>
        <w:tabs>
          <w:tab w:val="right" w:leader="dot" w:pos="8494"/>
        </w:tabs>
        <w:rPr>
          <w:rFonts w:asciiTheme="minorHAnsi" w:eastAsiaTheme="minorEastAsia" w:hAnsiTheme="minorHAnsi" w:cstheme="minorBidi"/>
          <w:noProof/>
          <w:sz w:val="22"/>
          <w:szCs w:val="22"/>
          <w:lang w:eastAsia="hu-HU"/>
        </w:rPr>
      </w:pPr>
      <w:hyperlink w:anchor="_Toc499329014" w:history="1">
        <w:r w:rsidR="00F6482D" w:rsidRPr="007D487E">
          <w:rPr>
            <w:rStyle w:val="Hiperhivatkozs"/>
            <w:noProof/>
          </w:rPr>
          <w:t>3.2.1 Hardverek kezelése</w:t>
        </w:r>
        <w:r w:rsidR="00F6482D">
          <w:rPr>
            <w:noProof/>
            <w:webHidden/>
          </w:rPr>
          <w:tab/>
        </w:r>
        <w:r w:rsidR="00F6482D">
          <w:rPr>
            <w:noProof/>
            <w:webHidden/>
          </w:rPr>
          <w:fldChar w:fldCharType="begin"/>
        </w:r>
        <w:r w:rsidR="00F6482D">
          <w:rPr>
            <w:noProof/>
            <w:webHidden/>
          </w:rPr>
          <w:instrText xml:space="preserve"> PAGEREF _Toc499329014 \h </w:instrText>
        </w:r>
        <w:r w:rsidR="00F6482D">
          <w:rPr>
            <w:noProof/>
            <w:webHidden/>
          </w:rPr>
        </w:r>
        <w:r w:rsidR="00F6482D">
          <w:rPr>
            <w:noProof/>
            <w:webHidden/>
          </w:rPr>
          <w:fldChar w:fldCharType="separate"/>
        </w:r>
        <w:r w:rsidR="00F6482D">
          <w:rPr>
            <w:noProof/>
            <w:webHidden/>
          </w:rPr>
          <w:t>24</w:t>
        </w:r>
        <w:r w:rsidR="00F6482D">
          <w:rPr>
            <w:noProof/>
            <w:webHidden/>
          </w:rPr>
          <w:fldChar w:fldCharType="end"/>
        </w:r>
      </w:hyperlink>
    </w:p>
    <w:p w14:paraId="2F343F3E" w14:textId="08DA7EA3" w:rsidR="00F6482D" w:rsidRDefault="00485FCB">
      <w:pPr>
        <w:pStyle w:val="TJ3"/>
        <w:tabs>
          <w:tab w:val="right" w:leader="dot" w:pos="8494"/>
        </w:tabs>
        <w:rPr>
          <w:rFonts w:asciiTheme="minorHAnsi" w:eastAsiaTheme="minorEastAsia" w:hAnsiTheme="minorHAnsi" w:cstheme="minorBidi"/>
          <w:noProof/>
          <w:sz w:val="22"/>
          <w:szCs w:val="22"/>
          <w:lang w:eastAsia="hu-HU"/>
        </w:rPr>
      </w:pPr>
      <w:hyperlink w:anchor="_Toc499329015" w:history="1">
        <w:r w:rsidR="00F6482D" w:rsidRPr="007D487E">
          <w:rPr>
            <w:rStyle w:val="Hiperhivatkozs"/>
            <w:noProof/>
          </w:rPr>
          <w:t>3.2.2 Szoftver</w:t>
        </w:r>
        <w:r w:rsidR="00F6482D">
          <w:rPr>
            <w:noProof/>
            <w:webHidden/>
          </w:rPr>
          <w:tab/>
        </w:r>
        <w:r w:rsidR="00F6482D">
          <w:rPr>
            <w:noProof/>
            <w:webHidden/>
          </w:rPr>
          <w:fldChar w:fldCharType="begin"/>
        </w:r>
        <w:r w:rsidR="00F6482D">
          <w:rPr>
            <w:noProof/>
            <w:webHidden/>
          </w:rPr>
          <w:instrText xml:space="preserve"> PAGEREF _Toc499329015 \h </w:instrText>
        </w:r>
        <w:r w:rsidR="00F6482D">
          <w:rPr>
            <w:noProof/>
            <w:webHidden/>
          </w:rPr>
        </w:r>
        <w:r w:rsidR="00F6482D">
          <w:rPr>
            <w:noProof/>
            <w:webHidden/>
          </w:rPr>
          <w:fldChar w:fldCharType="separate"/>
        </w:r>
        <w:r w:rsidR="00F6482D">
          <w:rPr>
            <w:noProof/>
            <w:webHidden/>
          </w:rPr>
          <w:t>25</w:t>
        </w:r>
        <w:r w:rsidR="00F6482D">
          <w:rPr>
            <w:noProof/>
            <w:webHidden/>
          </w:rPr>
          <w:fldChar w:fldCharType="end"/>
        </w:r>
      </w:hyperlink>
    </w:p>
    <w:p w14:paraId="026AEC8B" w14:textId="4BBF186F" w:rsidR="00F6482D" w:rsidRDefault="00485FCB">
      <w:pPr>
        <w:pStyle w:val="TJ1"/>
        <w:rPr>
          <w:rFonts w:asciiTheme="minorHAnsi" w:eastAsiaTheme="minorEastAsia" w:hAnsiTheme="minorHAnsi" w:cstheme="minorBidi"/>
          <w:b w:val="0"/>
          <w:noProof/>
          <w:sz w:val="22"/>
          <w:szCs w:val="22"/>
          <w:lang w:eastAsia="hu-HU"/>
        </w:rPr>
      </w:pPr>
      <w:hyperlink w:anchor="_Toc499329017" w:history="1">
        <w:r w:rsidR="00F6482D" w:rsidRPr="007D487E">
          <w:rPr>
            <w:rStyle w:val="Hiperhivatkozs"/>
            <w:noProof/>
          </w:rPr>
          <w:t>4 Implementáció</w:t>
        </w:r>
        <w:r w:rsidR="00F6482D">
          <w:rPr>
            <w:noProof/>
            <w:webHidden/>
          </w:rPr>
          <w:tab/>
        </w:r>
        <w:r w:rsidR="00F6482D">
          <w:rPr>
            <w:noProof/>
            <w:webHidden/>
          </w:rPr>
          <w:fldChar w:fldCharType="begin"/>
        </w:r>
        <w:r w:rsidR="00F6482D">
          <w:rPr>
            <w:noProof/>
            <w:webHidden/>
          </w:rPr>
          <w:instrText xml:space="preserve"> PAGEREF _Toc499329017 \h </w:instrText>
        </w:r>
        <w:r w:rsidR="00F6482D">
          <w:rPr>
            <w:noProof/>
            <w:webHidden/>
          </w:rPr>
        </w:r>
        <w:r w:rsidR="00F6482D">
          <w:rPr>
            <w:noProof/>
            <w:webHidden/>
          </w:rPr>
          <w:fldChar w:fldCharType="separate"/>
        </w:r>
        <w:r w:rsidR="00F6482D">
          <w:rPr>
            <w:noProof/>
            <w:webHidden/>
          </w:rPr>
          <w:t>27</w:t>
        </w:r>
        <w:r w:rsidR="00F6482D">
          <w:rPr>
            <w:noProof/>
            <w:webHidden/>
          </w:rPr>
          <w:fldChar w:fldCharType="end"/>
        </w:r>
      </w:hyperlink>
    </w:p>
    <w:p w14:paraId="5B013AC1" w14:textId="0DB2AF44" w:rsidR="00F6482D" w:rsidRDefault="00485FCB">
      <w:pPr>
        <w:pStyle w:val="TJ1"/>
        <w:rPr>
          <w:rFonts w:asciiTheme="minorHAnsi" w:eastAsiaTheme="minorEastAsia" w:hAnsiTheme="minorHAnsi" w:cstheme="minorBidi"/>
          <w:b w:val="0"/>
          <w:noProof/>
          <w:sz w:val="22"/>
          <w:szCs w:val="22"/>
          <w:lang w:eastAsia="hu-HU"/>
        </w:rPr>
      </w:pPr>
      <w:hyperlink w:anchor="_Toc499329018" w:history="1">
        <w:r w:rsidR="00F6482D" w:rsidRPr="007D487E">
          <w:rPr>
            <w:rStyle w:val="Hiperhivatkozs"/>
            <w:noProof/>
          </w:rPr>
          <w:t>5 Tesztelés</w:t>
        </w:r>
        <w:r w:rsidR="00F6482D">
          <w:rPr>
            <w:noProof/>
            <w:webHidden/>
          </w:rPr>
          <w:tab/>
        </w:r>
        <w:r w:rsidR="00F6482D">
          <w:rPr>
            <w:noProof/>
            <w:webHidden/>
          </w:rPr>
          <w:fldChar w:fldCharType="begin"/>
        </w:r>
        <w:r w:rsidR="00F6482D">
          <w:rPr>
            <w:noProof/>
            <w:webHidden/>
          </w:rPr>
          <w:instrText xml:space="preserve"> PAGEREF _Toc499329018 \h </w:instrText>
        </w:r>
        <w:r w:rsidR="00F6482D">
          <w:rPr>
            <w:noProof/>
            <w:webHidden/>
          </w:rPr>
        </w:r>
        <w:r w:rsidR="00F6482D">
          <w:rPr>
            <w:noProof/>
            <w:webHidden/>
          </w:rPr>
          <w:fldChar w:fldCharType="separate"/>
        </w:r>
        <w:r w:rsidR="00F6482D">
          <w:rPr>
            <w:noProof/>
            <w:webHidden/>
          </w:rPr>
          <w:t>28</w:t>
        </w:r>
        <w:r w:rsidR="00F6482D">
          <w:rPr>
            <w:noProof/>
            <w:webHidden/>
          </w:rPr>
          <w:fldChar w:fldCharType="end"/>
        </w:r>
      </w:hyperlink>
    </w:p>
    <w:p w14:paraId="5937E909" w14:textId="775EA894" w:rsidR="00F6482D" w:rsidRDefault="00485FCB">
      <w:pPr>
        <w:pStyle w:val="TJ1"/>
        <w:rPr>
          <w:rFonts w:asciiTheme="minorHAnsi" w:eastAsiaTheme="minorEastAsia" w:hAnsiTheme="minorHAnsi" w:cstheme="minorBidi"/>
          <w:b w:val="0"/>
          <w:noProof/>
          <w:sz w:val="22"/>
          <w:szCs w:val="22"/>
          <w:lang w:eastAsia="hu-HU"/>
        </w:rPr>
      </w:pPr>
      <w:hyperlink w:anchor="_Toc499329019" w:history="1">
        <w:r w:rsidR="00F6482D" w:rsidRPr="007D487E">
          <w:rPr>
            <w:rStyle w:val="Hiperhivatkozs"/>
            <w:noProof/>
          </w:rPr>
          <w:t>Irodalomjegyzék</w:t>
        </w:r>
        <w:r w:rsidR="00F6482D">
          <w:rPr>
            <w:noProof/>
            <w:webHidden/>
          </w:rPr>
          <w:tab/>
        </w:r>
        <w:r w:rsidR="00F6482D">
          <w:rPr>
            <w:noProof/>
            <w:webHidden/>
          </w:rPr>
          <w:fldChar w:fldCharType="begin"/>
        </w:r>
        <w:r w:rsidR="00F6482D">
          <w:rPr>
            <w:noProof/>
            <w:webHidden/>
          </w:rPr>
          <w:instrText xml:space="preserve"> PAGEREF _Toc499329019 \h </w:instrText>
        </w:r>
        <w:r w:rsidR="00F6482D">
          <w:rPr>
            <w:noProof/>
            <w:webHidden/>
          </w:rPr>
        </w:r>
        <w:r w:rsidR="00F6482D">
          <w:rPr>
            <w:noProof/>
            <w:webHidden/>
          </w:rPr>
          <w:fldChar w:fldCharType="separate"/>
        </w:r>
        <w:r w:rsidR="00F6482D">
          <w:rPr>
            <w:noProof/>
            <w:webHidden/>
          </w:rPr>
          <w:t>29</w:t>
        </w:r>
        <w:r w:rsidR="00F6482D">
          <w:rPr>
            <w:noProof/>
            <w:webHidden/>
          </w:rPr>
          <w:fldChar w:fldCharType="end"/>
        </w:r>
      </w:hyperlink>
    </w:p>
    <w:p w14:paraId="50F3F6D4" w14:textId="35ABF890" w:rsidR="00F6482D" w:rsidRDefault="00485FCB">
      <w:pPr>
        <w:pStyle w:val="TJ1"/>
        <w:rPr>
          <w:rFonts w:asciiTheme="minorHAnsi" w:eastAsiaTheme="minorEastAsia" w:hAnsiTheme="minorHAnsi" w:cstheme="minorBidi"/>
          <w:b w:val="0"/>
          <w:noProof/>
          <w:sz w:val="22"/>
          <w:szCs w:val="22"/>
          <w:lang w:eastAsia="hu-HU"/>
        </w:rPr>
      </w:pPr>
      <w:hyperlink w:anchor="_Toc499329020" w:history="1">
        <w:r w:rsidR="00F6482D" w:rsidRPr="007D487E">
          <w:rPr>
            <w:rStyle w:val="Hiperhivatkozs"/>
            <w:noProof/>
          </w:rPr>
          <w:t>Függelék</w:t>
        </w:r>
        <w:r w:rsidR="00F6482D">
          <w:rPr>
            <w:noProof/>
            <w:webHidden/>
          </w:rPr>
          <w:tab/>
        </w:r>
        <w:r w:rsidR="00F6482D">
          <w:rPr>
            <w:noProof/>
            <w:webHidden/>
          </w:rPr>
          <w:fldChar w:fldCharType="begin"/>
        </w:r>
        <w:r w:rsidR="00F6482D">
          <w:rPr>
            <w:noProof/>
            <w:webHidden/>
          </w:rPr>
          <w:instrText xml:space="preserve"> PAGEREF _Toc499329020 \h </w:instrText>
        </w:r>
        <w:r w:rsidR="00F6482D">
          <w:rPr>
            <w:noProof/>
            <w:webHidden/>
          </w:rPr>
        </w:r>
        <w:r w:rsidR="00F6482D">
          <w:rPr>
            <w:noProof/>
            <w:webHidden/>
          </w:rPr>
          <w:fldChar w:fldCharType="separate"/>
        </w:r>
        <w:r w:rsidR="00F6482D">
          <w:rPr>
            <w:noProof/>
            <w:webHidden/>
          </w:rPr>
          <w:t>30</w:t>
        </w:r>
        <w:r w:rsidR="00F6482D">
          <w:rPr>
            <w:noProof/>
            <w:webHidden/>
          </w:rPr>
          <w:fldChar w:fldCharType="end"/>
        </w:r>
      </w:hyperlink>
    </w:p>
    <w:p w14:paraId="436D9FD3" w14:textId="77777777" w:rsidR="00730B3C" w:rsidRDefault="00730B3C" w:rsidP="009204C3">
      <w:r>
        <w:rPr>
          <w:b/>
          <w:bCs/>
        </w:rPr>
        <w:fldChar w:fldCharType="end"/>
      </w:r>
    </w:p>
    <w:p w14:paraId="5F99381E" w14:textId="77777777" w:rsidR="0063585C" w:rsidRPr="00B50CAA" w:rsidRDefault="0063585C" w:rsidP="0004470D">
      <w:pPr>
        <w:pStyle w:val="Kpalrs"/>
        <w:pPrChange w:id="1" w:author="Windows-felhasználó" w:date="2017-12-05T21:24:00Z">
          <w:pPr>
            <w:pStyle w:val="Kpalrs"/>
          </w:pPr>
        </w:pPrChange>
      </w:pPr>
    </w:p>
    <w:p w14:paraId="140AC845" w14:textId="77777777" w:rsidR="00681E99" w:rsidRPr="00B50CAA" w:rsidRDefault="00681E99" w:rsidP="009204C3">
      <w:pPr>
        <w:pStyle w:val="Nyilatkozatcm"/>
      </w:pPr>
      <w:r w:rsidRPr="00B50CAA">
        <w:lastRenderedPageBreak/>
        <w:t>Hallgatói nyilatkozat</w:t>
      </w:r>
    </w:p>
    <w:p w14:paraId="7CB1ABB8" w14:textId="77777777" w:rsidR="00681E99" w:rsidRDefault="00681E99" w:rsidP="009204C3">
      <w:pPr>
        <w:pStyle w:val="Nyilatkozatszveg"/>
      </w:pPr>
      <w:r w:rsidRPr="00B50CAA">
        <w:t xml:space="preserve">Alulírott </w:t>
      </w:r>
      <w:proofErr w:type="spellStart"/>
      <w:r w:rsidR="001B4094">
        <w:rPr>
          <w:b/>
          <w:bCs/>
        </w:rPr>
        <w:t>Stahorszki</w:t>
      </w:r>
      <w:proofErr w:type="spellEnd"/>
      <w:r w:rsidR="001B4094">
        <w:rPr>
          <w:b/>
          <w:bCs/>
        </w:rPr>
        <w:t xml:space="preserve"> Péter Bence</w:t>
      </w:r>
      <w:r w:rsidRPr="00B50CAA">
        <w:t xml:space="preserve">, </w:t>
      </w:r>
      <w:proofErr w:type="gramStart"/>
      <w:r w:rsidRPr="00B50CAA">
        <w:t>szigorló hallgató</w:t>
      </w:r>
      <w:proofErr w:type="gramEnd"/>
      <w:r w:rsidRPr="00B50CAA">
        <w:t xml:space="preserve">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4715BBF0" w14:textId="77777777" w:rsidR="00681E99" w:rsidRPr="00EE1A1F" w:rsidRDefault="00681E99" w:rsidP="009204C3">
      <w:pPr>
        <w:pStyle w:val="Nyilatkozatszveg"/>
      </w:pPr>
      <w:r w:rsidRPr="00EE1A1F">
        <w:t xml:space="preserve">Hozzájárulok, hogy a jelen munkám alapadatait (szerző(k), cím, angol és magyar nyelvű tartalmi kivonat, készítés éve, </w:t>
      </w:r>
      <w:proofErr w:type="gramStart"/>
      <w:r w:rsidRPr="00EE1A1F">
        <w:t>konzulens</w:t>
      </w:r>
      <w:proofErr w:type="gramEnd"/>
      <w:r w:rsidRPr="00EE1A1F">
        <w:t>(</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27D7B709" w14:textId="08DF6F3A" w:rsidR="00681E99" w:rsidRPr="00B50CAA" w:rsidRDefault="00681E99" w:rsidP="009204C3">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ins w:id="2" w:author="Windows-felhasználó" w:date="2017-12-05T11:39:00Z">
        <w:r w:rsidR="00485FCB">
          <w:rPr>
            <w:noProof/>
          </w:rPr>
          <w:t>2017. 12. 05.</w:t>
        </w:r>
      </w:ins>
      <w:ins w:id="3" w:author="Predi" w:date="2017-12-04T22:05:00Z">
        <w:del w:id="4" w:author="Windows-felhasználó" w:date="2017-12-05T11:39:00Z">
          <w:r w:rsidR="00494485" w:rsidDel="00485FCB">
            <w:rPr>
              <w:noProof/>
            </w:rPr>
            <w:delText>2017. 12. 04.</w:delText>
          </w:r>
        </w:del>
      </w:ins>
      <w:del w:id="5" w:author="Windows-felhasználó" w:date="2017-12-05T11:39:00Z">
        <w:r w:rsidR="00BD5EFA" w:rsidDel="00485FCB">
          <w:rPr>
            <w:noProof/>
          </w:rPr>
          <w:delText>2017. 11. 27.</w:delText>
        </w:r>
      </w:del>
      <w:r w:rsidRPr="00B50CAA">
        <w:fldChar w:fldCharType="end"/>
      </w:r>
    </w:p>
    <w:p w14:paraId="1995ADBD" w14:textId="77777777" w:rsidR="00681E99" w:rsidRDefault="005E01E0" w:rsidP="009204C3">
      <w:pPr>
        <w:pStyle w:val="Nyilatkozatalrs"/>
        <w:spacing w:line="360" w:lineRule="auto"/>
      </w:pPr>
      <w:r>
        <w:tab/>
      </w:r>
      <w:r w:rsidR="00854BDC">
        <w:t>...</w:t>
      </w:r>
      <w:r>
        <w:t>…………………………………………….</w:t>
      </w:r>
    </w:p>
    <w:p w14:paraId="1E36DA7E" w14:textId="77777777" w:rsidR="005E01E0" w:rsidRDefault="005E01E0" w:rsidP="009204C3">
      <w:pPr>
        <w:pStyle w:val="Nyilatkozatalrs"/>
        <w:spacing w:line="360" w:lineRule="auto"/>
      </w:pPr>
      <w:r>
        <w:tab/>
      </w:r>
      <w:r w:rsidR="001B4094">
        <w:t>Stahorszki Péter Bence</w:t>
      </w:r>
    </w:p>
    <w:p w14:paraId="3968DB68" w14:textId="77777777" w:rsidR="00854BDC" w:rsidRPr="00B50CAA" w:rsidRDefault="00854BDC" w:rsidP="009204C3">
      <w:pPr>
        <w:pStyle w:val="Nyilatkozatszveg"/>
      </w:pPr>
    </w:p>
    <w:p w14:paraId="06B5F123" w14:textId="77777777" w:rsidR="00681E99" w:rsidRPr="00B50CAA" w:rsidRDefault="00681E99" w:rsidP="009204C3">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0CF082B7" w14:textId="77777777" w:rsidR="0063585C" w:rsidRDefault="0063585C" w:rsidP="009204C3">
      <w:pPr>
        <w:pStyle w:val="Fejezetcimszmozsnlkl"/>
      </w:pPr>
      <w:bookmarkStart w:id="6" w:name="_Toc499328991"/>
      <w:r w:rsidRPr="00B50CAA">
        <w:lastRenderedPageBreak/>
        <w:t>Összefoglaló</w:t>
      </w:r>
      <w:bookmarkEnd w:id="6"/>
    </w:p>
    <w:p w14:paraId="01D36666" w14:textId="77777777" w:rsidR="00D23BFC" w:rsidRPr="00D23BFC" w:rsidRDefault="00D23BFC" w:rsidP="009204C3">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260C0836" w14:textId="77777777" w:rsidR="0063585C" w:rsidRDefault="0063585C" w:rsidP="009204C3">
      <w:pPr>
        <w:pStyle w:val="Fejezetcimszmozsnlkl"/>
      </w:pPr>
      <w:bookmarkStart w:id="7" w:name="_Toc499328992"/>
      <w:proofErr w:type="spellStart"/>
      <w:r w:rsidRPr="00B50CAA">
        <w:lastRenderedPageBreak/>
        <w:t>Abstract</w:t>
      </w:r>
      <w:bookmarkEnd w:id="7"/>
      <w:proofErr w:type="spellEnd"/>
    </w:p>
    <w:p w14:paraId="36A3B917" w14:textId="77777777" w:rsidR="00692605" w:rsidRDefault="00692605" w:rsidP="009204C3">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42007E0C" w14:textId="77777777" w:rsidR="00F9214B" w:rsidRDefault="00F9214B" w:rsidP="009204C3"/>
    <w:p w14:paraId="27F07245" w14:textId="77777777" w:rsidR="00F9214B" w:rsidRDefault="00F9214B" w:rsidP="009204C3">
      <w:pPr>
        <w:numPr>
          <w:ilvl w:val="0"/>
          <w:numId w:val="23"/>
        </w:numPr>
      </w:pPr>
      <w:r>
        <w:t>Bevezetés 1-2 oldal</w:t>
      </w:r>
    </w:p>
    <w:p w14:paraId="4E5C87B9" w14:textId="77777777" w:rsidR="00F9214B" w:rsidRDefault="00F9214B" w:rsidP="009204C3">
      <w:pPr>
        <w:numPr>
          <w:ilvl w:val="0"/>
          <w:numId w:val="23"/>
        </w:numPr>
      </w:pPr>
      <w:r>
        <w:t>Irodalomkutatás 10-15 oldal</w:t>
      </w:r>
    </w:p>
    <w:p w14:paraId="4ECFA90F" w14:textId="77777777" w:rsidR="00F9214B" w:rsidRDefault="00F9214B" w:rsidP="009204C3">
      <w:pPr>
        <w:numPr>
          <w:ilvl w:val="0"/>
          <w:numId w:val="23"/>
        </w:numPr>
      </w:pPr>
      <w:r>
        <w:t>Tervezés 10-15 oldal</w:t>
      </w:r>
    </w:p>
    <w:p w14:paraId="0F959106" w14:textId="77777777" w:rsidR="00F9214B" w:rsidRDefault="00F9214B" w:rsidP="009204C3">
      <w:pPr>
        <w:numPr>
          <w:ilvl w:val="0"/>
          <w:numId w:val="23"/>
        </w:numPr>
      </w:pPr>
      <w:r>
        <w:t>Implementáció 5-10 oldal</w:t>
      </w:r>
    </w:p>
    <w:p w14:paraId="77E94E38" w14:textId="77777777" w:rsidR="00F9214B" w:rsidRDefault="00F9214B" w:rsidP="009204C3">
      <w:pPr>
        <w:numPr>
          <w:ilvl w:val="0"/>
          <w:numId w:val="23"/>
        </w:numPr>
      </w:pPr>
      <w:r>
        <w:t>Tesztelés 5 oldal</w:t>
      </w:r>
    </w:p>
    <w:p w14:paraId="4C6ABFA4" w14:textId="77777777" w:rsidR="00F9214B" w:rsidRDefault="00F9214B" w:rsidP="009204C3">
      <w:pPr>
        <w:numPr>
          <w:ilvl w:val="0"/>
          <w:numId w:val="23"/>
        </w:numPr>
      </w:pPr>
      <w:r>
        <w:t>Összefoglalás 1-2 oldal</w:t>
      </w:r>
    </w:p>
    <w:p w14:paraId="3646D5D0" w14:textId="77777777" w:rsidR="001A57BC" w:rsidRDefault="003F5425" w:rsidP="009204C3">
      <w:pPr>
        <w:pStyle w:val="Cmsor1"/>
      </w:pPr>
      <w:bookmarkStart w:id="8" w:name="_Toc332797397"/>
      <w:bookmarkStart w:id="9" w:name="_Toc499328993"/>
      <w:r>
        <w:lastRenderedPageBreak/>
        <w:t>Bevezetés</w:t>
      </w:r>
      <w:bookmarkEnd w:id="8"/>
      <w:bookmarkEnd w:id="9"/>
    </w:p>
    <w:p w14:paraId="5685613B" w14:textId="32318E56" w:rsidR="00CB1229" w:rsidRDefault="00BE210C" w:rsidP="009204C3">
      <w:r>
        <w:t xml:space="preserve">Az </w:t>
      </w:r>
      <w:proofErr w:type="gramStart"/>
      <w:r>
        <w:t>információ</w:t>
      </w:r>
      <w:proofErr w:type="gramEnd"/>
      <w:r w:rsidR="004F2416">
        <w:t xml:space="preserve"> </w:t>
      </w:r>
      <w:r>
        <w:t>technológia fejlődésével egyre mélyebben szivárog bele az embe</w:t>
      </w:r>
      <w:r w:rsidR="0027292E">
        <w:t xml:space="preserve">rek életébe a számítástechnika. </w:t>
      </w:r>
      <w:r w:rsidR="001A2406">
        <w:t>Ahogy</w:t>
      </w:r>
      <w:r w:rsidR="004F2416">
        <w:t xml:space="preserve"> ezek az eszközök</w:t>
      </w:r>
      <w:r w:rsidR="001A2406">
        <w:t xml:space="preserve"> egyre több mindenre képesek, kényelmesebb a használatuk, az embereknek is megnövekedett az ilyen irányú igényük. Először a számítógép terjedt el a háztartásokban, amit leginkább szórakozásra használtunk, közben az járműgyártásába is beivódott, ahol rengeteg olyan kényelmi és biztonsági </w:t>
      </w:r>
      <w:proofErr w:type="gramStart"/>
      <w:r w:rsidR="001A2406">
        <w:t>funkciót</w:t>
      </w:r>
      <w:proofErr w:type="gramEnd"/>
      <w:r w:rsidR="001A2406">
        <w:t xml:space="preserve"> valósítottak meg vele, amik nélkül ma már igazán el se lehetne adni autót.</w:t>
      </w:r>
      <w:r w:rsidR="006A0EED">
        <w:t xml:space="preserve"> </w:t>
      </w:r>
      <w:r w:rsidR="001A2406">
        <w:t>A</w:t>
      </w:r>
      <w:r w:rsidR="00CA1A65">
        <w:t>z</w:t>
      </w:r>
      <w:r w:rsidR="001A2406">
        <w:t xml:space="preserve"> </w:t>
      </w:r>
      <w:del w:id="10" w:author="Predi" w:date="2017-11-27T09:35:00Z">
        <w:r w:rsidR="00CA1A65" w:rsidDel="00094D89">
          <w:delText xml:space="preserve">ezredfordulú </w:delText>
        </w:r>
      </w:del>
      <w:ins w:id="11" w:author="Predi" w:date="2017-11-27T09:35:00Z">
        <w:r w:rsidR="00094D89">
          <w:t xml:space="preserve">ezredforduló </w:t>
        </w:r>
      </w:ins>
      <w:r w:rsidR="004F2416">
        <w:rPr>
          <w:rStyle w:val="Jegyzethivatkozs"/>
        </w:rPr>
        <w:commentReference w:id="12"/>
      </w:r>
      <w:r w:rsidR="00141E05">
        <w:t>környékén</w:t>
      </w:r>
      <w:r w:rsidR="006A0EED">
        <w:t xml:space="preserve"> pedig </w:t>
      </w:r>
      <w:r w:rsidR="00141E05">
        <w:t xml:space="preserve">egyre több </w:t>
      </w:r>
      <w:r w:rsidR="00ED255F">
        <w:t xml:space="preserve">helyen vált elérhetővé az internet, és az internetre kapcsolódni képes eszközök, </w:t>
      </w:r>
      <w:r w:rsidR="0024410A">
        <w:t xml:space="preserve">egy új fogalom jelent meg, az </w:t>
      </w:r>
      <w:r w:rsidR="0024410A">
        <w:rPr>
          <w:b/>
        </w:rPr>
        <w:t xml:space="preserve">Internet of </w:t>
      </w:r>
      <w:proofErr w:type="spellStart"/>
      <w:r w:rsidR="0024410A">
        <w:rPr>
          <w:b/>
        </w:rPr>
        <w:t>Things</w:t>
      </w:r>
      <w:proofErr w:type="spellEnd"/>
      <w:r w:rsidR="0024410A">
        <w:rPr>
          <w:b/>
        </w:rPr>
        <w:t xml:space="preserve"> (IoT)</w:t>
      </w:r>
      <w:r w:rsidR="0024410A" w:rsidRPr="0024410A">
        <w:t>,</w:t>
      </w:r>
      <w:r w:rsidR="0024410A">
        <w:rPr>
          <w:b/>
        </w:rPr>
        <w:t xml:space="preserve"> </w:t>
      </w:r>
      <w:r w:rsidR="0024410A">
        <w:t xml:space="preserve">magyarul a dolgok internete. </w:t>
      </w:r>
    </w:p>
    <w:p w14:paraId="55EFF803" w14:textId="77777777" w:rsidR="0024410A" w:rsidRDefault="0024410A" w:rsidP="009204C3">
      <w:r>
        <w:t xml:space="preserve">Az IoT azon eszközök összessége, amelyek a bennük megtalálható szoftverek, szenzorok, elektronikák segítségével képesek adatokat gyűjteni, amelyeket a hálózaton keresztül képesek továbbítani. Az IoT technológia lehetővé teszi a világunk </w:t>
      </w:r>
      <w:r w:rsidR="005A0BFF">
        <w:t>leképzését számítógépes rendszerbe, ezáltal rengeteg folyamat esetén csökkenthető az emberi beavatkozásnak a szükségessége, ezáltal az esetleges hibák száma is redukál</w:t>
      </w:r>
      <w:r w:rsidR="001D701D">
        <w:t>h</w:t>
      </w:r>
      <w:r w:rsidR="005A0BFF">
        <w:t>ató.</w:t>
      </w:r>
    </w:p>
    <w:p w14:paraId="720A7449" w14:textId="77777777" w:rsidR="005A0BFF" w:rsidRDefault="005A0BFF" w:rsidP="009204C3">
      <w:r>
        <w:t>Az IoT egy nagyon érdekes területe az okosotthon, amelynek az otthoni folyamatok automatizálásáról szól, legyen szó szűkebb értelemben a fűtés, világítás,</w:t>
      </w:r>
      <w:r w:rsidR="00F97CE3">
        <w:t xml:space="preserve"> takarító-robot, </w:t>
      </w:r>
      <w:r>
        <w:t>szellőztetés szabályozásáról, tágabb értelemben pedig az adott háztartás</w:t>
      </w:r>
      <w:r w:rsidR="00F97CE3">
        <w:t>ra jellemző</w:t>
      </w:r>
      <w:r>
        <w:t xml:space="preserve">, nem mindenhol </w:t>
      </w:r>
      <w:r w:rsidR="00F97CE3">
        <w:t xml:space="preserve">felmerülő feladatokról, </w:t>
      </w:r>
      <w:r w:rsidR="00300B9F">
        <w:t xml:space="preserve">akár </w:t>
      </w:r>
      <w:r w:rsidR="00F97CE3">
        <w:t xml:space="preserve">egy állat rendszeres etetése, </w:t>
      </w:r>
      <w:r w:rsidR="00300B9F">
        <w:t xml:space="preserve">vagy mint esetemben, egy mobil növénygondozó rendszer. </w:t>
      </w:r>
    </w:p>
    <w:p w14:paraId="161C15A0" w14:textId="77777777" w:rsidR="001D701D" w:rsidRDefault="001D701D" w:rsidP="009204C3">
      <w:r>
        <w:t xml:space="preserve">Egy olyan rendszer tervezését, és építését választottam feladatul, ami képes lehet több növény egyidejű gondozására, emberi beavatkozás nélkül, emellett a növény </w:t>
      </w:r>
      <w:r w:rsidR="008E1A58">
        <w:t xml:space="preserve">környezetének </w:t>
      </w:r>
      <w:r>
        <w:t>állapotát rendszeresen elmenti, és egy webes felületen is megjeleníti. Természetesen akkor is működnie kell, amikor nincs internetes kapcsolat.</w:t>
      </w:r>
    </w:p>
    <w:p w14:paraId="4E764D67" w14:textId="77777777" w:rsidR="00300B9F" w:rsidRPr="0024410A" w:rsidRDefault="00300B9F" w:rsidP="009204C3"/>
    <w:p w14:paraId="2B843DB0" w14:textId="77777777" w:rsidR="00B4104A" w:rsidRDefault="001D701D" w:rsidP="009204C3">
      <w:pPr>
        <w:pStyle w:val="Cmsor1"/>
      </w:pPr>
      <w:bookmarkStart w:id="13" w:name="_Toc499328994"/>
      <w:r>
        <w:lastRenderedPageBreak/>
        <w:t>Irodalomkutatás</w:t>
      </w:r>
      <w:bookmarkEnd w:id="13"/>
    </w:p>
    <w:p w14:paraId="0B3F578A" w14:textId="67AD6819" w:rsidR="00EB5B77" w:rsidRDefault="00EB5B77" w:rsidP="009204C3">
      <w:r>
        <w:t>Az interneten számos hasonló megoldásról lehet olvasni, nem egy ilyen termék megvásárolható</w:t>
      </w:r>
      <w:r w:rsidR="008B6C3C">
        <w:t>,</w:t>
      </w:r>
      <w:r>
        <w:t xml:space="preserve"> de </w:t>
      </w:r>
      <w:r w:rsidR="004F2416">
        <w:t xml:space="preserve">rendelkezésre áll számos </w:t>
      </w:r>
      <w:r w:rsidR="00EF2E4A">
        <w:t xml:space="preserve">nyilvános forráskód is, amik segítségével az érdeklődő </w:t>
      </w:r>
      <w:r w:rsidR="009E19FD">
        <w:t xml:space="preserve">informatikus </w:t>
      </w:r>
      <w:r w:rsidR="00EF2E4A">
        <w:t xml:space="preserve">hobby </w:t>
      </w:r>
      <w:commentRangeStart w:id="14"/>
      <w:r w:rsidR="00EF2E4A">
        <w:t>kertész</w:t>
      </w:r>
      <w:commentRangeEnd w:id="14"/>
      <w:r w:rsidR="004F2416">
        <w:rPr>
          <w:rStyle w:val="Jegyzethivatkozs"/>
        </w:rPr>
        <w:commentReference w:id="14"/>
      </w:r>
      <w:r w:rsidR="00EF2E4A">
        <w:t xml:space="preserve"> könnyebben elindulhat az automatizálás útján.</w:t>
      </w:r>
      <w:r w:rsidR="008B6C3C">
        <w:t xml:space="preserve"> Néhány terméket a </w:t>
      </w:r>
      <w:commentRangeStart w:id="15"/>
      <w:r w:rsidR="008B6C3C">
        <w:t xml:space="preserve">közösségi </w:t>
      </w:r>
      <w:proofErr w:type="gramStart"/>
      <w:r w:rsidR="008B6C3C">
        <w:t>finanszírozás</w:t>
      </w:r>
      <w:proofErr w:type="gramEnd"/>
      <w:ins w:id="16" w:author="Windows-felhasználó" w:date="2017-11-15T12:01:00Z">
        <w:r w:rsidR="009E19FD">
          <w:rPr>
            <w:rStyle w:val="Lbjegyzet-hivatkozs"/>
          </w:rPr>
          <w:footnoteReference w:id="1"/>
        </w:r>
      </w:ins>
      <w:r w:rsidR="008B6C3C">
        <w:t xml:space="preserve"> útján </w:t>
      </w:r>
      <w:commentRangeEnd w:id="15"/>
      <w:r w:rsidR="004F2416">
        <w:rPr>
          <w:rStyle w:val="Jegyzethivatkozs"/>
        </w:rPr>
        <w:commentReference w:id="15"/>
      </w:r>
      <w:r w:rsidR="008B6C3C">
        <w:t xml:space="preserve">akarták piacra dobni, a pénzt sikerült is megszerezni hozzá – szóval a vásárlói igény meg van - viszont </w:t>
      </w:r>
      <w:r w:rsidR="00293D6F">
        <w:t>ezek közül sok kudarcba fulladt</w:t>
      </w:r>
      <w:r w:rsidR="008B6C3C">
        <w:t xml:space="preserve">. </w:t>
      </w:r>
      <w:r>
        <w:t xml:space="preserve"> </w:t>
      </w:r>
      <w:r w:rsidR="00EF2E4A">
        <w:t xml:space="preserve">Ezekről rendszerekről </w:t>
      </w:r>
      <w:r w:rsidR="008B6C3C">
        <w:t xml:space="preserve">olvashatunk </w:t>
      </w:r>
      <w:r>
        <w:t>az következő oldalakon.</w:t>
      </w:r>
    </w:p>
    <w:p w14:paraId="180E115E" w14:textId="77777777" w:rsidR="008B6C3C" w:rsidRDefault="00E6456F" w:rsidP="00765B07">
      <w:pPr>
        <w:pStyle w:val="Cmsor2"/>
      </w:pPr>
      <w:bookmarkStart w:id="17" w:name="_Toc499328995"/>
      <w:r>
        <w:t xml:space="preserve">Létező </w:t>
      </w:r>
      <w:r w:rsidR="00765B07">
        <w:t>megoldások</w:t>
      </w:r>
      <w:bookmarkEnd w:id="17"/>
    </w:p>
    <w:p w14:paraId="6EBCFA85" w14:textId="4BE30BD5" w:rsidR="00EF2E4A" w:rsidRDefault="00293D6F" w:rsidP="00F6404C">
      <w:pPr>
        <w:pStyle w:val="Cmsor3"/>
      </w:pPr>
      <w:bookmarkStart w:id="18" w:name="_Toc499328996"/>
      <w:commentRangeStart w:id="19"/>
      <w:proofErr w:type="spellStart"/>
      <w:r w:rsidRPr="00293D6F">
        <w:t>Edyn</w:t>
      </w:r>
      <w:commentRangeEnd w:id="19"/>
      <w:proofErr w:type="spellEnd"/>
      <w:r w:rsidR="00E41ADE">
        <w:rPr>
          <w:rStyle w:val="Jegyzethivatkozs"/>
          <w:rFonts w:cs="Times New Roman"/>
          <w:b w:val="0"/>
          <w:bCs w:val="0"/>
        </w:rPr>
        <w:commentReference w:id="19"/>
      </w:r>
      <w:ins w:id="20" w:author="Windows-felhasználó" w:date="2017-11-15T12:23:00Z">
        <w:r w:rsidR="00A03A6E">
          <w:fldChar w:fldCharType="begin"/>
        </w:r>
        <w:r w:rsidR="00A03A6E">
          <w:instrText xml:space="preserve"> REF _Ref498511917 \r \h </w:instrText>
        </w:r>
      </w:ins>
      <w:r w:rsidR="00A03A6E">
        <w:fldChar w:fldCharType="separate"/>
      </w:r>
      <w:ins w:id="21" w:author="Windows-felhasználó" w:date="2017-11-15T12:23:00Z">
        <w:r w:rsidR="00A03A6E">
          <w:t>[1]</w:t>
        </w:r>
        <w:bookmarkEnd w:id="18"/>
        <w:r w:rsidR="00A03A6E">
          <w:fldChar w:fldCharType="end"/>
        </w:r>
      </w:ins>
    </w:p>
    <w:p w14:paraId="62E3A312" w14:textId="58F32382" w:rsidR="00950745" w:rsidRDefault="00AD6473" w:rsidP="00AD4A83">
      <w:pPr>
        <w:keepNext/>
        <w:ind w:firstLine="0"/>
      </w:pPr>
      <w:r>
        <w:tab/>
        <w:t xml:space="preserve">Az </w:t>
      </w:r>
      <w:proofErr w:type="spellStart"/>
      <w:r>
        <w:t>Edyn</w:t>
      </w:r>
      <w:proofErr w:type="spellEnd"/>
      <w:r>
        <w:t xml:space="preserve"> egy moduláris rendszer, kerti alkalmazáshoz. Három részből áll, a </w:t>
      </w:r>
      <w:proofErr w:type="spellStart"/>
      <w:r>
        <w:rPr>
          <w:b/>
        </w:rPr>
        <w:t>Garden</w:t>
      </w:r>
      <w:proofErr w:type="spellEnd"/>
      <w:r>
        <w:rPr>
          <w:b/>
        </w:rPr>
        <w:t xml:space="preserve"> </w:t>
      </w:r>
      <w:proofErr w:type="spellStart"/>
      <w:r>
        <w:rPr>
          <w:b/>
        </w:rPr>
        <w:t>Sensorból</w:t>
      </w:r>
      <w:proofErr w:type="spellEnd"/>
      <w:r>
        <w:t xml:space="preserve">, ami egy összetett egység, képes a fény, talajnedvesség, páratartalom és a talaj tápanyagtartalmának mérésére. Beépített </w:t>
      </w:r>
      <w:r w:rsidR="004F2416">
        <w:t xml:space="preserve">WiFi </w:t>
      </w:r>
      <w:r>
        <w:t xml:space="preserve">modullal rendelkezik, ennek segítségével tud kapcsolatot tartani a rendszer többi részével. A </w:t>
      </w:r>
      <w:proofErr w:type="spellStart"/>
      <w:r>
        <w:rPr>
          <w:b/>
        </w:rPr>
        <w:t>Water</w:t>
      </w:r>
      <w:proofErr w:type="spellEnd"/>
      <w:r>
        <w:rPr>
          <w:b/>
        </w:rPr>
        <w:t xml:space="preserve"> </w:t>
      </w:r>
      <w:proofErr w:type="spellStart"/>
      <w:r>
        <w:rPr>
          <w:b/>
        </w:rPr>
        <w:t>Valve</w:t>
      </w:r>
      <w:proofErr w:type="spellEnd"/>
      <w:r>
        <w:t xml:space="preserve"> egy okos szelep, amit rá kell kötni a vízhálózatra, és a </w:t>
      </w:r>
      <w:proofErr w:type="spellStart"/>
      <w:r w:rsidRPr="00AD6473">
        <w:rPr>
          <w:b/>
        </w:rPr>
        <w:t>Garden</w:t>
      </w:r>
      <w:proofErr w:type="spellEnd"/>
      <w:r w:rsidRPr="00AD6473">
        <w:rPr>
          <w:b/>
        </w:rPr>
        <w:t xml:space="preserve"> </w:t>
      </w:r>
      <w:proofErr w:type="spellStart"/>
      <w:r w:rsidRPr="00AD6473">
        <w:rPr>
          <w:b/>
        </w:rPr>
        <w:t>Sensor</w:t>
      </w:r>
      <w:proofErr w:type="spellEnd"/>
      <w:r>
        <w:t xml:space="preserve">, valamint az időjárási adataira alapozva megállapítja, hogy mennyi vizet juttasson </w:t>
      </w:r>
      <w:r w:rsidR="00DB42B8">
        <w:t>a növényhez. A kert áll</w:t>
      </w:r>
      <w:r w:rsidR="008C027C">
        <w:t xml:space="preserve">apotát egy telefonos alkalmazáson keresztül </w:t>
      </w:r>
      <w:r w:rsidR="00012884">
        <w:t>lehet figyel</w:t>
      </w:r>
      <w:r w:rsidR="00681BE3">
        <w:t>emmel</w:t>
      </w:r>
      <w:r w:rsidR="00012884">
        <w:t xml:space="preserve"> </w:t>
      </w:r>
      <w:r w:rsidR="00681BE3">
        <w:t>kísérni</w:t>
      </w:r>
      <w:r w:rsidR="00012884">
        <w:t xml:space="preserve">, </w:t>
      </w:r>
      <w:r w:rsidR="00401C0A">
        <w:t>a növény</w:t>
      </w:r>
      <w:r w:rsidR="00681BE3">
        <w:t xml:space="preserve"> adatbázisban</w:t>
      </w:r>
      <w:r w:rsidR="008C027C">
        <w:t xml:space="preserve"> </w:t>
      </w:r>
      <w:r w:rsidR="001B1587">
        <w:t>5000</w:t>
      </w:r>
      <w:r w:rsidR="00401C0A">
        <w:t xml:space="preserve"> fajta jellemzői</w:t>
      </w:r>
      <w:r w:rsidR="001B1587">
        <w:t xml:space="preserve"> </w:t>
      </w:r>
      <w:r w:rsidR="00401C0A">
        <w:t>vannak tárolva, a felhasználó ezek közül választhatja ki a sajátját</w:t>
      </w:r>
      <w:r w:rsidR="00012884">
        <w:t>. Ezen</w:t>
      </w:r>
      <w:r w:rsidR="008C027C">
        <w:t xml:space="preserve"> </w:t>
      </w:r>
      <w:r w:rsidR="00012884">
        <w:t xml:space="preserve">a </w:t>
      </w:r>
      <w:r w:rsidR="001B1587">
        <w:t>felületen</w:t>
      </w:r>
      <w:r w:rsidR="00012884">
        <w:t xml:space="preserve"> megjelennek a helyszín időjárási adatai, valamint megtekinthetők a fény és nedvességi viszonyok változása napi, heti, havi és évi lebontásban</w:t>
      </w:r>
      <w:r w:rsidR="001B1587">
        <w:t>.</w:t>
      </w:r>
      <w:r w:rsidR="00012884">
        <w:t xml:space="preserve"> </w:t>
      </w:r>
      <w:r w:rsidR="00116CDE">
        <w:t xml:space="preserve"> Az adatbázisban található </w:t>
      </w:r>
      <w:proofErr w:type="gramStart"/>
      <w:r w:rsidR="00116CDE">
        <w:t>információk</w:t>
      </w:r>
      <w:proofErr w:type="gramEnd"/>
      <w:r w:rsidR="00116CDE">
        <w:t xml:space="preserve">, és a szenzorból nyert adatok alapján a rendszer megpróbálja </w:t>
      </w:r>
      <w:r w:rsidR="00BA781B">
        <w:t>meghatározni</w:t>
      </w:r>
      <w:r w:rsidR="00116CDE">
        <w:t xml:space="preserve">, hogy az adott növények milyen fejlődési stádiumban van. Ha fontos változás lép fel a kert, vagy egy növény állapotában, a felhasználó erről értesítést kap, ami vonatkozhat az esetleges kedvezőtlen körülményekre, vagy arról, hogy új milyen új növekedési fázisba lépett a növény. </w:t>
      </w:r>
      <w:r w:rsidR="000D6E5D">
        <w:t>A rendszer arra is fel van készítve arra az esetre is, ha elveszítené az internetkapcsolatot. Folyamatosan tölti be előre a következő napok időjárási előrejelzések alapján a várhatóan szükséges öntözések időzítését.</w:t>
      </w:r>
      <w:r w:rsidR="00E52926">
        <w:t xml:space="preserve"> Működéséhez nem kell külső tápellátás, a beépített napelemnek és akkumulátornak köszönhetően </w:t>
      </w:r>
      <w:proofErr w:type="gramStart"/>
      <w:r w:rsidR="00E52926">
        <w:lastRenderedPageBreak/>
        <w:t>ideális</w:t>
      </w:r>
      <w:proofErr w:type="gramEnd"/>
      <w:r w:rsidR="00E52926">
        <w:t xml:space="preserve"> körülmények között akár teljesen töltés nélkül is képes operálni. </w:t>
      </w:r>
      <w:r w:rsidR="001B1587">
        <w:t>Egy szenzorhoz több növényt is be lehet regisztrálni</w:t>
      </w:r>
      <w:r w:rsidR="00455495">
        <w:t xml:space="preserve">, </w:t>
      </w:r>
      <w:r w:rsidR="00012884">
        <w:t xml:space="preserve">és </w:t>
      </w:r>
      <w:r w:rsidR="00455495">
        <w:t>25m</w:t>
      </w:r>
      <w:r w:rsidR="00455495" w:rsidRPr="00455495">
        <w:rPr>
          <w:vertAlign w:val="superscript"/>
        </w:rPr>
        <w:t>2</w:t>
      </w:r>
      <w:r w:rsidR="00455495">
        <w:rPr>
          <w:vertAlign w:val="superscript"/>
        </w:rPr>
        <w:t xml:space="preserve"> </w:t>
      </w:r>
      <w:r w:rsidR="00455495">
        <w:t>nagyjából az a terület, amit</w:t>
      </w:r>
      <w:r w:rsidR="00012884">
        <w:t xml:space="preserve"> egy egységgel</w:t>
      </w:r>
      <w:r w:rsidR="00455495">
        <w:t xml:space="preserve"> le </w:t>
      </w:r>
      <w:r w:rsidR="00012884">
        <w:t>lehet fedni. É</w:t>
      </w:r>
      <w:r w:rsidR="00455495">
        <w:t xml:space="preserve">rtelemszerűen, ha a kertünkbe többféle fényviszonnyal rendelkező terület van, vagy esetleg másfajta vízigényű növényeket szeretnénk egyszerre nevelni, akkor több szenzorra van szükség, és ha ezekhez szeretnénk külön öntözést, akkor annyi helyre kell venni egyet-egyet a szelepből is. Ez elég költséges lehet, tekintve hogy a </w:t>
      </w:r>
      <w:proofErr w:type="spellStart"/>
      <w:r w:rsidR="00455495">
        <w:t>Garden</w:t>
      </w:r>
      <w:proofErr w:type="spellEnd"/>
      <w:r w:rsidR="00455495">
        <w:t xml:space="preserve"> </w:t>
      </w:r>
      <w:proofErr w:type="spellStart"/>
      <w:r w:rsidR="00455495">
        <w:t>Sensor</w:t>
      </w:r>
      <w:proofErr w:type="spellEnd"/>
      <w:r w:rsidR="00455495">
        <w:t xml:space="preserve"> fogyasztói ára $100 dollár, a </w:t>
      </w:r>
      <w:proofErr w:type="spellStart"/>
      <w:r w:rsidR="00455495">
        <w:t>Water</w:t>
      </w:r>
      <w:proofErr w:type="spellEnd"/>
      <w:r w:rsidR="00455495">
        <w:t xml:space="preserve"> </w:t>
      </w:r>
      <w:proofErr w:type="spellStart"/>
      <w:r w:rsidR="00455495">
        <w:t>Valve</w:t>
      </w:r>
      <w:proofErr w:type="spellEnd"/>
      <w:r w:rsidR="00455495">
        <w:t>-ért pedig $60 dollárt kell otthagyni</w:t>
      </w:r>
      <w:r w:rsidR="00A13C8A">
        <w:t xml:space="preserve">a a vásárlónak. </w:t>
      </w:r>
      <w:r w:rsidR="00E52926">
        <w:t xml:space="preserve">Ez nem kevés pénz, viszont ezért egy elég összetett és jól átgondolt megoldást szállítanak. Ami szerintem még hiányzik ahhoz, hogy teljes legyen a rendszer, az a kiegészítő világítás arra az esetre, ha nem lenne elegendő a természetes fény, valamint az alkalmazás oldalán olvasott vélemények alapján a növényi adatbázis növelésére is szükség lenne. </w:t>
      </w:r>
      <w:r w:rsidR="00823AFC">
        <w:t>/*</w:t>
      </w:r>
      <w:r w:rsidR="00E52926">
        <w:t>Mindent összevetve egy nagyon elegáns megoldás.</w:t>
      </w:r>
      <w:r w:rsidR="00950745" w:rsidRPr="00950745">
        <w:t xml:space="preserve"> </w:t>
      </w:r>
      <w:r w:rsidR="00823AFC">
        <w:t>*/</w:t>
      </w:r>
    </w:p>
    <w:p w14:paraId="51F3D2F6" w14:textId="77777777" w:rsidR="00AD4A83" w:rsidRDefault="00D7199D" w:rsidP="00AD4A83">
      <w:pPr>
        <w:keepNext/>
        <w:ind w:firstLine="0"/>
        <w:jc w:val="center"/>
      </w:pPr>
      <w:r>
        <w:rPr>
          <w:noProof/>
          <w:lang w:eastAsia="hu-HU"/>
        </w:rPr>
        <w:drawing>
          <wp:inline distT="0" distB="0" distL="0" distR="0" wp14:anchorId="33785D9E" wp14:editId="2BAC38CA">
            <wp:extent cx="2941320" cy="2277110"/>
            <wp:effectExtent l="0" t="0" r="0" b="0"/>
            <wp:docPr id="3" name="Kép 3" descr="Edyn-Garden-Sens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yn-Garden-Sensor-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1320" cy="2277110"/>
                    </a:xfrm>
                    <a:prstGeom prst="rect">
                      <a:avLst/>
                    </a:prstGeom>
                    <a:noFill/>
                    <a:ln>
                      <a:noFill/>
                    </a:ln>
                  </pic:spPr>
                </pic:pic>
              </a:graphicData>
            </a:graphic>
          </wp:inline>
        </w:drawing>
      </w:r>
    </w:p>
    <w:commentRangeStart w:id="22"/>
    <w:p w14:paraId="11F11703" w14:textId="787B3E2B" w:rsidR="00950745" w:rsidRDefault="00F43E1A" w:rsidP="0004470D">
      <w:pPr>
        <w:pStyle w:val="Kpalrs"/>
        <w:pPrChange w:id="23" w:author="Windows-felhasználó" w:date="2017-12-05T21:24:00Z">
          <w:pPr>
            <w:pStyle w:val="Kpalrs"/>
          </w:pPr>
        </w:pPrChange>
      </w:pPr>
      <w:r>
        <w:fldChar w:fldCharType="begin"/>
      </w:r>
      <w:r>
        <w:instrText xml:space="preserve"> SEQ Garden_Sensor \* ARABIC </w:instrText>
      </w:r>
      <w:r>
        <w:fldChar w:fldCharType="separate"/>
      </w:r>
      <w:r w:rsidR="00AD4A83">
        <w:rPr>
          <w:noProof/>
        </w:rPr>
        <w:t>1</w:t>
      </w:r>
      <w:r>
        <w:rPr>
          <w:noProof/>
        </w:rPr>
        <w:fldChar w:fldCharType="end"/>
      </w:r>
      <w:r w:rsidR="00AD4A83">
        <w:t>.</w:t>
      </w:r>
      <w:r w:rsidR="004F2416">
        <w:t xml:space="preserve"> ábra:</w:t>
      </w:r>
      <w:r w:rsidR="00AD4A83">
        <w:t xml:space="preserve"> </w:t>
      </w:r>
      <w:proofErr w:type="spellStart"/>
      <w:r w:rsidR="00AD4A83">
        <w:t>Garden</w:t>
      </w:r>
      <w:proofErr w:type="spellEnd"/>
      <w:r w:rsidR="00AD4A83">
        <w:t xml:space="preserve"> </w:t>
      </w:r>
      <w:proofErr w:type="spellStart"/>
      <w:r w:rsidR="00AD4A83">
        <w:t>Sensor</w:t>
      </w:r>
      <w:proofErr w:type="spellEnd"/>
      <w:r w:rsidR="00950745">
        <w:t xml:space="preserve"> </w:t>
      </w:r>
      <w:commentRangeEnd w:id="22"/>
      <w:r w:rsidR="004F2416">
        <w:rPr>
          <w:rStyle w:val="Jegyzethivatkozs"/>
          <w:b w:val="0"/>
          <w:bCs w:val="0"/>
        </w:rPr>
        <w:commentReference w:id="22"/>
      </w:r>
      <w:ins w:id="24" w:author="Predi" w:date="2017-12-04T22:07:00Z">
        <w:r w:rsidR="00494485">
          <w:t>[1]</w:t>
        </w:r>
      </w:ins>
    </w:p>
    <w:p w14:paraId="690C9A4A" w14:textId="77777777" w:rsidR="00AD4A83" w:rsidRDefault="00D7199D" w:rsidP="00AD4A83">
      <w:pPr>
        <w:keepNext/>
        <w:ind w:firstLine="0"/>
        <w:jc w:val="center"/>
      </w:pPr>
      <w:r>
        <w:rPr>
          <w:noProof/>
          <w:lang w:eastAsia="hu-HU"/>
        </w:rPr>
        <w:drawing>
          <wp:inline distT="0" distB="0" distL="0" distR="0" wp14:anchorId="090B59D1" wp14:editId="13815A24">
            <wp:extent cx="2191385" cy="1587500"/>
            <wp:effectExtent l="0" t="0" r="0" b="0"/>
            <wp:docPr id="4" name="Kép 4" descr="edyn_web_slideshow_2_portr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yn_web_slideshow_2_portrait"/>
                    <pic:cNvPicPr>
                      <a:picLocks noChangeAspect="1" noChangeArrowheads="1"/>
                    </pic:cNvPicPr>
                  </pic:nvPicPr>
                  <pic:blipFill>
                    <a:blip r:embed="rId13" cstate="print">
                      <a:extLst>
                        <a:ext uri="{28A0092B-C50C-407E-A947-70E740481C1C}">
                          <a14:useLocalDpi xmlns:a14="http://schemas.microsoft.com/office/drawing/2010/main" val="0"/>
                        </a:ext>
                      </a:extLst>
                    </a:blip>
                    <a:srcRect t="44945"/>
                    <a:stretch>
                      <a:fillRect/>
                    </a:stretch>
                  </pic:blipFill>
                  <pic:spPr bwMode="auto">
                    <a:xfrm>
                      <a:off x="0" y="0"/>
                      <a:ext cx="2191385" cy="1587500"/>
                    </a:xfrm>
                    <a:prstGeom prst="rect">
                      <a:avLst/>
                    </a:prstGeom>
                    <a:noFill/>
                    <a:ln>
                      <a:noFill/>
                    </a:ln>
                  </pic:spPr>
                </pic:pic>
              </a:graphicData>
            </a:graphic>
          </wp:inline>
        </w:drawing>
      </w:r>
    </w:p>
    <w:p w14:paraId="2387FEAC" w14:textId="1E3A11E1" w:rsidR="00950745" w:rsidRDefault="004F2416" w:rsidP="0004470D">
      <w:pPr>
        <w:pStyle w:val="Kpalrs"/>
        <w:pPrChange w:id="25" w:author="Windows-felhasználó" w:date="2017-12-05T21:24:00Z">
          <w:pPr>
            <w:pStyle w:val="Kpalrs"/>
          </w:pPr>
        </w:pPrChange>
      </w:pPr>
      <w:r>
        <w:t>2</w:t>
      </w:r>
      <w:r w:rsidR="00AD4A83">
        <w:t>.</w:t>
      </w:r>
      <w:r>
        <w:t xml:space="preserve"> ábra</w:t>
      </w:r>
      <w:r w:rsidR="00401C0A">
        <w:t>:</w:t>
      </w:r>
      <w:r w:rsidR="00AD4A83">
        <w:t xml:space="preserve"> </w:t>
      </w:r>
      <w:proofErr w:type="spellStart"/>
      <w:r w:rsidR="00AD4A83">
        <w:t>Water</w:t>
      </w:r>
      <w:proofErr w:type="spellEnd"/>
      <w:r w:rsidR="00AD4A83">
        <w:t xml:space="preserve"> </w:t>
      </w:r>
      <w:proofErr w:type="spellStart"/>
      <w:r w:rsidR="00AD4A83">
        <w:t>Valve</w:t>
      </w:r>
      <w:proofErr w:type="spellEnd"/>
      <w:ins w:id="26" w:author="Predi" w:date="2017-12-04T22:07:00Z">
        <w:r w:rsidR="00494485">
          <w:t xml:space="preserve"> [1]</w:t>
        </w:r>
      </w:ins>
    </w:p>
    <w:p w14:paraId="3341D4A4" w14:textId="77777777" w:rsidR="00950745" w:rsidRDefault="00950745" w:rsidP="009204C3">
      <w:pPr>
        <w:ind w:firstLine="0"/>
      </w:pPr>
    </w:p>
    <w:p w14:paraId="7F876E57" w14:textId="77777777" w:rsidR="00AA478F" w:rsidRDefault="00AA478F">
      <w:pPr>
        <w:spacing w:after="0" w:line="240" w:lineRule="auto"/>
        <w:ind w:firstLine="0"/>
        <w:jc w:val="left"/>
      </w:pPr>
      <w:r>
        <w:br w:type="page"/>
      </w:r>
    </w:p>
    <w:p w14:paraId="09A10CD9" w14:textId="165CFDA2" w:rsidR="00EB5B77" w:rsidRDefault="00293D6F" w:rsidP="00F6404C">
      <w:pPr>
        <w:pStyle w:val="Cmsor3"/>
      </w:pPr>
      <w:bookmarkStart w:id="27" w:name="_Toc499328997"/>
      <w:proofErr w:type="spellStart"/>
      <w:r w:rsidRPr="00293D6F">
        <w:lastRenderedPageBreak/>
        <w:t>G</w:t>
      </w:r>
      <w:r>
        <w:t>reenIQ</w:t>
      </w:r>
      <w:proofErr w:type="spellEnd"/>
      <w:r w:rsidR="00401C0A">
        <w:t xml:space="preserve"> </w:t>
      </w:r>
      <w:r w:rsidR="00401C0A">
        <w:fldChar w:fldCharType="begin"/>
      </w:r>
      <w:r w:rsidR="00401C0A">
        <w:instrText xml:space="preserve"> REF _Ref498512775 \r \h </w:instrText>
      </w:r>
      <w:r w:rsidR="00401C0A">
        <w:fldChar w:fldCharType="separate"/>
      </w:r>
      <w:r w:rsidR="00401C0A">
        <w:t>[2]</w:t>
      </w:r>
      <w:bookmarkEnd w:id="27"/>
      <w:r w:rsidR="00401C0A">
        <w:fldChar w:fldCharType="end"/>
      </w:r>
    </w:p>
    <w:p w14:paraId="0276A373" w14:textId="6E736C76" w:rsidR="00950745" w:rsidRDefault="00306F8C" w:rsidP="009204C3">
      <w:r>
        <w:t xml:space="preserve">A </w:t>
      </w:r>
      <w:proofErr w:type="spellStart"/>
      <w:r>
        <w:t>G</w:t>
      </w:r>
      <w:r w:rsidR="00950745">
        <w:t>reenIQ</w:t>
      </w:r>
      <w:proofErr w:type="spellEnd"/>
      <w:r>
        <w:t xml:space="preserve"> más irányból közelíti meg a kert automatizálását. Nem annyira a különböző növények specifikus igényeit veszi figyelembe, hanem a vízfelhasználás optimális szinten tartását. Célja az, hogy átvegye a szerepét a régi fajta beépített öntöző berendezéseknek, amik a felhasználók által lettek beprogramozva, valószínűleg nem elég </w:t>
      </w:r>
      <w:r w:rsidR="00EF291F">
        <w:t>hatékonyan</w:t>
      </w:r>
      <w:r>
        <w:t>. Egy az egyben kiváltja a már meglévő vezérlőt, és ha már a kert be van építve öntözőrendszerrel, nincs is szükség másra</w:t>
      </w:r>
      <w:r w:rsidR="005913C5">
        <w:t>,</w:t>
      </w:r>
      <w:r w:rsidR="00645CF3">
        <w:t xml:space="preserve"> mint felkonfiguráljuk, és csatlakoztassuk a régi egység helyére</w:t>
      </w:r>
      <w:r>
        <w:t>.</w:t>
      </w:r>
      <w:r w:rsidR="005913C5">
        <w:t xml:space="preserve"> Wi</w:t>
      </w:r>
      <w:del w:id="28" w:author="Predi" w:date="2017-11-14T22:57:00Z">
        <w:r w:rsidR="005913C5" w:rsidDel="00EF291F">
          <w:delText>-</w:delText>
        </w:r>
      </w:del>
      <w:r w:rsidR="005913C5">
        <w:t>Fi</w:t>
      </w:r>
      <w:ins w:id="29" w:author="Predi" w:date="2017-11-14T22:57:00Z">
        <w:r w:rsidR="00EF291F">
          <w:t>-</w:t>
        </w:r>
      </w:ins>
      <w:r w:rsidR="005913C5">
        <w:t>n kapcsolódik az inter</w:t>
      </w:r>
      <w:r w:rsidR="00645CF3">
        <w:t xml:space="preserve">netre, és nem rendelkezik beépített akkumulátorral, így </w:t>
      </w:r>
      <w:r w:rsidR="00C62C21">
        <w:t xml:space="preserve">áramkimaradás esetén értelemszerűen szünetel a működés. </w:t>
      </w:r>
      <w:r w:rsidR="0070689E">
        <w:t xml:space="preserve">Több öntözési </w:t>
      </w:r>
      <w:proofErr w:type="gramStart"/>
      <w:r w:rsidR="0070689E">
        <w:t>zónát</w:t>
      </w:r>
      <w:proofErr w:type="gramEnd"/>
      <w:r w:rsidR="0070689E">
        <w:t xml:space="preserve"> képes kezelni, valamint az internetről letöltött adatok alapján vezérelheti a kerti világítást is.  </w:t>
      </w:r>
    </w:p>
    <w:p w14:paraId="1C691240" w14:textId="3E4D5601" w:rsidR="0070689E" w:rsidRDefault="00E2639D" w:rsidP="009204C3">
      <w:r>
        <w:t>A</w:t>
      </w:r>
      <w:r w:rsidR="00CA1A65">
        <w:t>z</w:t>
      </w:r>
      <w:r w:rsidR="0070689E">
        <w:t xml:space="preserve"> </w:t>
      </w:r>
      <w:r w:rsidR="00401C0A">
        <w:t xml:space="preserve">IoT </w:t>
      </w:r>
      <w:r w:rsidR="00EF291F">
        <w:rPr>
          <w:rStyle w:val="Jegyzethivatkozs"/>
        </w:rPr>
        <w:commentReference w:id="30"/>
      </w:r>
      <w:proofErr w:type="gramStart"/>
      <w:r w:rsidR="0070689E">
        <w:t>koncepciót</w:t>
      </w:r>
      <w:proofErr w:type="gramEnd"/>
      <w:r w:rsidR="0070689E">
        <w:t xml:space="preserve"> magas szinten valósítja meg.</w:t>
      </w:r>
      <w:r w:rsidR="008152B2">
        <w:t xml:space="preserve"> Létezik </w:t>
      </w:r>
      <w:proofErr w:type="gramStart"/>
      <w:r w:rsidR="008152B2">
        <w:t>kliense</w:t>
      </w:r>
      <w:proofErr w:type="gramEnd"/>
      <w:r w:rsidR="008152B2">
        <w:t xml:space="preserve"> a </w:t>
      </w:r>
      <w:commentRangeStart w:id="31"/>
      <w:r w:rsidR="008152B2">
        <w:t xml:space="preserve">nagyobb </w:t>
      </w:r>
      <w:commentRangeEnd w:id="31"/>
      <w:r w:rsidR="00EF291F">
        <w:rPr>
          <w:rStyle w:val="Jegyzethivatkozs"/>
        </w:rPr>
        <w:commentReference w:id="31"/>
      </w:r>
      <w:r w:rsidR="008152B2">
        <w:t>platformokra</w:t>
      </w:r>
      <w:r w:rsidR="00401C0A">
        <w:t xml:space="preserve">, mint IOS, </w:t>
      </w:r>
      <w:proofErr w:type="spellStart"/>
      <w:r w:rsidR="00401C0A">
        <w:t>Android</w:t>
      </w:r>
      <w:proofErr w:type="spellEnd"/>
      <w:r w:rsidR="00401C0A">
        <w:t>, és webböngészőn keresztül is használhatjuk</w:t>
      </w:r>
      <w:r w:rsidR="008152B2">
        <w:t>.</w:t>
      </w:r>
      <w:r w:rsidR="0070689E">
        <w:t xml:space="preserve"> Nem csak egyszerű szenzorok (talajnedvesség, vízfolyás érzékelő)</w:t>
      </w:r>
      <w:r w:rsidR="009203A3">
        <w:t xml:space="preserve"> jeleit használhatja </w:t>
      </w:r>
      <w:r w:rsidR="0070689E">
        <w:t xml:space="preserve">a legkedvezőbb öntözés meghatározásához, a helyi legközelebbi, vagy </w:t>
      </w:r>
      <w:r w:rsidR="009203A3">
        <w:t xml:space="preserve">az esetleges </w:t>
      </w:r>
      <w:r w:rsidR="0070689E">
        <w:t xml:space="preserve">saját </w:t>
      </w:r>
      <w:r w:rsidR="009203A3">
        <w:t xml:space="preserve">időjárás állomás adatait is képes lekérdezni. Ezeken felül irányítható Amazon </w:t>
      </w:r>
      <w:proofErr w:type="spellStart"/>
      <w:r w:rsidR="009203A3">
        <w:t>Echo</w:t>
      </w:r>
      <w:proofErr w:type="spellEnd"/>
      <w:r w:rsidR="009203A3">
        <w:t xml:space="preserve">, és Google Home segítségével is, ehhez az </w:t>
      </w:r>
      <w:r w:rsidR="009203A3" w:rsidRPr="009203A3">
        <w:rPr>
          <w:b/>
        </w:rPr>
        <w:t>IFTTT</w:t>
      </w:r>
      <w:r w:rsidR="009203A3">
        <w:t xml:space="preserve"> technológiát használja. Ez</w:t>
      </w:r>
      <w:r w:rsidR="00E56B7B">
        <w:t xml:space="preserve"> </w:t>
      </w:r>
      <w:proofErr w:type="gramStart"/>
      <w:r w:rsidR="00E56B7B">
        <w:t>a</w:t>
      </w:r>
      <w:proofErr w:type="gramEnd"/>
      <w:r w:rsidR="00E56B7B">
        <w:t xml:space="preserve"> </w:t>
      </w:r>
      <w:proofErr w:type="spellStart"/>
      <w:r w:rsidR="009203A3" w:rsidRPr="00E56B7B">
        <w:rPr>
          <w:b/>
        </w:rPr>
        <w:t>If</w:t>
      </w:r>
      <w:proofErr w:type="spellEnd"/>
      <w:r w:rsidR="009203A3" w:rsidRPr="00E56B7B">
        <w:rPr>
          <w:b/>
        </w:rPr>
        <w:t xml:space="preserve"> </w:t>
      </w:r>
      <w:proofErr w:type="spellStart"/>
      <w:r w:rsidR="009203A3" w:rsidRPr="00E56B7B">
        <w:rPr>
          <w:b/>
        </w:rPr>
        <w:t>This</w:t>
      </w:r>
      <w:proofErr w:type="spellEnd"/>
      <w:r w:rsidR="00E56B7B" w:rsidRPr="00E56B7B">
        <w:rPr>
          <w:b/>
        </w:rPr>
        <w:t xml:space="preserve"> Than </w:t>
      </w:r>
      <w:proofErr w:type="spellStart"/>
      <w:r w:rsidR="00E56B7B" w:rsidRPr="00E56B7B">
        <w:rPr>
          <w:b/>
        </w:rPr>
        <w:t>That</w:t>
      </w:r>
      <w:proofErr w:type="spellEnd"/>
      <w:r w:rsidR="00E56B7B">
        <w:t xml:space="preserve"> rövidítése</w:t>
      </w:r>
      <w:r w:rsidR="002D73A0">
        <w:t>, ami egy web-alapú technológia, ha valami (</w:t>
      </w:r>
      <w:proofErr w:type="spellStart"/>
      <w:r w:rsidR="002D73A0">
        <w:t>this</w:t>
      </w:r>
      <w:proofErr w:type="spellEnd"/>
      <w:r w:rsidR="002D73A0">
        <w:t xml:space="preserve">) </w:t>
      </w:r>
      <w:r w:rsidR="0049757A">
        <w:t>történik, akkor végrehajtja az u</w:t>
      </w:r>
      <w:r w:rsidR="00732782">
        <w:t>tasítást (</w:t>
      </w:r>
      <w:proofErr w:type="spellStart"/>
      <w:r w:rsidR="00732782">
        <w:t>that</w:t>
      </w:r>
      <w:proofErr w:type="spellEnd"/>
      <w:r w:rsidR="00732782">
        <w:t>).</w:t>
      </w:r>
      <w:r w:rsidR="002D73A0">
        <w:t xml:space="preserve"> </w:t>
      </w:r>
      <w:r w:rsidR="0049757A">
        <w:t xml:space="preserve">Összekapcsolható okosotthon vezérlő alkalmazásokkal, mint a </w:t>
      </w:r>
      <w:commentRangeStart w:id="32"/>
      <w:r w:rsidR="0049757A">
        <w:rPr>
          <w:b/>
        </w:rPr>
        <w:t>Gideon</w:t>
      </w:r>
      <w:r w:rsidR="00C35346">
        <w:rPr>
          <w:rStyle w:val="Lbjegyzet-hivatkozs"/>
          <w:b/>
        </w:rPr>
        <w:footnoteReference w:id="2"/>
      </w:r>
      <w:r w:rsidR="0049757A">
        <w:rPr>
          <w:b/>
        </w:rPr>
        <w:t xml:space="preserve"> </w:t>
      </w:r>
      <w:commentRangeEnd w:id="32"/>
      <w:r w:rsidR="00EF291F">
        <w:rPr>
          <w:rStyle w:val="Jegyzethivatkozs"/>
        </w:rPr>
        <w:commentReference w:id="32"/>
      </w:r>
      <w:r w:rsidR="0049757A">
        <w:t xml:space="preserve">vagy a </w:t>
      </w:r>
      <w:r w:rsidR="0049757A">
        <w:rPr>
          <w:b/>
        </w:rPr>
        <w:t>Muzzley</w:t>
      </w:r>
      <w:r w:rsidR="0049757A">
        <w:t xml:space="preserve">, amik célja az, hogy a legtöbb okosotthon rendszernek nyújtsanak egy összpontosított felületet, ezzel könnyítve a felhasználó dolgát. Azon felül, hogy a kerti öntözést sokkal kényelmesebbé teszi, biztonsági </w:t>
      </w:r>
      <w:proofErr w:type="gramStart"/>
      <w:r w:rsidR="0049757A">
        <w:t>funkciót</w:t>
      </w:r>
      <w:proofErr w:type="gramEnd"/>
      <w:r w:rsidR="0049757A">
        <w:t xml:space="preserve"> is betölthet a </w:t>
      </w:r>
      <w:proofErr w:type="spellStart"/>
      <w:r w:rsidR="0049757A">
        <w:t>GreenIQ</w:t>
      </w:r>
      <w:proofErr w:type="spellEnd"/>
      <w:r w:rsidR="008152B2">
        <w:t>. Ha a</w:t>
      </w:r>
      <w:r w:rsidR="0049757A">
        <w:t xml:space="preserve"> </w:t>
      </w:r>
      <w:proofErr w:type="spellStart"/>
      <w:r w:rsidR="0049757A">
        <w:rPr>
          <w:b/>
        </w:rPr>
        <w:t>Nest</w:t>
      </w:r>
      <w:proofErr w:type="spellEnd"/>
      <w:r w:rsidR="0049757A">
        <w:t xml:space="preserve"> otthonfigyelő rendszer füst </w:t>
      </w:r>
      <w:r w:rsidR="008152B2">
        <w:t xml:space="preserve">érzékelője túl magas értéket mér, beindít egy öntözési ciklust az összes </w:t>
      </w:r>
      <w:proofErr w:type="gramStart"/>
      <w:r w:rsidR="008152B2">
        <w:t>zónában</w:t>
      </w:r>
      <w:proofErr w:type="gramEnd"/>
      <w:r w:rsidR="008152B2">
        <w:t xml:space="preserve">, ezáltal nedvesen tartja a ház környékét, ezáltal segítve a tűz esetleges terjedésének a megakadályozását. </w:t>
      </w:r>
    </w:p>
    <w:p w14:paraId="05EDDFD2" w14:textId="77777777" w:rsidR="00AA478F" w:rsidRDefault="00D7199D" w:rsidP="00AA478F">
      <w:pPr>
        <w:keepNext/>
        <w:jc w:val="center"/>
      </w:pPr>
      <w:r>
        <w:rPr>
          <w:noProof/>
          <w:lang w:eastAsia="hu-HU"/>
        </w:rPr>
        <w:lastRenderedPageBreak/>
        <w:drawing>
          <wp:inline distT="0" distB="0" distL="0" distR="0" wp14:anchorId="646BE38A" wp14:editId="1A052021">
            <wp:extent cx="2750317" cy="1615695"/>
            <wp:effectExtent l="0" t="0" r="0" b="3810"/>
            <wp:docPr id="5" name="Kép 5" descr="Screen-Shot-2016-04-26-at-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2016-04-26-at-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1554" cy="1628171"/>
                    </a:xfrm>
                    <a:prstGeom prst="rect">
                      <a:avLst/>
                    </a:prstGeom>
                    <a:noFill/>
                    <a:ln>
                      <a:noFill/>
                    </a:ln>
                  </pic:spPr>
                </pic:pic>
              </a:graphicData>
            </a:graphic>
          </wp:inline>
        </w:drawing>
      </w:r>
    </w:p>
    <w:p w14:paraId="11B0391C" w14:textId="30C9EF0A" w:rsidR="008152B2" w:rsidRPr="0049757A" w:rsidRDefault="00401C0A" w:rsidP="0004470D">
      <w:pPr>
        <w:pStyle w:val="Kpalrs"/>
        <w:pPrChange w:id="33" w:author="Windows-felhasználó" w:date="2017-12-05T21:24:00Z">
          <w:pPr>
            <w:pStyle w:val="Kpalrs"/>
          </w:pPr>
        </w:pPrChange>
      </w:pPr>
      <w:r>
        <w:t xml:space="preserve">3. ábra: </w:t>
      </w:r>
      <w:proofErr w:type="spellStart"/>
      <w:r>
        <w:t>GreenIQ</w:t>
      </w:r>
      <w:proofErr w:type="spellEnd"/>
      <w:ins w:id="34" w:author="Predi" w:date="2017-12-04T22:06:00Z">
        <w:r w:rsidR="00494485">
          <w:t xml:space="preserve"> [2]</w:t>
        </w:r>
      </w:ins>
    </w:p>
    <w:p w14:paraId="308B9507" w14:textId="0926352F" w:rsidR="006835CB" w:rsidRDefault="00AA478F" w:rsidP="00F6404C">
      <w:pPr>
        <w:pStyle w:val="Cmsor3"/>
      </w:pPr>
      <w:bookmarkStart w:id="35" w:name="_Toc499328998"/>
      <w:proofErr w:type="spellStart"/>
      <w:r>
        <w:t>PlantLink</w:t>
      </w:r>
      <w:proofErr w:type="spellEnd"/>
      <w:r w:rsidR="00BB4522">
        <w:t xml:space="preserve"> </w:t>
      </w:r>
      <w:r w:rsidR="00BB4522">
        <w:fldChar w:fldCharType="begin"/>
      </w:r>
      <w:r w:rsidR="00BB4522">
        <w:instrText xml:space="preserve"> REF _Ref498513877 \r \h </w:instrText>
      </w:r>
      <w:r w:rsidR="00BB4522">
        <w:fldChar w:fldCharType="separate"/>
      </w:r>
      <w:r w:rsidR="00BB4522">
        <w:t>[3]</w:t>
      </w:r>
      <w:bookmarkEnd w:id="35"/>
      <w:r w:rsidR="00BB4522">
        <w:fldChar w:fldCharType="end"/>
      </w:r>
    </w:p>
    <w:p w14:paraId="75E10DAC" w14:textId="6B797497" w:rsidR="008152B2" w:rsidRDefault="0021709B" w:rsidP="00E2639D">
      <w:r>
        <w:t xml:space="preserve">A </w:t>
      </w:r>
      <w:proofErr w:type="spellStart"/>
      <w:r>
        <w:t>PlantLink</w:t>
      </w:r>
      <w:proofErr w:type="spellEnd"/>
      <w:r>
        <w:t xml:space="preserve"> kínálja a legkisebb funkcionalitást, cseréb</w:t>
      </w:r>
      <w:r w:rsidR="00592900">
        <w:t xml:space="preserve">e a </w:t>
      </w:r>
      <w:r>
        <w:t xml:space="preserve">kedvezőbb árért, </w:t>
      </w:r>
      <w:r w:rsidR="002509CB">
        <w:t>és a használat egyszerűségéért. Két részből áll, a központi egységből és a szenzorból.</w:t>
      </w:r>
      <w:r w:rsidR="00592900">
        <w:t xml:space="preserve"> A központi egységre az otthoni </w:t>
      </w:r>
      <w:proofErr w:type="spellStart"/>
      <w:r w:rsidR="00592900">
        <w:t>routerre</w:t>
      </w:r>
      <w:proofErr w:type="spellEnd"/>
      <w:r w:rsidR="00592900">
        <w:t xml:space="preserve"> csatlakozik egy </w:t>
      </w:r>
      <w:r w:rsidR="00EF291F">
        <w:t>Ethernet hálózaton</w:t>
      </w:r>
      <w:r w:rsidR="00592900">
        <w:t xml:space="preserve">, hozzá pedig 64 szenzor csatlakozhat egyszerre, ezek az alacsony frekvenciás </w:t>
      </w:r>
      <w:r w:rsidR="00EF291F">
        <w:t>rádió</w:t>
      </w:r>
      <w:r w:rsidR="00592900">
        <w:t>jelnek köszönhetően elég távol, akár 100 mét</w:t>
      </w:r>
      <w:r w:rsidR="008C6ABB">
        <w:t>erre is lehetnek az állomástól</w:t>
      </w:r>
      <w:r w:rsidR="00592900">
        <w:t xml:space="preserve">. Egy szenzor felkonfigurálásához szükség van a talaj és növény típusára. </w:t>
      </w:r>
      <w:r w:rsidR="002509CB">
        <w:t>Egyedül a talajnedvesség mérésére képes, ez alapján tesz ajánlást az öntözések időpontjára, viszont mennyiségére nem</w:t>
      </w:r>
      <w:r w:rsidR="00592900">
        <w:t xml:space="preserve">, ezért inkább tapasztaltabb kertészek számára lehet </w:t>
      </w:r>
      <w:proofErr w:type="gramStart"/>
      <w:r w:rsidR="00592900">
        <w:t>ideális</w:t>
      </w:r>
      <w:proofErr w:type="gramEnd"/>
      <w:r w:rsidR="002509CB">
        <w:t>.</w:t>
      </w:r>
      <w:r w:rsidR="008C6ABB">
        <w:t xml:space="preserve"> A kezdő csomag $79-be kerül, ami tartalmaz egy állomást és egy szenzort, ezen felül minden újabb szenzor plusz $35. </w:t>
      </w:r>
    </w:p>
    <w:p w14:paraId="7A087466" w14:textId="77777777" w:rsidR="00CA1A65" w:rsidRDefault="008C6ABB">
      <w:pPr>
        <w:keepNext/>
        <w:jc w:val="center"/>
        <w:pPrChange w:id="36" w:author="Windows-felhasználó" w:date="2017-11-15T15:01:00Z">
          <w:pPr>
            <w:jc w:val="center"/>
          </w:pPr>
        </w:pPrChange>
      </w:pPr>
      <w:r>
        <w:rPr>
          <w:noProof/>
          <w:lang w:eastAsia="hu-HU"/>
        </w:rPr>
        <w:drawing>
          <wp:inline distT="0" distB="0" distL="0" distR="0" wp14:anchorId="51AE5EDD" wp14:editId="297A2C10">
            <wp:extent cx="2863969" cy="1909487"/>
            <wp:effectExtent l="0" t="0" r="0" b="0"/>
            <wp:docPr id="8" name="Kép 8" descr="https://inhabitat.com/wp-content/blogs.dir/1/files/2014/04/PlantL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nhabitat.com/wp-content/blogs.dir/1/files/2014/04/PlantLink.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3987" cy="1916167"/>
                    </a:xfrm>
                    <a:prstGeom prst="rect">
                      <a:avLst/>
                    </a:prstGeom>
                    <a:noFill/>
                    <a:ln>
                      <a:noFill/>
                    </a:ln>
                  </pic:spPr>
                </pic:pic>
              </a:graphicData>
            </a:graphic>
          </wp:inline>
        </w:drawing>
      </w:r>
    </w:p>
    <w:p w14:paraId="55D68169" w14:textId="6E6F34AD" w:rsidR="00652277" w:rsidRDefault="00CA1A65" w:rsidP="0004470D">
      <w:pPr>
        <w:pStyle w:val="Kpalrs"/>
        <w:pPrChange w:id="37" w:author="Windows-felhasználó" w:date="2017-12-05T21:24:00Z">
          <w:pPr>
            <w:jc w:val="center"/>
          </w:pPr>
        </w:pPrChange>
      </w:pPr>
      <w:r>
        <w:t xml:space="preserve">4. ábra: </w:t>
      </w:r>
      <w:proofErr w:type="spellStart"/>
      <w:r>
        <w:t>PlantLink</w:t>
      </w:r>
      <w:proofErr w:type="spellEnd"/>
      <w:ins w:id="38" w:author="Predi" w:date="2017-12-04T22:06:00Z">
        <w:r w:rsidR="00494485">
          <w:t xml:space="preserve"> [3]</w:t>
        </w:r>
      </w:ins>
    </w:p>
    <w:p w14:paraId="342D014A" w14:textId="77777777" w:rsidR="00841630" w:rsidRDefault="00765B07" w:rsidP="00F6404C">
      <w:pPr>
        <w:pStyle w:val="Cmsor3"/>
      </w:pPr>
      <w:bookmarkStart w:id="39" w:name="_Toc499328999"/>
      <w:proofErr w:type="spellStart"/>
      <w:r>
        <w:t>Grove</w:t>
      </w:r>
      <w:proofErr w:type="spellEnd"/>
      <w:r>
        <w:t xml:space="preserve"> </w:t>
      </w:r>
      <w:proofErr w:type="spellStart"/>
      <w:r>
        <w:t>Smart</w:t>
      </w:r>
      <w:proofErr w:type="spellEnd"/>
      <w:r>
        <w:t xml:space="preserve"> </w:t>
      </w:r>
      <w:proofErr w:type="spellStart"/>
      <w:r>
        <w:t>Plant</w:t>
      </w:r>
      <w:proofErr w:type="spellEnd"/>
      <w:r>
        <w:t xml:space="preserve"> </w:t>
      </w:r>
      <w:proofErr w:type="spellStart"/>
      <w:r>
        <w:t>Care</w:t>
      </w:r>
      <w:proofErr w:type="spellEnd"/>
      <w:r>
        <w:t xml:space="preserve"> Kit</w:t>
      </w:r>
      <w:bookmarkEnd w:id="39"/>
    </w:p>
    <w:p w14:paraId="3D97427C" w14:textId="1054E8A7" w:rsidR="00513823" w:rsidRDefault="00513823" w:rsidP="00513823">
      <w:r>
        <w:t xml:space="preserve">A következő példa inkább azoknak szól, akik szívesen barkácsolnak. A </w:t>
      </w:r>
      <w:proofErr w:type="spellStart"/>
      <w:r>
        <w:t>Grove</w:t>
      </w:r>
      <w:proofErr w:type="spellEnd"/>
      <w:r>
        <w:t xml:space="preserve"> </w:t>
      </w:r>
      <w:proofErr w:type="spellStart"/>
      <w:r>
        <w:t>Smart</w:t>
      </w:r>
      <w:proofErr w:type="spellEnd"/>
      <w:r>
        <w:t xml:space="preserve"> </w:t>
      </w:r>
      <w:proofErr w:type="spellStart"/>
      <w:r>
        <w:t>Plant</w:t>
      </w:r>
      <w:proofErr w:type="spellEnd"/>
      <w:r>
        <w:t xml:space="preserve"> </w:t>
      </w:r>
      <w:proofErr w:type="spellStart"/>
      <w:r>
        <w:t>Care</w:t>
      </w:r>
      <w:proofErr w:type="spellEnd"/>
      <w:r>
        <w:t xml:space="preserve"> Kit egy kevés részből álló készlet, amit a meglévő </w:t>
      </w:r>
      <w:proofErr w:type="spellStart"/>
      <w:r>
        <w:t>Arduino</w:t>
      </w:r>
      <w:proofErr w:type="spellEnd"/>
      <w:r>
        <w:t xml:space="preserve"> </w:t>
      </w:r>
      <w:del w:id="40" w:author="Windows-felhasználó" w:date="2017-11-15T15:02:00Z">
        <w:r w:rsidR="00E6270C" w:rsidDel="00CA1A65">
          <w:delText xml:space="preserve"> </w:delText>
        </w:r>
      </w:del>
      <w:r w:rsidR="00E6270C">
        <w:t xml:space="preserve">mikrokontrolleres fejlesztőkártyánkhoz </w:t>
      </w:r>
      <w:r>
        <w:t>vásárolhatunk meg.</w:t>
      </w:r>
      <w:r w:rsidR="00CC2DFA">
        <w:t xml:space="preserve"> Azoknak ajánlott, akik most ismerkednek az </w:t>
      </w:r>
      <w:proofErr w:type="spellStart"/>
      <w:r w:rsidR="00CC2DFA">
        <w:t>Arduino</w:t>
      </w:r>
      <w:proofErr w:type="spellEnd"/>
      <w:r w:rsidR="00CC2DFA">
        <w:t xml:space="preserve"> világával. Aki megvásárolja, kézhez kap egy csomagot, ami </w:t>
      </w:r>
      <w:r w:rsidR="00CC2DFA">
        <w:lastRenderedPageBreak/>
        <w:t xml:space="preserve">tartalmazza a </w:t>
      </w:r>
      <w:proofErr w:type="gramStart"/>
      <w:r w:rsidR="00CC2DFA">
        <w:t>komponenseket</w:t>
      </w:r>
      <w:proofErr w:type="gramEnd"/>
      <w:r w:rsidR="00CC2DFA">
        <w:t>, ami egy egyszerű öntöző és állapotmegfigyelő rendszerhez szükséges.</w:t>
      </w:r>
      <w:del w:id="41" w:author="Windows-felhasználó" w:date="2017-11-15T15:08:00Z">
        <w:r w:rsidDel="00CC2DFA">
          <w:delText xml:space="preserve"> </w:delText>
        </w:r>
      </w:del>
    </w:p>
    <w:p w14:paraId="43E324A1" w14:textId="02432A12" w:rsidR="00CC2DFA" w:rsidRPr="00513823" w:rsidRDefault="00CC2DFA" w:rsidP="00513823">
      <w:r>
        <w:t>Nyílt forráskódú projekt, így tökéletes lehet olyan emberek számára, akik szeretnék megérteni egy ilyen rendszer működését, hogyan</w:t>
      </w:r>
      <w:r w:rsidR="006D7196">
        <w:t xml:space="preserve"> működik együtt az </w:t>
      </w:r>
      <w:proofErr w:type="spellStart"/>
      <w:r w:rsidR="006D7196">
        <w:t>Arduino</w:t>
      </w:r>
      <w:proofErr w:type="spellEnd"/>
      <w:r w:rsidR="006D7196">
        <w:t xml:space="preserve"> a szenzorokkal és beavatkozókkal, hogyan kell rá programot írni.</w:t>
      </w:r>
      <w:r>
        <w:t xml:space="preserve"> </w:t>
      </w:r>
    </w:p>
    <w:p w14:paraId="34A676AD" w14:textId="77777777" w:rsidR="006D7196" w:rsidRDefault="008C6ABB">
      <w:pPr>
        <w:keepNext/>
        <w:jc w:val="center"/>
        <w:pPrChange w:id="42" w:author="Windows-felhasználó" w:date="2017-11-15T15:20:00Z">
          <w:pPr>
            <w:jc w:val="center"/>
          </w:pPr>
        </w:pPrChange>
      </w:pPr>
      <w:r>
        <w:rPr>
          <w:noProof/>
          <w:lang w:eastAsia="hu-HU"/>
        </w:rPr>
        <w:drawing>
          <wp:inline distT="0" distB="0" distL="0" distR="0" wp14:anchorId="4EF92B3E" wp14:editId="47FCC3A9">
            <wp:extent cx="2898475" cy="2174753"/>
            <wp:effectExtent l="0" t="0" r="0" b="0"/>
            <wp:docPr id="9" name="Kép 9" descr="https://statics3.seeedstudio.com/product/110060130%204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tatics3.seeedstudio.com/product/110060130%204_0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9609" cy="2183107"/>
                    </a:xfrm>
                    <a:prstGeom prst="rect">
                      <a:avLst/>
                    </a:prstGeom>
                    <a:noFill/>
                    <a:ln>
                      <a:noFill/>
                    </a:ln>
                  </pic:spPr>
                </pic:pic>
              </a:graphicData>
            </a:graphic>
          </wp:inline>
        </w:drawing>
      </w:r>
    </w:p>
    <w:p w14:paraId="6EDE5746" w14:textId="4A687E47" w:rsidR="0021709B" w:rsidRPr="0021709B" w:rsidDel="00CC2DFA" w:rsidRDefault="006D7196">
      <w:pPr>
        <w:pStyle w:val="Kpalrs"/>
        <w:rPr>
          <w:del w:id="43" w:author="Windows-felhasználó" w:date="2017-11-15T15:13:00Z"/>
        </w:rPr>
        <w:pPrChange w:id="44" w:author="Windows-felhasználó" w:date="2017-11-15T20:31:00Z">
          <w:pPr>
            <w:jc w:val="center"/>
          </w:pPr>
        </w:pPrChange>
      </w:pPr>
      <w:r>
        <w:t xml:space="preserve">5. ábra: </w:t>
      </w:r>
      <w:proofErr w:type="spellStart"/>
      <w:r>
        <w:t>Grove</w:t>
      </w:r>
      <w:proofErr w:type="spellEnd"/>
      <w:r>
        <w:t xml:space="preserve"> </w:t>
      </w:r>
      <w:proofErr w:type="spellStart"/>
      <w:r>
        <w:t>Smart</w:t>
      </w:r>
      <w:proofErr w:type="spellEnd"/>
      <w:r>
        <w:t xml:space="preserve"> </w:t>
      </w:r>
      <w:proofErr w:type="spellStart"/>
      <w:r>
        <w:t>Plant</w:t>
      </w:r>
      <w:proofErr w:type="spellEnd"/>
      <w:r>
        <w:t xml:space="preserve"> </w:t>
      </w:r>
      <w:proofErr w:type="spellStart"/>
      <w:r>
        <w:t>Care</w:t>
      </w:r>
      <w:proofErr w:type="spellEnd"/>
      <w:r>
        <w:t xml:space="preserve"> Kit</w:t>
      </w:r>
      <w:ins w:id="45" w:author="Predi" w:date="2017-12-04T22:07:00Z">
        <w:r w:rsidR="0093168B">
          <w:t xml:space="preserve"> [HIVATKOZÁS]</w:t>
        </w:r>
      </w:ins>
    </w:p>
    <w:p w14:paraId="764A4CB7" w14:textId="77777777" w:rsidR="00B4131E" w:rsidRPr="00B4131E" w:rsidRDefault="00B4131E" w:rsidP="00CC2DFA">
      <w:pPr>
        <w:jc w:val="center"/>
        <w:rPr>
          <w:color w:val="0000FF"/>
          <w:u w:val="single"/>
        </w:rPr>
      </w:pPr>
    </w:p>
    <w:p w14:paraId="1B6DFA4D" w14:textId="77777777" w:rsidR="00765B07" w:rsidRDefault="00732782" w:rsidP="00765B07">
      <w:pPr>
        <w:pStyle w:val="Cmsor2"/>
      </w:pPr>
      <w:bookmarkStart w:id="46" w:name="_Toc499329000"/>
      <w:r>
        <w:t xml:space="preserve">Hardver </w:t>
      </w:r>
      <w:r w:rsidR="00AD4A83">
        <w:t>Technológiák</w:t>
      </w:r>
      <w:bookmarkEnd w:id="46"/>
    </w:p>
    <w:p w14:paraId="65280C26" w14:textId="77777777" w:rsidR="00DD050B" w:rsidRDefault="00FB2E01" w:rsidP="00F21602">
      <w:r>
        <w:t xml:space="preserve">A fentebb felsorolt termékek már olyan célhardvert használtak, amit kifejezetten ezekre az alkalmazásokra fejlesztett a gyártó. </w:t>
      </w:r>
      <w:r w:rsidR="00033945">
        <w:t>Ha nagy mennyiségű termelés a cél, ennek a specifikus hardvernek a megalkotása fontos, mivel azzal, hogy csak a legkisebb szükséges halmazra redukálja a képességeit, nagyban csökkenti az előállítási költséget. Egy egységen a</w:t>
      </w:r>
      <w:r w:rsidR="00DD050B">
        <w:t xml:space="preserve"> fél</w:t>
      </w:r>
      <w:r w:rsidR="00033945">
        <w:t xml:space="preserve">dollárnyi költség megtakarítása elsőre nem tűnik </w:t>
      </w:r>
      <w:r w:rsidR="00DD050B">
        <w:t xml:space="preserve">olyan </w:t>
      </w:r>
      <w:r w:rsidR="00033945">
        <w:t xml:space="preserve">soknak, viszont ha ebből sikerül eladni mondjuk egy millió darabot, akkor máris fél millió dollárt spórolt a gyártó, amit sok fontos dologra költhet, fejlesztésre, terjeszkedésre, </w:t>
      </w:r>
      <w:proofErr w:type="gramStart"/>
      <w:r w:rsidR="00033945">
        <w:t>reklámra</w:t>
      </w:r>
      <w:proofErr w:type="gramEnd"/>
      <w:r w:rsidR="00033945">
        <w:t>.</w:t>
      </w:r>
    </w:p>
    <w:p w14:paraId="4C670624" w14:textId="34D61C75" w:rsidR="00DD6C62" w:rsidRDefault="00DD050B" w:rsidP="00B77847">
      <w:r>
        <w:t xml:space="preserve">Számomra és a többi </w:t>
      </w:r>
      <w:proofErr w:type="spellStart"/>
      <w:r w:rsidR="00E973AB">
        <w:t>hobbista</w:t>
      </w:r>
      <w:proofErr w:type="spellEnd"/>
      <w:ins w:id="47" w:author="Predi" w:date="2017-11-14T23:05:00Z">
        <w:r w:rsidR="005B130E">
          <w:t>,</w:t>
        </w:r>
      </w:ins>
      <w:r w:rsidR="00E973AB">
        <w:t xml:space="preserve"> építgetni szerető emberek számára más szempontok a</w:t>
      </w:r>
      <w:r w:rsidR="0012576A">
        <w:t xml:space="preserve">z érdekesek. Fontos általában, hogy az irányító egység sokoldalú legyen, mivel </w:t>
      </w:r>
      <w:r w:rsidR="00537DE6">
        <w:t xml:space="preserve">a projekteknél sok a </w:t>
      </w:r>
      <w:r w:rsidR="00B77847">
        <w:t xml:space="preserve">próbálkozás, sokszor ki kell próbálni különböző megoldásokat. Emiatt, a </w:t>
      </w:r>
      <w:r w:rsidR="0081221A">
        <w:t xml:space="preserve">hobbiépítők egyik legjobb barátai a nem régen megjelent kicsi, egyetlen áramköri lapra integrált számítógépek. Rendelkeznek processzorral, memóriával, </w:t>
      </w:r>
      <w:r w:rsidR="00C3596A">
        <w:t>háttértárral</w:t>
      </w:r>
      <w:r w:rsidR="005F776A">
        <w:t xml:space="preserve">, </w:t>
      </w:r>
      <w:r w:rsidR="00C3596A">
        <w:t>szóval mindennel, ami</w:t>
      </w:r>
      <w:r w:rsidR="005F776A">
        <w:t>t</w:t>
      </w:r>
      <w:r w:rsidR="00C3596A">
        <w:t xml:space="preserve"> egy teljesen </w:t>
      </w:r>
      <w:proofErr w:type="gramStart"/>
      <w:r w:rsidR="00C3596A">
        <w:t>funkcionális</w:t>
      </w:r>
      <w:proofErr w:type="gramEnd"/>
      <w:r w:rsidR="00C3596A">
        <w:t xml:space="preserve"> számítógépnek tartalmaznia kell.</w:t>
      </w:r>
      <w:r w:rsidR="0081221A">
        <w:t xml:space="preserve"> Ezek általában nagyjából bankkártya méretű kis teljesítményű gépek, amelyeken teljesértékű számítógép</w:t>
      </w:r>
      <w:r w:rsidR="00C3596A">
        <w:t>es operációs rendszerek futnak</w:t>
      </w:r>
      <w:r w:rsidR="003B4C2D">
        <w:t>, ami általában Linuxnak valamely változata, valamint változatos IO-</w:t>
      </w:r>
      <w:proofErr w:type="spellStart"/>
      <w:r w:rsidR="003B4C2D">
        <w:t>val</w:t>
      </w:r>
      <w:proofErr w:type="spellEnd"/>
      <w:r w:rsidR="003B4C2D">
        <w:t xml:space="preserve"> szerelik őket.</w:t>
      </w:r>
      <w:r w:rsidR="00F93270">
        <w:t xml:space="preserve"> A funkcionalitásukhoz képest </w:t>
      </w:r>
      <w:del w:id="48" w:author="Windows-felhasználó" w:date="2017-11-15T13:06:00Z">
        <w:r w:rsidR="003B4C2D" w:rsidDel="00F93270">
          <w:delText xml:space="preserve"> </w:delText>
        </w:r>
      </w:del>
      <w:r w:rsidR="00F93270">
        <w:t>olcsók</w:t>
      </w:r>
      <w:commentRangeStart w:id="49"/>
      <w:del w:id="50" w:author="Windows-felhasználó" w:date="2017-11-15T13:08:00Z">
        <w:r w:rsidR="003B4C2D" w:rsidDel="00F93270">
          <w:delText>Olcsók</w:delText>
        </w:r>
        <w:commentRangeEnd w:id="49"/>
        <w:r w:rsidR="005B130E" w:rsidDel="00F93270">
          <w:rPr>
            <w:rStyle w:val="Jegyzethivatkozs"/>
          </w:rPr>
          <w:commentReference w:id="49"/>
        </w:r>
      </w:del>
      <w:r w:rsidR="003B4C2D">
        <w:t xml:space="preserve">, </w:t>
      </w:r>
      <w:r w:rsidR="003B4C2D">
        <w:lastRenderedPageBreak/>
        <w:t xml:space="preserve">a kis méret miatt könnyen kezelhetők, sok helyre beépíthetők, a </w:t>
      </w:r>
      <w:r w:rsidR="00DD6C62">
        <w:t>számítógépes OS miatt pedig a felhasználási lehetőségeinek csak a programozójának képességei szabnak határt.</w:t>
      </w:r>
    </w:p>
    <w:p w14:paraId="276361FB" w14:textId="77777777" w:rsidR="00B77847" w:rsidRDefault="00B77847" w:rsidP="00F6404C">
      <w:pPr>
        <w:pStyle w:val="Cmsor3"/>
      </w:pPr>
      <w:bookmarkStart w:id="51" w:name="_Toc499329001"/>
      <w:proofErr w:type="spellStart"/>
      <w:r>
        <w:t>Raspberry</w:t>
      </w:r>
      <w:proofErr w:type="spellEnd"/>
      <w:r>
        <w:t xml:space="preserve"> Pi</w:t>
      </w:r>
      <w:bookmarkEnd w:id="51"/>
    </w:p>
    <w:p w14:paraId="2AB297ED" w14:textId="42392896" w:rsidR="00DD6C62" w:rsidRDefault="00DD6C62" w:rsidP="00DD6C62">
      <w:r>
        <w:t xml:space="preserve">A </w:t>
      </w:r>
      <w:r w:rsidR="001210F8">
        <w:t xml:space="preserve">legelterjedtebb </w:t>
      </w:r>
      <w:r>
        <w:t xml:space="preserve">ilyen </w:t>
      </w:r>
      <w:r w:rsidR="001210F8">
        <w:t xml:space="preserve">eszköz </w:t>
      </w:r>
      <w:r>
        <w:t xml:space="preserve">a </w:t>
      </w:r>
      <w:proofErr w:type="spellStart"/>
      <w:r>
        <w:t>Raspberry</w:t>
      </w:r>
      <w:proofErr w:type="spellEnd"/>
      <w:r>
        <w:t xml:space="preserve"> Pi. </w:t>
      </w:r>
      <w:r w:rsidR="001210F8">
        <w:t xml:space="preserve">Ezt a kis </w:t>
      </w:r>
      <w:proofErr w:type="gramStart"/>
      <w:r w:rsidR="001210F8">
        <w:t>komputert</w:t>
      </w:r>
      <w:proofErr w:type="gramEnd"/>
      <w:r w:rsidR="001210F8">
        <w:t xml:space="preserve"> eredetileg oktatási célból fejlesztették ki, hogy bevezessék az iskolásokat a számítástechnika világába</w:t>
      </w:r>
      <w:del w:id="52" w:author="Predi" w:date="2017-11-14T23:07:00Z">
        <w:r w:rsidR="001210F8" w:rsidDel="005B130E">
          <w:delText>,</w:delText>
        </w:r>
      </w:del>
      <w:r w:rsidR="001210F8">
        <w:t xml:space="preserve"> és, hogy olcsóságával a fejlődő országokban is alternatíva legyen az egyszerűbb, számítógépet igénylő feladatok megoldásához. A termék sokkal sikeresebb lett, mint várták, mivel képességei nem csak oktatási célra teszik alkalmassá, hanem akár robotok, beágyazott okos rendszerek alapjának is. 2012-ben adták ki</w:t>
      </w:r>
      <w:r w:rsidR="0092163E">
        <w:t xml:space="preserve"> az első Pi-t</w:t>
      </w:r>
      <w:r w:rsidR="001210F8">
        <w:t>,</w:t>
      </w:r>
      <w:r w:rsidR="0092163E">
        <w:t xml:space="preserve"> és</w:t>
      </w:r>
      <w:r w:rsidR="001210F8">
        <w:t xml:space="preserve"> öt éves pályafutása alatt </w:t>
      </w:r>
      <w:r w:rsidR="0092163E">
        <w:t xml:space="preserve">több mint 12 milliót adtak el belőle, ezzel elnyerve a legtöbbet eladott </w:t>
      </w:r>
      <w:r w:rsidR="005B130E">
        <w:t xml:space="preserve">brit </w:t>
      </w:r>
      <w:r w:rsidR="0092163E">
        <w:t>számítógép, és a világ harmadik legtöbbet eladott á</w:t>
      </w:r>
      <w:r w:rsidR="00732782">
        <w:t xml:space="preserve">ltalános célú számítógép címet. Jellemzően a Linuxnak valamelyik </w:t>
      </w:r>
      <w:proofErr w:type="gramStart"/>
      <w:r w:rsidR="00732782">
        <w:t>variánsa</w:t>
      </w:r>
      <w:proofErr w:type="gramEnd"/>
      <w:r w:rsidR="00732782">
        <w:t xml:space="preserve"> fut rajta, de az újabbakra már a </w:t>
      </w:r>
      <w:commentRangeStart w:id="53"/>
      <w:r w:rsidR="00732782">
        <w:t xml:space="preserve">Windows 10 IoT </w:t>
      </w:r>
      <w:proofErr w:type="spellStart"/>
      <w:r w:rsidR="00732782">
        <w:t>Core</w:t>
      </w:r>
      <w:proofErr w:type="spellEnd"/>
      <w:r w:rsidR="00732782">
        <w:t xml:space="preserve"> </w:t>
      </w:r>
      <w:commentRangeEnd w:id="53"/>
      <w:r w:rsidR="005B130E">
        <w:rPr>
          <w:rStyle w:val="Jegyzethivatkozs"/>
        </w:rPr>
        <w:commentReference w:id="53"/>
      </w:r>
      <w:r w:rsidR="00732782">
        <w:t>operációs rendszert is feltelepíthetjük.</w:t>
      </w:r>
    </w:p>
    <w:p w14:paraId="207B2C5A" w14:textId="36E33EFE" w:rsidR="00821312" w:rsidRDefault="00473AA2" w:rsidP="00DD6C62">
      <w:r>
        <w:t xml:space="preserve">Többfajta kiadásban találkozhatunk a </w:t>
      </w:r>
      <w:proofErr w:type="spellStart"/>
      <w:r>
        <w:t>Raspberry</w:t>
      </w:r>
      <w:proofErr w:type="spellEnd"/>
      <w:r w:rsidR="007A45ED">
        <w:t xml:space="preserve"> Pi</w:t>
      </w:r>
      <w:r>
        <w:t xml:space="preserve">vel. Az általánosabb felhasználásra szánt típus a kezdetekben </w:t>
      </w:r>
      <w:proofErr w:type="spellStart"/>
      <w:r>
        <w:t>Model</w:t>
      </w:r>
      <w:proofErr w:type="spellEnd"/>
      <w:r>
        <w:t xml:space="preserve"> </w:t>
      </w:r>
      <w:proofErr w:type="gramStart"/>
      <w:r>
        <w:t>A</w:t>
      </w:r>
      <w:proofErr w:type="gramEnd"/>
      <w:r>
        <w:t xml:space="preserve">, majd </w:t>
      </w:r>
      <w:proofErr w:type="spellStart"/>
      <w:r>
        <w:t>Model</w:t>
      </w:r>
      <w:proofErr w:type="spellEnd"/>
      <w:r>
        <w:t xml:space="preserve"> B ma a harmadik </w:t>
      </w:r>
      <w:r w:rsidR="00821312">
        <w:t xml:space="preserve">iterációnál </w:t>
      </w:r>
      <w:r>
        <w:t xml:space="preserve">jár. Nagyjából bankkártya méretű, </w:t>
      </w:r>
      <w:r w:rsidR="00821312">
        <w:t>és</w:t>
      </w:r>
      <w:r w:rsidR="005B130E">
        <w:rPr>
          <w:rStyle w:val="Jegyzethivatkozs"/>
        </w:rPr>
        <w:commentReference w:id="54"/>
      </w:r>
      <w:r w:rsidR="00821312">
        <w:t xml:space="preserve"> rendelkezik a legtöbb olyan </w:t>
      </w:r>
      <w:proofErr w:type="gramStart"/>
      <w:r w:rsidR="00821312">
        <w:t>input</w:t>
      </w:r>
      <w:proofErr w:type="gramEnd"/>
      <w:r w:rsidR="00F93270">
        <w:t>/</w:t>
      </w:r>
      <w:r w:rsidR="00821312">
        <w:t xml:space="preserve">output lehetőséggel, amit megszoktunk egy PC vagy laptop esetében. </w:t>
      </w:r>
    </w:p>
    <w:p w14:paraId="30613696" w14:textId="4BD1C9F3" w:rsidR="0092163E" w:rsidRDefault="00821312" w:rsidP="00DD6C62">
      <w:r>
        <w:t xml:space="preserve">Az első </w:t>
      </w:r>
      <w:proofErr w:type="gramStart"/>
      <w:r>
        <w:t>generáció</w:t>
      </w:r>
      <w:r w:rsidR="007A45ED">
        <w:t>s</w:t>
      </w:r>
      <w:proofErr w:type="gramEnd"/>
      <w:r w:rsidR="007A45ED">
        <w:t xml:space="preserve"> modellt</w:t>
      </w:r>
      <w:r>
        <w:t xml:space="preserve"> </w:t>
      </w:r>
      <w:r w:rsidR="007A45ED">
        <w:t xml:space="preserve">egy magos, </w:t>
      </w:r>
      <w:r>
        <w:t>700</w:t>
      </w:r>
      <w:ins w:id="55" w:author="Predi" w:date="2017-11-14T23:09:00Z">
        <w:r w:rsidR="005B130E">
          <w:t xml:space="preserve"> </w:t>
        </w:r>
      </w:ins>
      <w:r>
        <w:t>MHz</w:t>
      </w:r>
      <w:r w:rsidR="005B130E">
        <w:t>-es</w:t>
      </w:r>
      <w:r>
        <w:t xml:space="preserve"> processzorral, 256</w:t>
      </w:r>
      <w:ins w:id="56" w:author="Predi" w:date="2017-11-14T23:09:00Z">
        <w:r w:rsidR="005B130E">
          <w:t xml:space="preserve"> </w:t>
        </w:r>
      </w:ins>
      <w:r>
        <w:t xml:space="preserve">MB </w:t>
      </w:r>
      <w:r w:rsidR="005B130E">
        <w:t>RAM-</w:t>
      </w:r>
      <w:proofErr w:type="spellStart"/>
      <w:r w:rsidR="005B130E">
        <w:t>mal</w:t>
      </w:r>
      <w:proofErr w:type="spellEnd"/>
      <w:r>
        <w:t xml:space="preserve">, USB, video és </w:t>
      </w:r>
      <w:proofErr w:type="spellStart"/>
      <w:r>
        <w:t>audio</w:t>
      </w:r>
      <w:proofErr w:type="spellEnd"/>
      <w:r>
        <w:t xml:space="preserve"> csatlakozókkal szerelték, kezdetben hálózati port nélkül. Emellett rendelkezett GPIO, azaz általános célú </w:t>
      </w:r>
      <w:proofErr w:type="gramStart"/>
      <w:r w:rsidR="005B130E">
        <w:t>input</w:t>
      </w:r>
      <w:proofErr w:type="gramEnd"/>
      <w:r w:rsidR="005B130E">
        <w:t>/</w:t>
      </w:r>
      <w:r>
        <w:t xml:space="preserve">output </w:t>
      </w:r>
      <w:r w:rsidR="005B130E">
        <w:t>tüskékkel</w:t>
      </w:r>
      <w:r>
        <w:t xml:space="preserve">, amelyeknek a viselkedését a felhasználó futási időben vezérelheti, megfigyelheti. Ezen </w:t>
      </w:r>
      <w:r w:rsidR="005B130E">
        <w:t xml:space="preserve">tüskék </w:t>
      </w:r>
      <w:r>
        <w:t xml:space="preserve">között találhatóak tápellátáshoz szükséges csatlakozók, így alacsonyabb energiaigényű eszközöket könnyen </w:t>
      </w:r>
      <w:commentRangeStart w:id="57"/>
      <w:r>
        <w:t xml:space="preserve">irányíthatunk </w:t>
      </w:r>
      <w:commentRangeEnd w:id="57"/>
      <w:r w:rsidR="005B130E">
        <w:rPr>
          <w:rStyle w:val="Jegyzethivatkozs"/>
        </w:rPr>
        <w:commentReference w:id="57"/>
      </w:r>
      <w:r>
        <w:t>segítségükkel.</w:t>
      </w:r>
      <w:r w:rsidR="002522B8">
        <w:t xml:space="preserve"> </w:t>
      </w:r>
      <w:r w:rsidR="007A45ED">
        <w:t xml:space="preserve"> Az operációs rendszer, és háttértár egy cserélhető SD kártyán foglal helyet.</w:t>
      </w:r>
    </w:p>
    <w:p w14:paraId="327A8AA7" w14:textId="77777777" w:rsidR="009F14A4" w:rsidRDefault="00537DE6">
      <w:pPr>
        <w:keepNext/>
        <w:jc w:val="center"/>
        <w:pPrChange w:id="58" w:author="Windows-felhasználó" w:date="2017-11-15T17:07:00Z">
          <w:pPr>
            <w:jc w:val="center"/>
          </w:pPr>
        </w:pPrChange>
      </w:pPr>
      <w:r>
        <w:rPr>
          <w:noProof/>
          <w:lang w:eastAsia="hu-HU"/>
        </w:rPr>
        <w:lastRenderedPageBreak/>
        <w:drawing>
          <wp:inline distT="0" distB="0" distL="0" distR="0" wp14:anchorId="46EB17F1" wp14:editId="44024175">
            <wp:extent cx="3381375" cy="2171700"/>
            <wp:effectExtent l="0" t="0" r="9525" b="0"/>
            <wp:docPr id="10" name="Kép 10" descr="https://images-na.ssl-images-amazon.com/images/I/91w0ZSOxX2L._SX35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na.ssl-images-amazon.com/images/I/91w0ZSOxX2L._SX355_.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1375" cy="2171700"/>
                    </a:xfrm>
                    <a:prstGeom prst="rect">
                      <a:avLst/>
                    </a:prstGeom>
                    <a:noFill/>
                    <a:ln>
                      <a:noFill/>
                    </a:ln>
                  </pic:spPr>
                </pic:pic>
              </a:graphicData>
            </a:graphic>
          </wp:inline>
        </w:drawing>
      </w:r>
    </w:p>
    <w:p w14:paraId="1C77F3AF" w14:textId="529D160A" w:rsidR="00537DE6" w:rsidRDefault="009F14A4" w:rsidP="0004470D">
      <w:pPr>
        <w:pStyle w:val="Kpalrs"/>
        <w:pPrChange w:id="59" w:author="Windows-felhasználó" w:date="2017-12-05T21:24:00Z">
          <w:pPr>
            <w:jc w:val="center"/>
          </w:pPr>
        </w:pPrChange>
      </w:pPr>
      <w:r>
        <w:t xml:space="preserve">6. ábra: </w:t>
      </w:r>
      <w:proofErr w:type="spellStart"/>
      <w:r>
        <w:t>Raspberry</w:t>
      </w:r>
      <w:proofErr w:type="spellEnd"/>
      <w:r>
        <w:t xml:space="preserve"> Pi 3</w:t>
      </w:r>
    </w:p>
    <w:p w14:paraId="40CC3639" w14:textId="79093DD1" w:rsidR="007A45ED" w:rsidRDefault="00821312" w:rsidP="007A45ED">
      <w:r>
        <w:t>A</w:t>
      </w:r>
      <w:r w:rsidR="007A45ED">
        <w:t xml:space="preserve"> harmadik </w:t>
      </w:r>
      <w:proofErr w:type="gramStart"/>
      <w:r w:rsidR="007A45ED">
        <w:t>generációs</w:t>
      </w:r>
      <w:proofErr w:type="gramEnd"/>
      <w:r w:rsidR="007A45ED">
        <w:t xml:space="preserve"> </w:t>
      </w:r>
      <w:proofErr w:type="spellStart"/>
      <w:r w:rsidR="007A45ED">
        <w:t>Raspberry</w:t>
      </w:r>
      <w:proofErr w:type="spellEnd"/>
      <w:r w:rsidR="007A45ED">
        <w:t xml:space="preserve"> Pi már négy magos, 1.2</w:t>
      </w:r>
      <w:ins w:id="60" w:author="Predi" w:date="2017-11-14T23:10:00Z">
        <w:r w:rsidR="005B130E">
          <w:t xml:space="preserve"> </w:t>
        </w:r>
      </w:ins>
      <w:proofErr w:type="spellStart"/>
      <w:r w:rsidR="007A45ED">
        <w:t>GHz</w:t>
      </w:r>
      <w:proofErr w:type="spellEnd"/>
      <w:r w:rsidR="005B130E">
        <w:t>-es</w:t>
      </w:r>
      <w:r w:rsidR="007A45ED">
        <w:t xml:space="preserve"> processzorral, 1GB </w:t>
      </w:r>
      <w:r w:rsidR="005B130E">
        <w:t>RAM-</w:t>
      </w:r>
      <w:proofErr w:type="spellStart"/>
      <w:r w:rsidR="005B130E">
        <w:t>mal</w:t>
      </w:r>
      <w:proofErr w:type="spellEnd"/>
      <w:r w:rsidR="007A45ED">
        <w:t xml:space="preserve">, beépített WiFi modullal rendelkezik. </w:t>
      </w:r>
      <w:r w:rsidR="00257333">
        <w:t>Fogyasztói ára $35</w:t>
      </w:r>
      <w:r w:rsidR="0002240B">
        <w:t>, ennyi pénzért egy olyan</w:t>
      </w:r>
      <w:r w:rsidR="00781E4E">
        <w:t xml:space="preserve"> számítógépet kapunk, melynek hardveres képességei </w:t>
      </w:r>
      <w:r w:rsidR="00257333">
        <w:t>lehetővé teszik, hogy akár</w:t>
      </w:r>
      <w:r w:rsidR="00537DE6">
        <w:t xml:space="preserve"> </w:t>
      </w:r>
      <w:proofErr w:type="spellStart"/>
      <w:r w:rsidR="00537DE6">
        <w:t>fullHD</w:t>
      </w:r>
      <w:proofErr w:type="spellEnd"/>
      <w:r w:rsidR="00257333">
        <w:t xml:space="preserve"> média</w:t>
      </w:r>
      <w:r w:rsidR="002522B8">
        <w:t>kiszolgálókén</w:t>
      </w:r>
      <w:ins w:id="61" w:author="Predi" w:date="2017-11-14T23:11:00Z">
        <w:r w:rsidR="005B130E">
          <w:t>t</w:t>
        </w:r>
      </w:ins>
      <w:r w:rsidR="002522B8">
        <w:t xml:space="preserve">, dedikált </w:t>
      </w:r>
      <w:r w:rsidR="00781E4E">
        <w:t>játék</w:t>
      </w:r>
      <w:r w:rsidR="002522B8">
        <w:t>gépként használjuk</w:t>
      </w:r>
      <w:r w:rsidR="00257333">
        <w:t>, de volt</w:t>
      </w:r>
      <w:r w:rsidR="002522B8">
        <w:t>,</w:t>
      </w:r>
      <w:r w:rsidR="00257333">
        <w:t xml:space="preserve"> aki felhő szervert csinál</w:t>
      </w:r>
      <w:r w:rsidR="00781E4E">
        <w:t>t</w:t>
      </w:r>
      <w:r w:rsidR="00257333">
        <w:t xml:space="preserve"> belőle</w:t>
      </w:r>
      <w:r w:rsidR="002522B8">
        <w:t xml:space="preserve">. </w:t>
      </w:r>
    </w:p>
    <w:p w14:paraId="754904A4" w14:textId="0A52CCA6" w:rsidR="00B77847" w:rsidRDefault="002522B8" w:rsidP="00B77847">
      <w:r>
        <w:t xml:space="preserve">Létezik egy </w:t>
      </w:r>
      <w:proofErr w:type="spellStart"/>
      <w:r w:rsidR="00537DE6" w:rsidRPr="00871EF8">
        <w:rPr>
          <w:b/>
        </w:rPr>
        <w:t>Zero</w:t>
      </w:r>
      <w:proofErr w:type="spellEnd"/>
      <w:r w:rsidR="00537DE6">
        <w:t xml:space="preserve"> nevű típus is, ami még kisebb, mint a </w:t>
      </w:r>
      <w:proofErr w:type="spellStart"/>
      <w:r w:rsidR="00537DE6">
        <w:t>Model</w:t>
      </w:r>
      <w:proofErr w:type="spellEnd"/>
      <w:r w:rsidR="00537DE6">
        <w:t xml:space="preserve"> </w:t>
      </w:r>
      <w:proofErr w:type="gramStart"/>
      <w:r w:rsidR="00537DE6">
        <w:t>A</w:t>
      </w:r>
      <w:proofErr w:type="gramEnd"/>
      <w:r w:rsidR="00537DE6">
        <w:t xml:space="preserve">/B család, </w:t>
      </w:r>
      <w:r w:rsidR="00B77847">
        <w:t xml:space="preserve">ezáltal kisebb teljesítményű, kevesebb </w:t>
      </w:r>
      <w:proofErr w:type="spellStart"/>
      <w:r w:rsidR="00B77847">
        <w:t>porttal</w:t>
      </w:r>
      <w:proofErr w:type="spellEnd"/>
      <w:r w:rsidR="00B77847">
        <w:t xml:space="preserve"> rendelkezik</w:t>
      </w:r>
      <w:r w:rsidR="00537DE6">
        <w:t xml:space="preserve">, </w:t>
      </w:r>
      <w:r w:rsidR="00B77847">
        <w:t xml:space="preserve">kis mérete és súlya viszont alkalmassá teszi arra, hogy olyan helyeken alkalmazzuk, ahol szűkek a méret vagy súly korlátok, például okos </w:t>
      </w:r>
      <w:proofErr w:type="spellStart"/>
      <w:r w:rsidR="00B77847">
        <w:t>drónok</w:t>
      </w:r>
      <w:proofErr w:type="spellEnd"/>
      <w:r w:rsidR="00B77847">
        <w:t xml:space="preserve"> irányítására.</w:t>
      </w:r>
      <w:r w:rsidR="0002240B">
        <w:t xml:space="preserve"> </w:t>
      </w:r>
      <w:r w:rsidR="00A10AFC">
        <w:t>Alapá</w:t>
      </w:r>
      <w:r w:rsidR="0002240B">
        <w:t xml:space="preserve">ra $5 dollár, $10 dollár a beépített WiFi modullal rendelkező verzióé, szóval </w:t>
      </w:r>
      <w:r w:rsidR="00781E4E">
        <w:t>az okos projektjeink vezérlését olcsón megoldhatjuk</w:t>
      </w:r>
      <w:r w:rsidR="0002240B">
        <w:t>.</w:t>
      </w:r>
    </w:p>
    <w:p w14:paraId="63A68963" w14:textId="77777777" w:rsidR="009F14A4" w:rsidRDefault="00B77847">
      <w:pPr>
        <w:keepNext/>
        <w:jc w:val="center"/>
        <w:pPrChange w:id="62" w:author="Windows-felhasználó" w:date="2017-11-15T17:07:00Z">
          <w:pPr>
            <w:jc w:val="center"/>
          </w:pPr>
        </w:pPrChange>
      </w:pPr>
      <w:r>
        <w:rPr>
          <w:noProof/>
          <w:lang w:eastAsia="hu-HU"/>
        </w:rPr>
        <w:drawing>
          <wp:inline distT="0" distB="0" distL="0" distR="0" wp14:anchorId="2595F53B" wp14:editId="04ED961A">
            <wp:extent cx="2400300" cy="1397164"/>
            <wp:effectExtent l="0" t="0" r="0" b="0"/>
            <wp:docPr id="11" name="Kép 11" descr="https://cdn.shopify.com/s/files/1/0174/1800/products/Raspberry_Pi_Zero_ver_1.3_1_of_3_1024x1024.JPG?v=1463668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shopify.com/s/files/1/0174/1800/products/Raspberry_Pi_Zero_ver_1.3_1_of_3_1024x1024.JPG?v=146366888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0637" b="21155"/>
                    <a:stretch/>
                  </pic:blipFill>
                  <pic:spPr bwMode="auto">
                    <a:xfrm>
                      <a:off x="0" y="0"/>
                      <a:ext cx="2412064" cy="1404012"/>
                    </a:xfrm>
                    <a:prstGeom prst="rect">
                      <a:avLst/>
                    </a:prstGeom>
                    <a:noFill/>
                    <a:ln>
                      <a:noFill/>
                    </a:ln>
                    <a:extLst>
                      <a:ext uri="{53640926-AAD7-44D8-BBD7-CCE9431645EC}">
                        <a14:shadowObscured xmlns:a14="http://schemas.microsoft.com/office/drawing/2010/main"/>
                      </a:ext>
                    </a:extLst>
                  </pic:spPr>
                </pic:pic>
              </a:graphicData>
            </a:graphic>
          </wp:inline>
        </w:drawing>
      </w:r>
    </w:p>
    <w:p w14:paraId="0D4402EA" w14:textId="611D0357" w:rsidR="00B77847" w:rsidRDefault="009F14A4" w:rsidP="0004470D">
      <w:pPr>
        <w:pStyle w:val="Kpalrs"/>
        <w:pPrChange w:id="63" w:author="Windows-felhasználó" w:date="2017-12-05T21:24:00Z">
          <w:pPr>
            <w:jc w:val="center"/>
          </w:pPr>
        </w:pPrChange>
      </w:pPr>
      <w:r>
        <w:t xml:space="preserve">7. ábra: </w:t>
      </w:r>
      <w:proofErr w:type="spellStart"/>
      <w:r>
        <w:t>Raspberry</w:t>
      </w:r>
      <w:proofErr w:type="spellEnd"/>
      <w:r>
        <w:t xml:space="preserve"> Pi </w:t>
      </w:r>
      <w:proofErr w:type="spellStart"/>
      <w:r>
        <w:t>Zero</w:t>
      </w:r>
      <w:proofErr w:type="spellEnd"/>
    </w:p>
    <w:p w14:paraId="05307DE3" w14:textId="77777777" w:rsidR="00B77847" w:rsidRDefault="00B77847" w:rsidP="00871EF8">
      <w:r>
        <w:t xml:space="preserve">Ezek mellett </w:t>
      </w:r>
      <w:r w:rsidR="00871EF8">
        <w:t xml:space="preserve">még forgalmaznak egy </w:t>
      </w:r>
      <w:proofErr w:type="spellStart"/>
      <w:r w:rsidR="00871EF8" w:rsidRPr="00871EF8">
        <w:rPr>
          <w:b/>
        </w:rPr>
        <w:t>Compute</w:t>
      </w:r>
      <w:proofErr w:type="spellEnd"/>
      <w:r w:rsidR="00871EF8" w:rsidRPr="00871EF8">
        <w:rPr>
          <w:b/>
        </w:rPr>
        <w:t xml:space="preserve"> </w:t>
      </w:r>
      <w:proofErr w:type="spellStart"/>
      <w:r w:rsidR="00871EF8" w:rsidRPr="00871EF8">
        <w:rPr>
          <w:b/>
        </w:rPr>
        <w:t>Module</w:t>
      </w:r>
      <w:proofErr w:type="spellEnd"/>
      <w:r w:rsidR="00871EF8">
        <w:t xml:space="preserve"> nevű típust, ami formára megegyezik a SO-DIMM memóriákkal, viszont a lábkiosztása értelemszerűen teljesen más. 4GB beépített tárhellyel rendelkezik, és megvásárlása esetén kapunk mellé egy IO </w:t>
      </w:r>
      <w:proofErr w:type="spellStart"/>
      <w:r w:rsidR="00871EF8">
        <w:t>Board</w:t>
      </w:r>
      <w:proofErr w:type="spellEnd"/>
      <w:r w:rsidR="00871EF8">
        <w:t xml:space="preserve"> eszközt, aminek segítségével fel tudjuk programozni. Ezt azok számára </w:t>
      </w:r>
      <w:r w:rsidR="00871EF8">
        <w:lastRenderedPageBreak/>
        <w:t>fejlesztették ki, akik saját nyomtatott áramkört terveznek, így biztosan a lehetséges legkisebb helyet foglalja el belőle a Pi.</w:t>
      </w:r>
      <w:r w:rsidR="00781E4E">
        <w:t xml:space="preserve"> </w:t>
      </w:r>
    </w:p>
    <w:p w14:paraId="58EBAC6D" w14:textId="77777777" w:rsidR="009F14A4" w:rsidRDefault="00871EF8">
      <w:pPr>
        <w:keepNext/>
        <w:jc w:val="center"/>
        <w:pPrChange w:id="64" w:author="Windows-felhasználó" w:date="2017-11-15T17:08:00Z">
          <w:pPr>
            <w:jc w:val="center"/>
          </w:pPr>
        </w:pPrChange>
      </w:pPr>
      <w:r>
        <w:rPr>
          <w:noProof/>
          <w:lang w:eastAsia="hu-HU"/>
        </w:rPr>
        <w:drawing>
          <wp:inline distT="0" distB="0" distL="0" distR="0" wp14:anchorId="29A429BB" wp14:editId="19E1ACF3">
            <wp:extent cx="2836591" cy="1571625"/>
            <wp:effectExtent l="0" t="0" r="1905" b="0"/>
            <wp:docPr id="12" name="Kép 12" descr="http://media.rs-online.com/t_large/F826882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media.rs-online.com/t_large/F8268825-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7569" cy="1577708"/>
                    </a:xfrm>
                    <a:prstGeom prst="rect">
                      <a:avLst/>
                    </a:prstGeom>
                    <a:noFill/>
                    <a:ln>
                      <a:noFill/>
                    </a:ln>
                  </pic:spPr>
                </pic:pic>
              </a:graphicData>
            </a:graphic>
          </wp:inline>
        </w:drawing>
      </w:r>
    </w:p>
    <w:p w14:paraId="305A2DC1" w14:textId="574C97FA" w:rsidR="00871EF8" w:rsidRDefault="009F14A4" w:rsidP="0004470D">
      <w:pPr>
        <w:pStyle w:val="Kpalrs"/>
        <w:pPrChange w:id="65" w:author="Windows-felhasználó" w:date="2017-12-05T21:24:00Z">
          <w:pPr>
            <w:jc w:val="center"/>
          </w:pPr>
        </w:pPrChange>
      </w:pPr>
      <w:r>
        <w:t xml:space="preserve">8. ábra: </w:t>
      </w:r>
      <w:proofErr w:type="spellStart"/>
      <w:r>
        <w:t>Raspberry</w:t>
      </w:r>
      <w:proofErr w:type="spellEnd"/>
      <w:r>
        <w:t xml:space="preserve"> Pi </w:t>
      </w:r>
      <w:proofErr w:type="spellStart"/>
      <w:r>
        <w:t>Compute</w:t>
      </w:r>
      <w:proofErr w:type="spellEnd"/>
      <w:r>
        <w:t xml:space="preserve"> </w:t>
      </w:r>
      <w:proofErr w:type="spellStart"/>
      <w:r>
        <w:t>Module</w:t>
      </w:r>
      <w:proofErr w:type="spellEnd"/>
    </w:p>
    <w:p w14:paraId="0E9A191C" w14:textId="77777777" w:rsidR="004B2BDB" w:rsidRDefault="004B2BDB" w:rsidP="00F6404C">
      <w:pPr>
        <w:pStyle w:val="Cmsor3"/>
      </w:pPr>
      <w:bookmarkStart w:id="66" w:name="_Toc499329002"/>
      <w:proofErr w:type="spellStart"/>
      <w:r>
        <w:t>Arduino</w:t>
      </w:r>
      <w:bookmarkEnd w:id="66"/>
      <w:proofErr w:type="spellEnd"/>
    </w:p>
    <w:p w14:paraId="48C21266" w14:textId="4D2F01C8" w:rsidR="001B1E4C" w:rsidRDefault="004B2BDB" w:rsidP="001B1E4C">
      <w:r>
        <w:t xml:space="preserve">Sok olyan projekt van, amikor nincs szükség akkora számítási </w:t>
      </w:r>
      <w:proofErr w:type="gramStart"/>
      <w:r>
        <w:t>kapacitásra</w:t>
      </w:r>
      <w:proofErr w:type="gramEnd"/>
      <w:r>
        <w:t xml:space="preserve">, mint amivel például a </w:t>
      </w:r>
      <w:proofErr w:type="spellStart"/>
      <w:r>
        <w:t>Raspberry</w:t>
      </w:r>
      <w:proofErr w:type="spellEnd"/>
      <w:r>
        <w:t xml:space="preserve"> Pi rendelkezik</w:t>
      </w:r>
      <w:r w:rsidR="001B1E4C">
        <w:t xml:space="preserve">, szeretnénk </w:t>
      </w:r>
      <w:del w:id="67" w:author="Predi" w:date="2017-11-27T09:36:00Z">
        <w:r w:rsidR="001B1E4C" w:rsidDel="00094D89">
          <w:delText xml:space="preserve">valami </w:delText>
        </w:r>
      </w:del>
      <w:ins w:id="68" w:author="Predi" w:date="2017-11-27T09:36:00Z">
        <w:r w:rsidR="00094D89">
          <w:t xml:space="preserve">egy </w:t>
        </w:r>
      </w:ins>
      <w:r w:rsidR="006565CB">
        <w:t xml:space="preserve">egyszerűbben </w:t>
      </w:r>
      <w:commentRangeStart w:id="69"/>
      <w:r w:rsidR="006565CB">
        <w:t>programozhatóbb vezérlő egységet</w:t>
      </w:r>
      <w:r w:rsidR="001B1E4C">
        <w:t>, kevesebb a hely a vezérlőnek</w:t>
      </w:r>
      <w:r w:rsidR="00CD1D87">
        <w:t>,</w:t>
      </w:r>
      <w:r w:rsidR="00F93270">
        <w:t xml:space="preserve"> valós időben beavatkozásra képes alkalmazást szeretnénk írni,</w:t>
      </w:r>
      <w:r w:rsidR="00CD1D87">
        <w:t xml:space="preserve"> vagy </w:t>
      </w:r>
      <w:r w:rsidR="006565CB">
        <w:t>nagyobb mennyiségű GPIO tűre van szükségünk, esetleges analóg bemenetekre, amivel a Pi nem rendelkezik</w:t>
      </w:r>
      <w:commentRangeEnd w:id="69"/>
      <w:r w:rsidR="00F155DA">
        <w:rPr>
          <w:rStyle w:val="Jegyzethivatkozs"/>
        </w:rPr>
        <w:commentReference w:id="69"/>
      </w:r>
      <w:r w:rsidR="006565CB">
        <w:t>. Ilyenkor kerülnek képbe a mikrokontrollerek.</w:t>
      </w:r>
      <w:r w:rsidR="001B1E4C">
        <w:t xml:space="preserve"> </w:t>
      </w:r>
    </w:p>
    <w:p w14:paraId="5848BAFB" w14:textId="24BB282A" w:rsidR="001B1E4C" w:rsidRDefault="001B1E4C" w:rsidP="001B1E4C">
      <w:r>
        <w:t xml:space="preserve">Általában olyan helyeken alkalmazzák, amikor a környezetben belépő változásra gyorsan kell </w:t>
      </w:r>
      <w:proofErr w:type="gramStart"/>
      <w:r>
        <w:t>reagálni</w:t>
      </w:r>
      <w:proofErr w:type="gramEnd"/>
      <w:r>
        <w:t xml:space="preserve">. Általában </w:t>
      </w:r>
      <w:r w:rsidR="00F155DA">
        <w:t xml:space="preserve">nem </w:t>
      </w:r>
      <w:r>
        <w:t>operációs rendszer, hanem az adott feladatra készített program fut rajtuk. Programozásuk történhet gépi kód</w:t>
      </w:r>
      <w:r w:rsidR="007972D5">
        <w:t>on</w:t>
      </w:r>
      <w:r>
        <w:t>, saját programnyelv, vagy magas szintű programnyelven keresztül, ez</w:t>
      </w:r>
      <w:r w:rsidR="007972D5">
        <w:t xml:space="preserve"> attól függ, hogy milyen fejlesztőrendszert építettek az adott mikrokontroller köré</w:t>
      </w:r>
      <w:r>
        <w:t>.</w:t>
      </w:r>
    </w:p>
    <w:p w14:paraId="793A068C" w14:textId="77777777" w:rsidR="001B1E4C" w:rsidRDefault="001B1E4C" w:rsidP="001B1E4C">
      <w:pPr>
        <w:rPr>
          <w:noProof/>
          <w:lang w:eastAsia="hu-HU"/>
        </w:rPr>
      </w:pPr>
    </w:p>
    <w:p w14:paraId="47675C0D" w14:textId="77777777" w:rsidR="009F14A4" w:rsidRDefault="001B1E4C">
      <w:pPr>
        <w:keepNext/>
        <w:jc w:val="center"/>
        <w:pPrChange w:id="70" w:author="Windows-felhasználó" w:date="2017-11-15T17:08:00Z">
          <w:pPr>
            <w:jc w:val="center"/>
          </w:pPr>
        </w:pPrChange>
      </w:pPr>
      <w:r>
        <w:rPr>
          <w:noProof/>
          <w:lang w:eastAsia="hu-HU"/>
        </w:rPr>
        <w:lastRenderedPageBreak/>
        <w:drawing>
          <wp:inline distT="0" distB="0" distL="0" distR="0" wp14:anchorId="01B49ABB" wp14:editId="08A0B11C">
            <wp:extent cx="3231497" cy="2483076"/>
            <wp:effectExtent l="0" t="0" r="7620" b="0"/>
            <wp:docPr id="7" name="Kép 7" descr="https://static.rapidonline.com/catalogueimages/Product/S73-4440P01W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rapidonline.com/catalogueimages/Product/S73-4440P01WL.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11372" b="11787"/>
                    <a:stretch/>
                  </pic:blipFill>
                  <pic:spPr bwMode="auto">
                    <a:xfrm>
                      <a:off x="0" y="0"/>
                      <a:ext cx="3254042" cy="2500400"/>
                    </a:xfrm>
                    <a:prstGeom prst="rect">
                      <a:avLst/>
                    </a:prstGeom>
                    <a:noFill/>
                    <a:ln>
                      <a:noFill/>
                    </a:ln>
                    <a:extLst>
                      <a:ext uri="{53640926-AAD7-44D8-BBD7-CCE9431645EC}">
                        <a14:shadowObscured xmlns:a14="http://schemas.microsoft.com/office/drawing/2010/main"/>
                      </a:ext>
                    </a:extLst>
                  </pic:spPr>
                </pic:pic>
              </a:graphicData>
            </a:graphic>
          </wp:inline>
        </w:drawing>
      </w:r>
    </w:p>
    <w:p w14:paraId="421A211F" w14:textId="5EB17524" w:rsidR="001B1E4C" w:rsidRDefault="009F14A4" w:rsidP="0004470D">
      <w:pPr>
        <w:pStyle w:val="Kpalrs"/>
        <w:pPrChange w:id="71" w:author="Windows-felhasználó" w:date="2017-12-05T21:24:00Z">
          <w:pPr>
            <w:jc w:val="center"/>
          </w:pPr>
        </w:pPrChange>
      </w:pPr>
      <w:r>
        <w:t xml:space="preserve">9. ábra: </w:t>
      </w:r>
      <w:proofErr w:type="spellStart"/>
      <w:r>
        <w:t>Arduino</w:t>
      </w:r>
      <w:proofErr w:type="spellEnd"/>
      <w:r>
        <w:t xml:space="preserve"> </w:t>
      </w:r>
      <w:proofErr w:type="spellStart"/>
      <w:r>
        <w:t>Uno</w:t>
      </w:r>
      <w:proofErr w:type="spellEnd"/>
    </w:p>
    <w:p w14:paraId="1FC53030" w14:textId="77777777" w:rsidR="00104FF3" w:rsidRDefault="001B1E4C" w:rsidP="001B1E4C">
      <w:r>
        <w:t>A ma leginkább elterjedt mikrokontroller</w:t>
      </w:r>
      <w:r w:rsidR="00F155DA">
        <w:t xml:space="preserve">es fejlesztőkártya </w:t>
      </w:r>
      <w:r>
        <w:t xml:space="preserve">az </w:t>
      </w:r>
      <w:proofErr w:type="spellStart"/>
      <w:r>
        <w:t>Arduino</w:t>
      </w:r>
      <w:proofErr w:type="spellEnd"/>
      <w:r>
        <w:t xml:space="preserve">. </w:t>
      </w:r>
      <w:r w:rsidR="00FD3867">
        <w:t xml:space="preserve">Ezek az </w:t>
      </w:r>
      <w:proofErr w:type="spellStart"/>
      <w:r>
        <w:t>Atmel</w:t>
      </w:r>
      <w:proofErr w:type="spellEnd"/>
      <w:r>
        <w:t xml:space="preserve"> 8-bites </w:t>
      </w:r>
      <w:proofErr w:type="spellStart"/>
      <w:r>
        <w:t>mikrokontrollerei</w:t>
      </w:r>
      <w:proofErr w:type="spellEnd"/>
      <w:r>
        <w:t xml:space="preserve"> köré épülnek. Egyszerűen programozható az </w:t>
      </w:r>
      <w:proofErr w:type="spellStart"/>
      <w:r>
        <w:t>Arduino</w:t>
      </w:r>
      <w:proofErr w:type="spellEnd"/>
      <w:r>
        <w:t xml:space="preserve"> IDE segítségével, ami felismeri a számítógéphez csatlakoztatott </w:t>
      </w:r>
      <w:proofErr w:type="spellStart"/>
      <w:r>
        <w:t>Arduino</w:t>
      </w:r>
      <w:proofErr w:type="spellEnd"/>
      <w:r>
        <w:t xml:space="preserve"> eszközöket, a kód </w:t>
      </w:r>
      <w:proofErr w:type="spellStart"/>
      <w:r>
        <w:t>validálása</w:t>
      </w:r>
      <w:proofErr w:type="spellEnd"/>
      <w:r>
        <w:t xml:space="preserve"> után pedig fel is tölthetjük a programunkat rajta keresztül. </w:t>
      </w:r>
    </w:p>
    <w:p w14:paraId="7307BE37" w14:textId="5461EB0F" w:rsidR="00E45381" w:rsidRDefault="00104FF3" w:rsidP="00EC4C53">
      <w:r>
        <w:t xml:space="preserve">Népszerűségét több dolognak is köszönhet. Egyik ilyen, hogy nem kell hozzá külön programozó áramkör. A </w:t>
      </w:r>
      <w:proofErr w:type="spellStart"/>
      <w:r>
        <w:t>bootloader</w:t>
      </w:r>
      <w:proofErr w:type="spellEnd"/>
      <w:r>
        <w:t xml:space="preserve"> egy olyan program, ami minden bekapcsolás után lefut, egy bizonyos byteszekvenciát</w:t>
      </w:r>
      <w:r w:rsidR="00E45381">
        <w:t xml:space="preserve"> vár a soros </w:t>
      </w:r>
      <w:proofErr w:type="spellStart"/>
      <w:r w:rsidR="00E45381">
        <w:t>porton</w:t>
      </w:r>
      <w:proofErr w:type="spellEnd"/>
      <w:r w:rsidR="00E45381">
        <w:t>. Ha megérkezik ez a bytesorozat, akkor programozza a mikrokontrollert,</w:t>
      </w:r>
      <w:r>
        <w:t xml:space="preserve"> ha ezt nem </w:t>
      </w:r>
      <w:r w:rsidR="00E45381">
        <w:t>érkezik meg</w:t>
      </w:r>
      <w:r>
        <w:t>, akkor betölti a már rátelepített programot.</w:t>
      </w:r>
      <w:r w:rsidR="00E45381">
        <w:t xml:space="preserve"> Ezáltal könnyebb a fejlesztés, viszont érdemes figyelembe venni, hogy ez minden indításnál késleltetést jelent, ami valós idejű alkalmazások esetén fontos lehet.</w:t>
      </w:r>
    </w:p>
    <w:p w14:paraId="3000FA6C" w14:textId="4D94A172" w:rsidR="00EC4C53" w:rsidRDefault="001B1E4C" w:rsidP="00EC4C53">
      <w:r>
        <w:t xml:space="preserve">Egy </w:t>
      </w:r>
      <w:proofErr w:type="spellStart"/>
      <w:r>
        <w:t>Arduino</w:t>
      </w:r>
      <w:proofErr w:type="spellEnd"/>
      <w:r>
        <w:t xml:space="preserve"> program minimum két függvényből áll, ez a </w:t>
      </w:r>
      <w:proofErr w:type="spellStart"/>
      <w:proofErr w:type="gramStart"/>
      <w:r>
        <w:t>setup</w:t>
      </w:r>
      <w:proofErr w:type="spellEnd"/>
      <w:r>
        <w:t>(</w:t>
      </w:r>
      <w:proofErr w:type="gramEnd"/>
      <w:r>
        <w:t xml:space="preserve">) és a </w:t>
      </w:r>
      <w:proofErr w:type="spellStart"/>
      <w:r>
        <w:t>loop</w:t>
      </w:r>
      <w:proofErr w:type="spellEnd"/>
      <w:r>
        <w:t xml:space="preserve">(). A </w:t>
      </w:r>
      <w:proofErr w:type="spellStart"/>
      <w:proofErr w:type="gramStart"/>
      <w:r>
        <w:t>setup</w:t>
      </w:r>
      <w:proofErr w:type="spellEnd"/>
      <w:r>
        <w:t>(</w:t>
      </w:r>
      <w:proofErr w:type="gramEnd"/>
      <w:r>
        <w:t xml:space="preserve">) egyszer fut le, a program indulásakor, itt konfiguráljuk a mikrokontroller lábainak viselkedését. A </w:t>
      </w:r>
      <w:proofErr w:type="spellStart"/>
      <w:proofErr w:type="gramStart"/>
      <w:r>
        <w:t>loop</w:t>
      </w:r>
      <w:proofErr w:type="spellEnd"/>
      <w:r>
        <w:t>(</w:t>
      </w:r>
      <w:proofErr w:type="gramEnd"/>
      <w:r>
        <w:t>) függvény tartalmazza a végrehajtandó parancsokat, folyamatosan fut.</w:t>
      </w:r>
      <w:r w:rsidR="00EC4C53" w:rsidRPr="00EC4C53">
        <w:t xml:space="preserve"> </w:t>
      </w:r>
    </w:p>
    <w:p w14:paraId="3093D5D4" w14:textId="77777777" w:rsidR="00EC4C53" w:rsidRDefault="00EC4C53" w:rsidP="00EC4C53">
      <w:r>
        <w:t xml:space="preserve">Rengetegen használják, emiatt nagyon sok </w:t>
      </w:r>
      <w:proofErr w:type="spellStart"/>
      <w:r>
        <w:t>open-source</w:t>
      </w:r>
      <w:proofErr w:type="spellEnd"/>
      <w:r>
        <w:t xml:space="preserve"> </w:t>
      </w:r>
      <w:proofErr w:type="spellStart"/>
      <w:r>
        <w:t>library</w:t>
      </w:r>
      <w:proofErr w:type="spellEnd"/>
      <w:r>
        <w:t xml:space="preserve"> található hozzá mindenféle részfeladatra, amik segítségével néhány sor kód segítségével egészen </w:t>
      </w:r>
      <w:proofErr w:type="gramStart"/>
      <w:r>
        <w:t>komplex</w:t>
      </w:r>
      <w:proofErr w:type="gramEnd"/>
      <w:r>
        <w:t xml:space="preserve"> rendszereket lehet megvalósítani.</w:t>
      </w:r>
    </w:p>
    <w:p w14:paraId="567AA1E5" w14:textId="0EC48499" w:rsidR="001B1E4C" w:rsidRDefault="00EC4C53" w:rsidP="001B1E4C">
      <w:r>
        <w:t xml:space="preserve">Ha kevésnek találnánk az </w:t>
      </w:r>
      <w:proofErr w:type="spellStart"/>
      <w:r>
        <w:t>Arduino</w:t>
      </w:r>
      <w:proofErr w:type="spellEnd"/>
      <w:r>
        <w:t xml:space="preserve"> képességeit, könnyen bővíthetjük az úgynevezett </w:t>
      </w:r>
      <w:proofErr w:type="spellStart"/>
      <w:r>
        <w:t>Shieldek</w:t>
      </w:r>
      <w:proofErr w:type="spellEnd"/>
      <w:r>
        <w:t xml:space="preserve"> segítségével. A </w:t>
      </w:r>
      <w:proofErr w:type="spellStart"/>
      <w:r>
        <w:t>Shieldek</w:t>
      </w:r>
      <w:proofErr w:type="spellEnd"/>
      <w:r>
        <w:t xml:space="preserve"> egyszerű </w:t>
      </w:r>
      <w:proofErr w:type="spellStart"/>
      <w:r>
        <w:t>interfacet</w:t>
      </w:r>
      <w:proofErr w:type="spellEnd"/>
      <w:r>
        <w:t xml:space="preserve"> adnak az </w:t>
      </w:r>
      <w:proofErr w:type="spellStart"/>
      <w:r>
        <w:t>Arduino</w:t>
      </w:r>
      <w:proofErr w:type="spellEnd"/>
      <w:r>
        <w:t xml:space="preserve"> számára </w:t>
      </w:r>
      <w:proofErr w:type="gramStart"/>
      <w:r>
        <w:t>komplex</w:t>
      </w:r>
      <w:proofErr w:type="gramEnd"/>
      <w:r>
        <w:t xml:space="preserve"> hardveres technológiák használatához, mint például </w:t>
      </w:r>
      <w:proofErr w:type="spellStart"/>
      <w:r>
        <w:t>Bluetooth</w:t>
      </w:r>
      <w:proofErr w:type="spellEnd"/>
      <w:r>
        <w:t xml:space="preserve">, WiFi, </w:t>
      </w:r>
      <w:r>
        <w:lastRenderedPageBreak/>
        <w:t xml:space="preserve">LCD kijelző. Olyan áramköri lapok, amik méretre és lábkiosztásra megegyeznek az </w:t>
      </w:r>
      <w:proofErr w:type="spellStart"/>
      <w:r>
        <w:t>Arduinoval</w:t>
      </w:r>
      <w:proofErr w:type="spellEnd"/>
      <w:r>
        <w:t xml:space="preserve">, így csak rá kell helyezni, és akár több ilyen </w:t>
      </w:r>
      <w:proofErr w:type="spellStart"/>
      <w:r>
        <w:t>Shieldet</w:t>
      </w:r>
      <w:proofErr w:type="spellEnd"/>
      <w:r>
        <w:t xml:space="preserve"> is használhatunk egyszerre. </w:t>
      </w:r>
    </w:p>
    <w:p w14:paraId="39A1BD50" w14:textId="7AC00AC8" w:rsidR="001B1E4C" w:rsidRDefault="001B1E4C" w:rsidP="001B1E4C">
      <w:pPr>
        <w:rPr>
          <w:ins w:id="72" w:author="Windows-felhasználó" w:date="2017-11-15T17:09:00Z"/>
        </w:rPr>
      </w:pPr>
      <w:r>
        <w:t xml:space="preserve">A </w:t>
      </w:r>
      <w:proofErr w:type="spellStart"/>
      <w:r>
        <w:t>Raspberryhez</w:t>
      </w:r>
      <w:proofErr w:type="spellEnd"/>
      <w:r>
        <w:t xml:space="preserve"> hasonlóan az </w:t>
      </w:r>
      <w:proofErr w:type="spellStart"/>
      <w:r>
        <w:t>Arduino</w:t>
      </w:r>
      <w:proofErr w:type="spellEnd"/>
      <w:r>
        <w:t xml:space="preserve"> is megkapható több formában, eltérő </w:t>
      </w:r>
      <w:proofErr w:type="gramStart"/>
      <w:r>
        <w:t>specifikációkkal</w:t>
      </w:r>
      <w:proofErr w:type="gramEnd"/>
      <w:r>
        <w:t xml:space="preserve">. Az alap </w:t>
      </w:r>
      <w:proofErr w:type="spellStart"/>
      <w:r>
        <w:t>Uno</w:t>
      </w:r>
      <w:proofErr w:type="spellEnd"/>
      <w:r>
        <w:t xml:space="preserve"> mellett létezik például a </w:t>
      </w:r>
      <w:proofErr w:type="spellStart"/>
      <w:r>
        <w:t>Nano</w:t>
      </w:r>
      <w:proofErr w:type="spellEnd"/>
      <w:r>
        <w:t>, ami sokkal kisebb helyet foglal, a Mega, ami nagyobb, és sokkal több lábkivezetést tartalmaz, vagy az Ethernet, ami beépített internetes interfésszel rendelkezik.</w:t>
      </w:r>
      <w:r w:rsidR="00EC4C53">
        <w:t xml:space="preserve"> Az eredeti </w:t>
      </w:r>
      <w:proofErr w:type="spellStart"/>
      <w:r w:rsidR="00EC4C53">
        <w:t>Arduino</w:t>
      </w:r>
      <w:proofErr w:type="spellEnd"/>
      <w:r w:rsidR="00EC4C53">
        <w:t xml:space="preserve"> is elég olcsó, </w:t>
      </w:r>
      <w:r w:rsidR="005F4B32" w:rsidRPr="009F14A4">
        <w:t>€20</w:t>
      </w:r>
      <w:r w:rsidR="005F4B32">
        <w:t xml:space="preserve"> körül kapható</w:t>
      </w:r>
      <w:r w:rsidR="00EC4C53">
        <w:t>, viszont mivel nyilvánosak a hardveres tervrajzai, sokan gyártanak belőle másolatokat,</w:t>
      </w:r>
      <w:r w:rsidR="005F4B32">
        <w:t xml:space="preserve"> amik ennek akár az ötödébe is kerülhetnek.</w:t>
      </w:r>
      <w:del w:id="73" w:author="Windows-felhasználó" w:date="2017-11-15T16:44:00Z">
        <w:r w:rsidDel="00EC4C53">
          <w:delText xml:space="preserve"> </w:delText>
        </w:r>
      </w:del>
    </w:p>
    <w:p w14:paraId="54BD88A8" w14:textId="77777777" w:rsidR="009F14A4" w:rsidRDefault="009F14A4" w:rsidP="009F14A4">
      <w:pPr>
        <w:keepNext/>
        <w:jc w:val="center"/>
        <w:rPr>
          <w:ins w:id="74" w:author="Windows-felhasználó" w:date="2017-11-15T17:09:00Z"/>
        </w:rPr>
      </w:pPr>
      <w:r>
        <w:rPr>
          <w:noProof/>
          <w:lang w:eastAsia="hu-HU"/>
        </w:rPr>
        <w:drawing>
          <wp:inline distT="0" distB="0" distL="0" distR="0" wp14:anchorId="6CFB2208" wp14:editId="40912907">
            <wp:extent cx="2314575" cy="1841275"/>
            <wp:effectExtent l="0" t="0" r="0" b="6985"/>
            <wp:docPr id="17" name="Kép 17" descr="http://www.etechpk.net/wp-content/uploads/2016/02/ARDUINO_NANO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techpk.net/wp-content/uploads/2016/02/ARDUINO_NANO_0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28648" cy="1852470"/>
                    </a:xfrm>
                    <a:prstGeom prst="rect">
                      <a:avLst/>
                    </a:prstGeom>
                    <a:noFill/>
                    <a:ln>
                      <a:noFill/>
                    </a:ln>
                  </pic:spPr>
                </pic:pic>
              </a:graphicData>
            </a:graphic>
          </wp:inline>
        </w:drawing>
      </w:r>
    </w:p>
    <w:p w14:paraId="346A9564" w14:textId="345C0772" w:rsidR="009F14A4" w:rsidDel="00643460" w:rsidRDefault="00485FCB" w:rsidP="0004470D">
      <w:pPr>
        <w:pStyle w:val="Kpalrs"/>
        <w:rPr>
          <w:del w:id="75" w:author="Windows-felhasználó" w:date="2017-11-25T10:32:00Z"/>
        </w:rPr>
        <w:pPrChange w:id="76" w:author="Windows-felhasználó" w:date="2017-12-05T21:24:00Z">
          <w:pPr>
            <w:pStyle w:val="Kpalrs"/>
          </w:pPr>
        </w:pPrChange>
      </w:pPr>
      <w:r>
        <w:fldChar w:fldCharType="begin"/>
      </w:r>
      <w:r>
        <w:instrText xml:space="preserve"> SEQ ábra \* ARABIC </w:instrText>
      </w:r>
      <w:r>
        <w:fldChar w:fldCharType="separate"/>
      </w:r>
      <w:ins w:id="77" w:author="Windows-felhasználó" w:date="2017-12-05T21:24:00Z">
        <w:r w:rsidR="0004470D">
          <w:rPr>
            <w:noProof/>
          </w:rPr>
          <w:t>1</w:t>
        </w:r>
      </w:ins>
      <w:del w:id="78" w:author="Windows-felhasználó" w:date="2017-11-28T22:01:00Z">
        <w:r w:rsidR="00681D13" w:rsidDel="00CF558F">
          <w:rPr>
            <w:noProof/>
          </w:rPr>
          <w:delText>1</w:delText>
        </w:r>
      </w:del>
      <w:r>
        <w:rPr>
          <w:noProof/>
          <w:sz w:val="24"/>
          <w:szCs w:val="24"/>
        </w:rPr>
        <w:fldChar w:fldCharType="end"/>
      </w:r>
      <w:r w:rsidR="009F14A4">
        <w:t xml:space="preserve">0. ábra: </w:t>
      </w:r>
      <w:proofErr w:type="spellStart"/>
      <w:r w:rsidR="009F14A4">
        <w:t>Arduino</w:t>
      </w:r>
      <w:proofErr w:type="spellEnd"/>
      <w:r w:rsidR="009F14A4">
        <w:t xml:space="preserve"> </w:t>
      </w:r>
      <w:proofErr w:type="spellStart"/>
      <w:r w:rsidR="009F14A4">
        <w:t>Nano</w:t>
      </w:r>
      <w:proofErr w:type="spellEnd"/>
    </w:p>
    <w:p w14:paraId="4AE4DC1A" w14:textId="4776095B" w:rsidR="001B1E4C" w:rsidRPr="001B1E4C" w:rsidRDefault="001B1E4C" w:rsidP="0004470D">
      <w:pPr>
        <w:pStyle w:val="Kpalrs"/>
        <w:pPrChange w:id="79" w:author="Windows-felhasználó" w:date="2017-12-05T21:24:00Z">
          <w:pPr/>
        </w:pPrChange>
      </w:pPr>
    </w:p>
    <w:p w14:paraId="48DCBD58" w14:textId="77777777" w:rsidR="00732782" w:rsidRDefault="00816065" w:rsidP="00732782">
      <w:pPr>
        <w:pStyle w:val="Cmsor2"/>
      </w:pPr>
      <w:bookmarkStart w:id="80" w:name="_Toc499329004"/>
      <w:r>
        <w:t>Kommunikációs technológiák</w:t>
      </w:r>
      <w:bookmarkEnd w:id="80"/>
    </w:p>
    <w:p w14:paraId="7C55FFE8" w14:textId="2A2CBEAE" w:rsidR="001B1E4C" w:rsidRDefault="00816065">
      <w:r>
        <w:t xml:space="preserve">Amikor olyan eszközöket készítünk, amivel interneten keresztül szeretnénk kommunikálni </w:t>
      </w:r>
      <w:proofErr w:type="gramStart"/>
      <w:r>
        <w:t>gondolnunk</w:t>
      </w:r>
      <w:proofErr w:type="gramEnd"/>
      <w:r>
        <w:t xml:space="preserve"> kell arra, hogy mi a legmegfelelőbb technológia erre a feladatra.</w:t>
      </w:r>
    </w:p>
    <w:p w14:paraId="0A47617E" w14:textId="7833E1D8" w:rsidR="00732782" w:rsidRDefault="00816065" w:rsidP="00F6404C">
      <w:pPr>
        <w:pStyle w:val="Cmsor3"/>
      </w:pPr>
      <w:bookmarkStart w:id="81" w:name="_Toc499329005"/>
      <w:r>
        <w:t>HTTP</w:t>
      </w:r>
      <w:r w:rsidR="001B1E4C">
        <w:t>, HTTP/2</w:t>
      </w:r>
      <w:bookmarkEnd w:id="81"/>
      <w:r w:rsidR="003140A3">
        <w:t xml:space="preserve"> </w:t>
      </w:r>
      <w:r w:rsidR="00094D89">
        <w:t>REST API</w:t>
      </w:r>
    </w:p>
    <w:p w14:paraId="6F73DC23" w14:textId="77777777" w:rsidR="003D21D2" w:rsidRDefault="003D21D2" w:rsidP="003D21D2">
      <w:r>
        <w:t xml:space="preserve">A </w:t>
      </w:r>
      <w:proofErr w:type="spellStart"/>
      <w:r w:rsidR="001B1E4C">
        <w:t>HyperText</w:t>
      </w:r>
      <w:proofErr w:type="spellEnd"/>
      <w:r w:rsidR="001B1E4C">
        <w:t xml:space="preserve"> </w:t>
      </w:r>
      <w:proofErr w:type="spellStart"/>
      <w:r w:rsidR="001B1E4C">
        <w:t>Transfer</w:t>
      </w:r>
      <w:proofErr w:type="spellEnd"/>
      <w:r w:rsidR="001B1E4C">
        <w:t xml:space="preserve"> </w:t>
      </w:r>
      <w:proofErr w:type="spellStart"/>
      <w:r w:rsidR="001B1E4C">
        <w:t>Protocol</w:t>
      </w:r>
      <w:proofErr w:type="spellEnd"/>
      <w:r w:rsidR="001B1E4C">
        <w:t xml:space="preserve"> </w:t>
      </w:r>
      <w:r>
        <w:t xml:space="preserve">egy kérés-válasz alapú kommunikációs protokoll </w:t>
      </w:r>
      <w:proofErr w:type="gramStart"/>
      <w:r>
        <w:t>kliens</w:t>
      </w:r>
      <w:proofErr w:type="gramEnd"/>
      <w:r>
        <w:t xml:space="preserve"> és szerver között. </w:t>
      </w:r>
      <w:r w:rsidR="005961E3">
        <w:t>Első verzióját 1991-ben alkották meg, a legfrissebb a 2015-ben kiadott HTTP/2. A</w:t>
      </w:r>
      <w:r w:rsidR="001B1E4C">
        <w:t xml:space="preserve"> </w:t>
      </w:r>
      <w:proofErr w:type="gramStart"/>
      <w:r w:rsidR="001B1E4C">
        <w:t>kliens</w:t>
      </w:r>
      <w:proofErr w:type="gramEnd"/>
      <w:r w:rsidR="001B1E4C">
        <w:t xml:space="preserve"> egy kérést küld a szerver felé, a végrehajtani kívánt metódussal és paraméterekkel. Ezt a kérést a szerver feldolgozza, majd az eredményt válaszüzenetben visszaküldi a </w:t>
      </w:r>
      <w:proofErr w:type="gramStart"/>
      <w:r w:rsidR="001B1E4C">
        <w:t>kliensnek</w:t>
      </w:r>
      <w:proofErr w:type="gramEnd"/>
      <w:r w:rsidR="001B1E4C">
        <w:t xml:space="preserve">. Ez az üzenet tartalmazza a </w:t>
      </w:r>
      <w:proofErr w:type="gramStart"/>
      <w:r w:rsidR="001B1E4C">
        <w:t>státuszt</w:t>
      </w:r>
      <w:proofErr w:type="gramEnd"/>
      <w:r w:rsidR="001B1E4C">
        <w:t xml:space="preserve"> a kérés teljesítéséről, valamint a kért tartalmat, és egyéb információkat. Egy megbízható szállítási protokollt igényel, ez a legtöbb esetben a TCP, így a </w:t>
      </w:r>
      <w:proofErr w:type="spellStart"/>
      <w:r w:rsidR="001B1E4C">
        <w:t>QoS</w:t>
      </w:r>
      <w:proofErr w:type="spellEnd"/>
      <w:r w:rsidR="001B1E4C">
        <w:t xml:space="preserve"> (</w:t>
      </w:r>
      <w:proofErr w:type="spellStart"/>
      <w:r w:rsidR="001B1E4C">
        <w:t>Quality</w:t>
      </w:r>
      <w:proofErr w:type="spellEnd"/>
      <w:r w:rsidR="001B1E4C">
        <w:t xml:space="preserve"> of Service) felelősséget nem vállal. </w:t>
      </w:r>
    </w:p>
    <w:p w14:paraId="4AD121DA" w14:textId="77777777" w:rsidR="001B1E4C" w:rsidRDefault="001B1E4C" w:rsidP="003D21D2">
      <w:r>
        <w:lastRenderedPageBreak/>
        <w:t xml:space="preserve">A régebbi HTTP protokollok szöveges üzenetekkel, és soros üzenetfeldolgozással működtek, viszont az új HTTP/2 már bináris adatot használ, és a kéréseket </w:t>
      </w:r>
      <w:proofErr w:type="spellStart"/>
      <w:r>
        <w:t>multiplexálással</w:t>
      </w:r>
      <w:proofErr w:type="spellEnd"/>
      <w:r>
        <w:t xml:space="preserve"> dolgozza fel. Ezáltal csökken az üzenet mérete, és a feldolgozás ideje. Újdonság még a HTTP/2-ben a szerver oldali „</w:t>
      </w:r>
      <w:proofErr w:type="spellStart"/>
      <w:r>
        <w:t>push</w:t>
      </w:r>
      <w:proofErr w:type="spellEnd"/>
      <w:r>
        <w:t xml:space="preserve">” művelet, aminek segítségével lehetőség van arra, hogy akkor is küldjünk adatot a </w:t>
      </w:r>
      <w:proofErr w:type="gramStart"/>
      <w:r>
        <w:t>kliensnek</w:t>
      </w:r>
      <w:proofErr w:type="gramEnd"/>
      <w:r>
        <w:t>, amikor nem érkezett kérés.</w:t>
      </w:r>
    </w:p>
    <w:p w14:paraId="540C7AD7" w14:textId="533A9DEF" w:rsidR="001B1E4C" w:rsidRPr="003D21D2" w:rsidRDefault="001B1E4C" w:rsidP="003D21D2">
      <w:r>
        <w:t xml:space="preserve">Bár a HTTP/1 is használható volt az IoT eszközök esetében, az új HTTP/2 verzió alkalmasabb a feladatra, tekintve, hogy sokkal kisebb az erőforrásigénye, ami fontos, ha egy </w:t>
      </w:r>
      <w:r w:rsidR="007972D5">
        <w:t xml:space="preserve">kis teljesítményű </w:t>
      </w:r>
      <w:del w:id="82" w:author="Windows-felhasználó" w:date="2017-11-15T13:21:00Z">
        <w:r w:rsidR="00EA54A5" w:rsidDel="007972D5">
          <w:rPr>
            <w:rStyle w:val="Jegyzethivatkozs"/>
          </w:rPr>
          <w:commentReference w:id="83"/>
        </w:r>
      </w:del>
      <w:r>
        <w:t>hardver</w:t>
      </w:r>
      <w:r w:rsidR="007972D5">
        <w:t>rel</w:t>
      </w:r>
      <w:r>
        <w:t>, vagy akkumulátorral szerelt eszközről van szó.</w:t>
      </w:r>
    </w:p>
    <w:p w14:paraId="7DD1715A" w14:textId="77777777" w:rsidR="003D21D2" w:rsidRDefault="003D21D2" w:rsidP="00F6404C">
      <w:pPr>
        <w:pStyle w:val="Cmsor3"/>
      </w:pPr>
      <w:bookmarkStart w:id="84" w:name="_Toc499329006"/>
      <w:proofErr w:type="spellStart"/>
      <w:r>
        <w:t>WebSocket</w:t>
      </w:r>
      <w:bookmarkEnd w:id="84"/>
      <w:proofErr w:type="spellEnd"/>
    </w:p>
    <w:p w14:paraId="66F6956F" w14:textId="18166D9C" w:rsidR="003D21D2" w:rsidRDefault="001B1E4C" w:rsidP="003D21D2">
      <w:r>
        <w:t xml:space="preserve">A </w:t>
      </w:r>
      <w:proofErr w:type="spellStart"/>
      <w:r>
        <w:t>WebSocket</w:t>
      </w:r>
      <w:proofErr w:type="spellEnd"/>
      <w:r>
        <w:t xml:space="preserve"> protokoll a </w:t>
      </w:r>
      <w:proofErr w:type="gramStart"/>
      <w:r>
        <w:t>kliens</w:t>
      </w:r>
      <w:proofErr w:type="gramEnd"/>
      <w:r>
        <w:t xml:space="preserve"> és a szerver között létesít kétirányú kapcsolatot, ezáltal ideálissá teszi</w:t>
      </w:r>
      <w:ins w:id="85" w:author="Predi" w:date="2017-11-14T23:18:00Z">
        <w:r w:rsidR="00EA54A5">
          <w:t>,</w:t>
        </w:r>
      </w:ins>
      <w:r>
        <w:t xml:space="preserve"> ha egy rendszer állapotát szeretnénk folyamatosan megfigyelni, vagy ha egy kliensnek rendszeresen, és gyors frissítésekre van szüksége. Ahhoz hogy létrejöjjön egy ilyen kapcsolat, a </w:t>
      </w:r>
      <w:proofErr w:type="gramStart"/>
      <w:r>
        <w:t>kliens</w:t>
      </w:r>
      <w:proofErr w:type="gramEnd"/>
      <w:r>
        <w:t xml:space="preserve"> egy „kézfogás” üzenetet küld a szervernek HTTP-n keresztül, a szerver válaszával pedig felépül a közvetlen kapcsolat a kliensalkalmazás és a szerver között.</w:t>
      </w:r>
    </w:p>
    <w:p w14:paraId="1CCFBA63" w14:textId="77777777" w:rsidR="001B1E4C" w:rsidRPr="003D21D2" w:rsidRDefault="001B1E4C" w:rsidP="003D21D2">
      <w:r>
        <w:t xml:space="preserve">2008-ban kezdték a használatát, a fő motiváció a létrejöttére az volt, hogy, a HTTP/1-ből hiányzott a kétirányú kapcsolat. Bár a HTTP/2-ben ez bevezetésre került, a </w:t>
      </w:r>
      <w:proofErr w:type="spellStart"/>
      <w:r>
        <w:t>WebSocket</w:t>
      </w:r>
      <w:proofErr w:type="spellEnd"/>
      <w:r>
        <w:t xml:space="preserve"> így sem válik szükségtelenné, mivel bár a HTTP/2 </w:t>
      </w:r>
      <w:proofErr w:type="spellStart"/>
      <w:r>
        <w:t>push</w:t>
      </w:r>
      <w:proofErr w:type="spellEnd"/>
      <w:r>
        <w:t xml:space="preserve"> művelete eljuttatja a kliensgépre az üzenetet, de nem a kliensalkalmazáshoz, a </w:t>
      </w:r>
      <w:proofErr w:type="spellStart"/>
      <w:r>
        <w:t>WebSockettel</w:t>
      </w:r>
      <w:proofErr w:type="spellEnd"/>
      <w:r>
        <w:t xml:space="preserve"> ellentétben, így még egy lépésre szükség van. </w:t>
      </w:r>
    </w:p>
    <w:p w14:paraId="682E337E" w14:textId="77777777" w:rsidR="00513823" w:rsidRDefault="00732782" w:rsidP="00F6404C">
      <w:pPr>
        <w:pStyle w:val="Cmsor3"/>
      </w:pPr>
      <w:bookmarkStart w:id="86" w:name="_Toc499329007"/>
      <w:r>
        <w:t>MQTT</w:t>
      </w:r>
      <w:bookmarkEnd w:id="86"/>
      <w:r w:rsidR="003140A3">
        <w:t xml:space="preserve"> </w:t>
      </w:r>
    </w:p>
    <w:p w14:paraId="4F7A4635" w14:textId="5D44657F" w:rsidR="001B1E4C" w:rsidRDefault="001B1E4C" w:rsidP="001B1E4C">
      <w:pPr>
        <w:ind w:firstLine="851"/>
      </w:pPr>
      <w:r>
        <w:t xml:space="preserve">A </w:t>
      </w:r>
      <w:proofErr w:type="spellStart"/>
      <w:r>
        <w:t>Message</w:t>
      </w:r>
      <w:proofErr w:type="spellEnd"/>
      <w:r>
        <w:t xml:space="preserve"> </w:t>
      </w:r>
      <w:proofErr w:type="spellStart"/>
      <w:r>
        <w:t>Queue</w:t>
      </w:r>
      <w:proofErr w:type="spellEnd"/>
      <w:r>
        <w:t xml:space="preserve"> </w:t>
      </w:r>
      <w:proofErr w:type="spellStart"/>
      <w:r>
        <w:t>Telemetry</w:t>
      </w:r>
      <w:proofErr w:type="spellEnd"/>
      <w:r>
        <w:t xml:space="preserve"> </w:t>
      </w:r>
      <w:proofErr w:type="spellStart"/>
      <w:r>
        <w:t>Transport</w:t>
      </w:r>
      <w:proofErr w:type="spellEnd"/>
      <w:r>
        <w:t xml:space="preserve"> egy kis </w:t>
      </w:r>
      <w:r w:rsidR="00251670">
        <w:t>erőforrásigényű</w:t>
      </w:r>
      <w:commentRangeStart w:id="87"/>
      <w:r>
        <w:t xml:space="preserve"> </w:t>
      </w:r>
      <w:commentRangeEnd w:id="87"/>
      <w:r w:rsidR="00EA54A5">
        <w:rPr>
          <w:rStyle w:val="Jegyzethivatkozs"/>
        </w:rPr>
        <w:commentReference w:id="87"/>
      </w:r>
      <w:r>
        <w:t>protokoll, amit az IBM fejlesztett ki a gép-gép közötti kommunikáció megkönnyítésére, azokra az esetekre, amikor fontos, hogy a kapcsolat fenntartásához a lehető legkisebb kódot használjuk, vagy a sávszélesség erősen korlátozott. Működéséhez szükség van egy harmadik, köztes szereplőre, az üzenetközvetítőre. Az ő szerepe az, hogy a küldő által alkalmazott üzenetküldési protokollról átfordítsa az üzenetet a fogadó protokolljára.</w:t>
      </w:r>
    </w:p>
    <w:p w14:paraId="20E44C80" w14:textId="77777777" w:rsidR="001B1E4C" w:rsidRDefault="001B1E4C" w:rsidP="001B1E4C">
      <w:pPr>
        <w:ind w:firstLine="851"/>
      </w:pPr>
      <w:r>
        <w:t xml:space="preserve">Háromszintű </w:t>
      </w:r>
      <w:proofErr w:type="spellStart"/>
      <w:r>
        <w:t>QoS</w:t>
      </w:r>
      <w:proofErr w:type="spellEnd"/>
      <w:r>
        <w:t xml:space="preserve">-t </w:t>
      </w:r>
      <w:proofErr w:type="gramStart"/>
      <w:r>
        <w:t>definiál</w:t>
      </w:r>
      <w:proofErr w:type="gramEnd"/>
      <w:r>
        <w:t xml:space="preserve">, arra vonatkozóan, hogy az üzenetközvetítő/kliens mennyi felelősséget vállal az üzenet kézbesítésére. </w:t>
      </w:r>
    </w:p>
    <w:p w14:paraId="71579DE4" w14:textId="77777777" w:rsidR="001B1E4C" w:rsidRDefault="001B1E4C" w:rsidP="001B1E4C">
      <w:pPr>
        <w:pStyle w:val="Listaszerbekezds"/>
        <w:numPr>
          <w:ilvl w:val="0"/>
          <w:numId w:val="25"/>
        </w:numPr>
      </w:pPr>
      <w:r>
        <w:t>A közvetítő/</w:t>
      </w:r>
      <w:proofErr w:type="gramStart"/>
      <w:r>
        <w:t>kliens</w:t>
      </w:r>
      <w:proofErr w:type="gramEnd"/>
      <w:r>
        <w:t xml:space="preserve"> egyszer küldi el az üzenetet, nem vár megerősítésre.</w:t>
      </w:r>
    </w:p>
    <w:p w14:paraId="49513A66" w14:textId="77777777" w:rsidR="001B1E4C" w:rsidRDefault="001B1E4C" w:rsidP="001B1E4C">
      <w:pPr>
        <w:pStyle w:val="Listaszerbekezds"/>
        <w:numPr>
          <w:ilvl w:val="0"/>
          <w:numId w:val="25"/>
        </w:numPr>
      </w:pPr>
      <w:r>
        <w:lastRenderedPageBreak/>
        <w:t>A közvetítő/</w:t>
      </w:r>
      <w:proofErr w:type="gramStart"/>
      <w:r>
        <w:t>kliens</w:t>
      </w:r>
      <w:proofErr w:type="gramEnd"/>
      <w:r>
        <w:t xml:space="preserve"> legalább egyszer elküldi, és megerősítésre vár.</w:t>
      </w:r>
    </w:p>
    <w:p w14:paraId="4C3A3D96" w14:textId="5250D8A6" w:rsidR="001B1E4C" w:rsidRDefault="001B1E4C" w:rsidP="001B1E4C">
      <w:pPr>
        <w:pStyle w:val="Listaszerbekezds"/>
        <w:numPr>
          <w:ilvl w:val="0"/>
          <w:numId w:val="25"/>
        </w:numPr>
      </w:pPr>
      <w:r>
        <w:t>A közvetítő/</w:t>
      </w:r>
      <w:proofErr w:type="gramStart"/>
      <w:r>
        <w:t>kliens</w:t>
      </w:r>
      <w:proofErr w:type="gramEnd"/>
      <w:r>
        <w:t xml:space="preserve"> egyszer küldi el az üzenetet, </w:t>
      </w:r>
      <w:commentRangeStart w:id="88"/>
      <w:r>
        <w:t>négy-utas</w:t>
      </w:r>
      <w:r w:rsidR="00251670">
        <w:rPr>
          <w:rStyle w:val="Lbjegyzet-hivatkozs"/>
        </w:rPr>
        <w:footnoteReference w:id="3"/>
      </w:r>
      <w:r>
        <w:t xml:space="preserve"> </w:t>
      </w:r>
      <w:commentRangeEnd w:id="88"/>
      <w:r w:rsidR="00EA54A5">
        <w:rPr>
          <w:rStyle w:val="Jegyzethivatkozs"/>
        </w:rPr>
        <w:commentReference w:id="88"/>
      </w:r>
      <w:r>
        <w:t>kézfogást alkalmazva a biztos átvitel érdekében.</w:t>
      </w:r>
    </w:p>
    <w:p w14:paraId="715977DC" w14:textId="4F8E06CD" w:rsidR="001B1E4C" w:rsidRDefault="001B1E4C" w:rsidP="001B1E4C">
      <w:pPr>
        <w:ind w:firstLine="851"/>
      </w:pPr>
      <w:r>
        <w:t xml:space="preserve">Az üzeneteket </w:t>
      </w:r>
      <w:r w:rsidR="00251670">
        <w:t xml:space="preserve">bármilyen </w:t>
      </w:r>
      <w:r>
        <w:t xml:space="preserve">szinten lehet küldeni, és a </w:t>
      </w:r>
      <w:proofErr w:type="gramStart"/>
      <w:r>
        <w:t>kliensek</w:t>
      </w:r>
      <w:proofErr w:type="gramEnd"/>
      <w:r>
        <w:t xml:space="preserve"> akármilyen szintű „témára” feliratkozhatnak. Ez azt jelenti, hogy ha a </w:t>
      </w:r>
      <w:proofErr w:type="gramStart"/>
      <w:r>
        <w:t>kliens</w:t>
      </w:r>
      <w:proofErr w:type="gramEnd"/>
      <w:r>
        <w:t xml:space="preserve"> </w:t>
      </w:r>
      <w:proofErr w:type="spellStart"/>
      <w:r>
        <w:t>QoS</w:t>
      </w:r>
      <w:proofErr w:type="spellEnd"/>
      <w:r>
        <w:t xml:space="preserve"> 0 szinten iratkozott fel, de </w:t>
      </w:r>
      <w:proofErr w:type="spellStart"/>
      <w:r>
        <w:t>QoS</w:t>
      </w:r>
      <w:proofErr w:type="spellEnd"/>
      <w:r>
        <w:t xml:space="preserve"> 2 szintű az üzenet, azt </w:t>
      </w:r>
      <w:proofErr w:type="spellStart"/>
      <w:r>
        <w:t>QoS</w:t>
      </w:r>
      <w:proofErr w:type="spellEnd"/>
      <w:r>
        <w:t xml:space="preserve"> 0 szinten fogja megkapni.</w:t>
      </w:r>
    </w:p>
    <w:p w14:paraId="105820FF" w14:textId="77777777" w:rsidR="001B1E4C" w:rsidRPr="00765B07" w:rsidRDefault="001B1E4C" w:rsidP="001B1E4C">
      <w:pPr>
        <w:ind w:firstLine="851"/>
      </w:pPr>
      <w:r>
        <w:t>Jelenleg ez a legkisebb erőforrásigényű a széles körben elterjedtek protokollok között, így ha erősen korlátoltak az eszköz hardveres képességei, esetleg akkumulátorról működik, vagy gyenge, megbízhatatlan az adatkapcsolat érdemes számításba venni.</w:t>
      </w:r>
    </w:p>
    <w:p w14:paraId="1FF683AC" w14:textId="77777777" w:rsidR="00C675C4" w:rsidRDefault="00C675C4" w:rsidP="00C675C4">
      <w:pPr>
        <w:pStyle w:val="Cmsor1"/>
      </w:pPr>
      <w:bookmarkStart w:id="89" w:name="_Toc499329008"/>
      <w:r>
        <w:lastRenderedPageBreak/>
        <w:t>Tervezés</w:t>
      </w:r>
      <w:bookmarkEnd w:id="89"/>
    </w:p>
    <w:p w14:paraId="4F261754" w14:textId="0A21EBAE" w:rsidR="002B0135" w:rsidRDefault="002B0135" w:rsidP="002B0135">
      <w:r>
        <w:t xml:space="preserve">A célom ezzel a projekttel az volt, hogy megismerkedjek az IoT világával, </w:t>
      </w:r>
      <w:r w:rsidR="005D78B7">
        <w:t xml:space="preserve">és </w:t>
      </w:r>
      <w:r>
        <w:t>kipróbáljak pár olyan technológiát, amivel eddig még nem volt szerencsém foglalkozni</w:t>
      </w:r>
      <w:r w:rsidR="005D78B7">
        <w:t xml:space="preserve">, ezért lehet, hogy a megoldásom </w:t>
      </w:r>
      <w:ins w:id="90" w:author="Predi" w:date="2017-12-04T22:14:00Z">
        <w:r w:rsidR="0093168B">
          <w:t xml:space="preserve">bizonyos tekintetben </w:t>
        </w:r>
      </w:ins>
      <w:r w:rsidR="005D78B7">
        <w:t xml:space="preserve">nem </w:t>
      </w:r>
      <w:r w:rsidR="00352203">
        <w:t>lesz optimális.</w:t>
      </w:r>
    </w:p>
    <w:p w14:paraId="0359D40D" w14:textId="220D96E1" w:rsidR="003A79CE" w:rsidRDefault="001C50B3" w:rsidP="00C63C2C">
      <w:r>
        <w:t xml:space="preserve">A feladat egy olyan rendszer megtervezése, </w:t>
      </w:r>
      <w:r w:rsidR="00C63C2C">
        <w:t xml:space="preserve">ami önállóan </w:t>
      </w:r>
      <w:r w:rsidR="003B6B94">
        <w:t xml:space="preserve">képes </w:t>
      </w:r>
      <w:ins w:id="91" w:author="Predi" w:date="2017-12-04T22:14:00Z">
        <w:r w:rsidR="0093168B">
          <w:t xml:space="preserve">egy vagy </w:t>
        </w:r>
      </w:ins>
      <w:r w:rsidR="00C63C2C">
        <w:t xml:space="preserve">több növény felügyelésére és gondozására. Ezen felül legyen lehetőség a növények állapotát távolról megfigyelni, beavatkozni. </w:t>
      </w:r>
    </w:p>
    <w:p w14:paraId="2828A4BB" w14:textId="4BE4471D" w:rsidR="00872D42" w:rsidRDefault="00872D42" w:rsidP="00C63C2C">
      <w:del w:id="92" w:author="Predi" w:date="2017-12-04T22:15:00Z">
        <w:r w:rsidDel="0093168B">
          <w:delText>Ezek szerint</w:delText>
        </w:r>
      </w:del>
      <w:ins w:id="93" w:author="Predi" w:date="2017-12-04T22:15:00Z">
        <w:r w:rsidR="0093168B">
          <w:t>A megfelelő távoli elérés miatt</w:t>
        </w:r>
      </w:ins>
      <w:r>
        <w:t xml:space="preserve"> </w:t>
      </w:r>
      <w:ins w:id="94" w:author="Predi" w:date="2017-12-04T22:16:00Z">
        <w:r w:rsidR="006412EB">
          <w:t xml:space="preserve">a rendszernek </w:t>
        </w:r>
      </w:ins>
      <w:commentRangeStart w:id="95"/>
      <w:r>
        <w:t xml:space="preserve">két részből </w:t>
      </w:r>
      <w:commentRangeEnd w:id="95"/>
      <w:r w:rsidR="0031099A">
        <w:rPr>
          <w:rStyle w:val="Jegyzethivatkozs"/>
        </w:rPr>
        <w:commentReference w:id="95"/>
      </w:r>
      <w:r>
        <w:t>kell állni</w:t>
      </w:r>
      <w:ins w:id="96" w:author="Predi" w:date="2017-12-04T22:16:00Z">
        <w:r w:rsidR="006412EB">
          <w:t>a</w:t>
        </w:r>
      </w:ins>
      <w:del w:id="97" w:author="Predi" w:date="2017-12-04T22:16:00Z">
        <w:r w:rsidDel="006412EB">
          <w:delText xml:space="preserve"> a rendszernek</w:delText>
        </w:r>
      </w:del>
      <w:r>
        <w:t>, egy egységből, ami a növények mellett van, és egy webszerverből. A növény mellé telepített egység kötelességei a növény állapotának folyamatos rögzítése, ezek alapján a gondozási teendők elvégzése, az adatok továbbítása a webszerver felé. A webszerver feladata az adatok tárolása, megjelenítése könnyen értelmezhető formában, és felhasználói tevékenységek kezelése.</w:t>
      </w:r>
      <w:r w:rsidR="00206193">
        <w:t xml:space="preserve"> </w:t>
      </w:r>
    </w:p>
    <w:p w14:paraId="071AD05C" w14:textId="48047D24" w:rsidR="009F14A4" w:rsidRDefault="00485FCB" w:rsidP="00D52363">
      <w:pPr>
        <w:keepNext/>
        <w:jc w:val="center"/>
      </w:pPr>
      <w:r>
        <w:pict w14:anchorId="35350C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5pt;height:221.85pt">
            <v:imagedata r:id="rId22" o:title="reduced"/>
          </v:shape>
        </w:pict>
      </w:r>
      <w:r w:rsidR="00094D89">
        <w:rPr>
          <w:rStyle w:val="Jegyzethivatkozs"/>
        </w:rPr>
        <w:commentReference w:id="98"/>
      </w:r>
    </w:p>
    <w:p w14:paraId="5F76EDED" w14:textId="28B05B76" w:rsidR="002D6495" w:rsidRDefault="009F14A4" w:rsidP="0004470D">
      <w:pPr>
        <w:pStyle w:val="Kpalrs"/>
        <w:pPrChange w:id="99" w:author="Windows-felhasználó" w:date="2017-12-05T21:24:00Z">
          <w:pPr>
            <w:pStyle w:val="Kpalrs"/>
          </w:pPr>
        </w:pPrChange>
      </w:pPr>
      <w:r>
        <w:t>11. ábra</w:t>
      </w:r>
      <w:r w:rsidR="00D52363">
        <w:t>: Kommunikációs diagram</w:t>
      </w:r>
    </w:p>
    <w:p w14:paraId="4BC8A748" w14:textId="1DD52E41" w:rsidR="004367B6" w:rsidRDefault="004367B6">
      <w:pPr>
        <w:pStyle w:val="Cmsor2"/>
      </w:pPr>
      <w:bookmarkStart w:id="100" w:name="_Toc499329009"/>
      <w:r>
        <w:t>Telepített egység</w:t>
      </w:r>
    </w:p>
    <w:p w14:paraId="3A4461A4" w14:textId="2590AFCD" w:rsidR="009E281E" w:rsidRDefault="009E281E" w:rsidP="0093168B">
      <w:pPr>
        <w:pStyle w:val="Cmsor3"/>
      </w:pPr>
      <w:r>
        <w:t>A növények gondozása</w:t>
      </w:r>
      <w:bookmarkEnd w:id="100"/>
      <w:r w:rsidR="00CF558F">
        <w:t>, szoftver</w:t>
      </w:r>
    </w:p>
    <w:p w14:paraId="6C62A3E5" w14:textId="0ED5E301" w:rsidR="009E2C4B" w:rsidRDefault="008B333A" w:rsidP="00803B8F">
      <w:r>
        <w:t>A növények számára fontos környezeti tényezők</w:t>
      </w:r>
      <w:r w:rsidR="009E281E">
        <w:t xml:space="preserve"> a fény</w:t>
      </w:r>
      <w:r w:rsidR="00F37F3B">
        <w:t>, hőmérséklet, páratartalom</w:t>
      </w:r>
      <w:r w:rsidR="009E281E">
        <w:t xml:space="preserve">, </w:t>
      </w:r>
      <w:r>
        <w:t>talajnedvesség,</w:t>
      </w:r>
      <w:r w:rsidR="00950E3D">
        <w:t xml:space="preserve"> </w:t>
      </w:r>
      <w:r w:rsidR="009E281E">
        <w:t xml:space="preserve">ezeket kell egy optimális szinten tartani, ahhoz, hogy </w:t>
      </w:r>
      <w:r w:rsidR="009E281E">
        <w:lastRenderedPageBreak/>
        <w:t xml:space="preserve">megfelelő legyen a növekedés. </w:t>
      </w:r>
      <w:r w:rsidR="008C2D2D">
        <w:t xml:space="preserve">Ahhoz, hogy megállapítsuk a környezet alapján a gondozási teendőket, szükség lesz érzékelőkre, egy talajnedvességmérőre, és egy fényszenzorra </w:t>
      </w:r>
      <w:r w:rsidR="00D52363">
        <w:t>növényenként</w:t>
      </w:r>
      <w:r w:rsidR="00950E3D">
        <w:t>. A páratartalmat</w:t>
      </w:r>
      <w:ins w:id="101" w:author="Predi" w:date="2017-12-04T22:17:00Z">
        <w:r w:rsidR="0071178A">
          <w:t>,</w:t>
        </w:r>
      </w:ins>
      <w:r w:rsidR="00D52363">
        <w:t xml:space="preserve"> valamint </w:t>
      </w:r>
      <w:r w:rsidR="00950E3D">
        <w:t xml:space="preserve">a </w:t>
      </w:r>
      <w:r w:rsidR="00D52363">
        <w:t>hőmérséklet</w:t>
      </w:r>
      <w:r w:rsidR="00950E3D">
        <w:t xml:space="preserve"> egyelőre csak megfigyelem, nem veszem számításba a </w:t>
      </w:r>
      <w:commentRangeStart w:id="102"/>
      <w:r w:rsidR="00950E3D">
        <w:t xml:space="preserve">gondozás során, tekintve, </w:t>
      </w:r>
      <w:r w:rsidR="00BD5EFA">
        <w:t xml:space="preserve">hogy egy-két </w:t>
      </w:r>
      <w:r w:rsidR="00206193">
        <w:t xml:space="preserve">növény </w:t>
      </w:r>
      <w:r w:rsidR="00BD5EFA">
        <w:t xml:space="preserve">gondozása miatt nem lenne </w:t>
      </w:r>
      <w:proofErr w:type="gramStart"/>
      <w:r w:rsidR="00BD5EFA">
        <w:t>praktikus</w:t>
      </w:r>
      <w:proofErr w:type="gramEnd"/>
      <w:r w:rsidR="00BD5EFA">
        <w:t xml:space="preserve"> az egész </w:t>
      </w:r>
      <w:r w:rsidR="00206193">
        <w:t xml:space="preserve">szoba </w:t>
      </w:r>
      <w:r w:rsidR="00BD5EFA">
        <w:t xml:space="preserve">páratartalmát és hőmérsékletét befolyásolni. </w:t>
      </w:r>
      <w:commentRangeEnd w:id="102"/>
      <w:r w:rsidR="00094D89">
        <w:rPr>
          <w:rStyle w:val="Jegyzethivatkozs"/>
        </w:rPr>
        <w:commentReference w:id="102"/>
      </w:r>
    </w:p>
    <w:p w14:paraId="287A724C" w14:textId="4E7AB8D2" w:rsidR="005B146C" w:rsidRDefault="00206193" w:rsidP="004A6AF9">
      <w:r>
        <w:t>A telepített e</w:t>
      </w:r>
      <w:r w:rsidR="005B146C">
        <w:t>gységen található szoftver gondozási szempontból releváns részei a következők:</w:t>
      </w:r>
    </w:p>
    <w:p w14:paraId="55113A9D" w14:textId="26C1C288" w:rsidR="005B146C" w:rsidRDefault="005B146C" w:rsidP="0093168B">
      <w:pPr>
        <w:pStyle w:val="Listaszerbekezds"/>
        <w:numPr>
          <w:ilvl w:val="0"/>
          <w:numId w:val="27"/>
        </w:numPr>
      </w:pPr>
      <w:r>
        <w:t>adatgyűjtés, ami meghatározott időközönként történik</w:t>
      </w:r>
      <w:r w:rsidR="004367B6">
        <w:t>,</w:t>
      </w:r>
    </w:p>
    <w:p w14:paraId="023EF5DB" w14:textId="781AB256" w:rsidR="005B146C" w:rsidRDefault="005B146C" w:rsidP="0093168B">
      <w:pPr>
        <w:pStyle w:val="Listaszerbekezds"/>
        <w:numPr>
          <w:ilvl w:val="0"/>
          <w:numId w:val="27"/>
        </w:numPr>
      </w:pPr>
      <w:r>
        <w:t>adatok feldolgozása, és a gondozási teendők végrehajtása egy adott időpontban</w:t>
      </w:r>
      <w:r w:rsidR="004367B6">
        <w:t>.</w:t>
      </w:r>
    </w:p>
    <w:p w14:paraId="0FB4AEC8" w14:textId="2C36F1E9" w:rsidR="007939BC" w:rsidRDefault="005B146C" w:rsidP="0093168B">
      <w:pPr>
        <w:pStyle w:val="Cmsor4"/>
      </w:pPr>
      <w:r>
        <w:t>Adatgyűjtés</w:t>
      </w:r>
    </w:p>
    <w:p w14:paraId="6482C5EB" w14:textId="5AD38F3D" w:rsidR="00803B8F" w:rsidRDefault="00803B8F">
      <w:r>
        <w:t>A talajnedvesség nem változik hirtelen</w:t>
      </w:r>
      <w:ins w:id="103" w:author="Predi" w:date="2017-12-04T22:18:00Z">
        <w:r w:rsidR="0071178A">
          <w:t xml:space="preserve"> (az öntözéstől eltekintve)</w:t>
        </w:r>
      </w:ins>
      <w:r>
        <w:t xml:space="preserve">, ezért </w:t>
      </w:r>
      <w:del w:id="104" w:author="Predi" w:date="2017-12-04T22:18:00Z">
        <w:r w:rsidDel="0071178A">
          <w:delText xml:space="preserve">úgy gondolom, hogy ha </w:delText>
        </w:r>
        <w:r w:rsidR="00F7716D" w:rsidDel="0071178A">
          <w:delText>tíz</w:delText>
        </w:r>
        <w:r w:rsidDel="0071178A">
          <w:delText xml:space="preserve"> percenként mérem meg, az elegendő</w:delText>
        </w:r>
      </w:del>
      <w:ins w:id="105" w:author="Predi" w:date="2017-12-04T22:18:00Z">
        <w:r w:rsidR="0071178A">
          <w:t>elegendő 10 percenként megmérni</w:t>
        </w:r>
      </w:ins>
      <w:r>
        <w:t>.</w:t>
      </w:r>
    </w:p>
    <w:p w14:paraId="42F7B63F" w14:textId="7B0B0169" w:rsidR="00D52363" w:rsidRDefault="00803B8F" w:rsidP="0093168B">
      <w:pPr>
        <w:keepNext/>
        <w:jc w:val="center"/>
      </w:pPr>
      <w:r>
        <w:rPr>
          <w:noProof/>
          <w:lang w:eastAsia="hu-HU"/>
        </w:rPr>
        <w:drawing>
          <wp:inline distT="0" distB="0" distL="0" distR="0" wp14:anchorId="17B722FE" wp14:editId="67C62DFF">
            <wp:extent cx="1956196" cy="1956196"/>
            <wp:effectExtent l="0" t="0" r="6350" b="6350"/>
            <wp:docPr id="13" name="Kép 13" descr="https://images-na.ssl-images-amazon.com/images/I/51YJV7u7mYL.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na.ssl-images-amazon.com/images/I/51YJV7u7mYL._SL1000_.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61105" cy="1961105"/>
                    </a:xfrm>
                    <a:prstGeom prst="rect">
                      <a:avLst/>
                    </a:prstGeom>
                    <a:noFill/>
                    <a:ln>
                      <a:noFill/>
                    </a:ln>
                  </pic:spPr>
                </pic:pic>
              </a:graphicData>
            </a:graphic>
          </wp:inline>
        </w:drawing>
      </w:r>
    </w:p>
    <w:p w14:paraId="07EFB5D8" w14:textId="0ACA61D6" w:rsidR="00803B8F" w:rsidRDefault="00D52363" w:rsidP="0004470D">
      <w:pPr>
        <w:pStyle w:val="Kpalrs"/>
        <w:pPrChange w:id="106" w:author="Windows-felhasználó" w:date="2017-12-05T21:24:00Z">
          <w:pPr>
            <w:pStyle w:val="Kpalrs"/>
          </w:pPr>
        </w:pPrChange>
      </w:pPr>
      <w:r>
        <w:t>12. ábra: Talajnedvesség érzékelő</w:t>
      </w:r>
    </w:p>
    <w:p w14:paraId="11180B70" w14:textId="4CD5358C" w:rsidR="007939BC" w:rsidRDefault="007939BC" w:rsidP="0093168B">
      <w:r>
        <w:t xml:space="preserve">Az öntözéshez a vízellátást először úgy terveztem, hogy egy keret tetején </w:t>
      </w:r>
      <w:r w:rsidR="005B146C">
        <w:t xml:space="preserve">legyen egy </w:t>
      </w:r>
      <w:r>
        <w:t xml:space="preserve">tartály, amiből egy elektromos szelep segítségével engedem ki a vizet, </w:t>
      </w:r>
      <w:proofErr w:type="spellStart"/>
      <w:r>
        <w:t>viszont</w:t>
      </w:r>
      <w:del w:id="107" w:author="Predi" w:date="2017-12-04T22:19:00Z">
        <w:r w:rsidDel="0040335D">
          <w:delText xml:space="preserve"> </w:delText>
        </w:r>
      </w:del>
      <w:ins w:id="108" w:author="Predi" w:date="2017-12-04T22:19:00Z">
        <w:r w:rsidR="0040335D">
          <w:t>a</w:t>
        </w:r>
        <w:proofErr w:type="spellEnd"/>
        <w:r w:rsidR="0040335D">
          <w:t xml:space="preserve"> kezdeti tesztek során kiderült</w:t>
        </w:r>
      </w:ins>
      <w:del w:id="109" w:author="Predi" w:date="2017-12-04T22:19:00Z">
        <w:r w:rsidDel="0040335D">
          <w:delText>rájöttem</w:delText>
        </w:r>
      </w:del>
      <w:r>
        <w:t xml:space="preserve">, hogy ez túlságosan körülményes, bekorlátozza a növény magasságát, és az se mindig egyértelmű, hogy mennyi vizet ereszt át. Ezért inkább a növény mellé helyezem a tartályt, és egy kisméretű szivattyúval szívom fel belőle a vizet. Ahhoz, hogy a felhasználó tudja, mikor </w:t>
      </w:r>
      <w:r w:rsidR="005B146C">
        <w:t xml:space="preserve">esedékes </w:t>
      </w:r>
      <w:r>
        <w:t>a tartály</w:t>
      </w:r>
      <w:r w:rsidR="005B146C">
        <w:t xml:space="preserve"> utántöltése</w:t>
      </w:r>
      <w:r>
        <w:t xml:space="preserve">, egy ultrahangos távolságmérőt helyezek a tetejére, ami a kibocsát egy hullámot, és a visszaverődő hullám </w:t>
      </w:r>
      <w:r>
        <w:lastRenderedPageBreak/>
        <w:t xml:space="preserve">beérkezési ideje alapján kiszámítja a távolságot, emiatt ügyelni kell arra, hogy </w:t>
      </w:r>
      <w:r w:rsidR="005B146C">
        <w:t>a vízfelszínre merőlegesen legyen elhelyezve</w:t>
      </w:r>
      <w:r>
        <w:t>.</w:t>
      </w:r>
    </w:p>
    <w:p w14:paraId="53F5E7CE" w14:textId="77777777" w:rsidR="007939BC" w:rsidRDefault="007939BC" w:rsidP="007939BC">
      <w:pPr>
        <w:keepNext/>
        <w:jc w:val="center"/>
      </w:pPr>
      <w:r>
        <w:rPr>
          <w:noProof/>
          <w:lang w:eastAsia="hu-HU"/>
        </w:rPr>
        <w:drawing>
          <wp:inline distT="0" distB="0" distL="0" distR="0" wp14:anchorId="4F09E80C" wp14:editId="4A17E641">
            <wp:extent cx="2171700" cy="1384698"/>
            <wp:effectExtent l="0" t="0" r="0" b="6350"/>
            <wp:docPr id="18" name="Kép 18" descr="http://img.dxcdn.com/productimages/sku_41834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dxcdn.com/productimages/sku_418349_1.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389" t="20452" r="3178" b="20611"/>
                    <a:stretch/>
                  </pic:blipFill>
                  <pic:spPr bwMode="auto">
                    <a:xfrm>
                      <a:off x="0" y="0"/>
                      <a:ext cx="2231228" cy="1422653"/>
                    </a:xfrm>
                    <a:prstGeom prst="rect">
                      <a:avLst/>
                    </a:prstGeom>
                    <a:noFill/>
                    <a:ln>
                      <a:noFill/>
                    </a:ln>
                    <a:extLst>
                      <a:ext uri="{53640926-AAD7-44D8-BBD7-CCE9431645EC}">
                        <a14:shadowObscured xmlns:a14="http://schemas.microsoft.com/office/drawing/2010/main"/>
                      </a:ext>
                    </a:extLst>
                  </pic:spPr>
                </pic:pic>
              </a:graphicData>
            </a:graphic>
          </wp:inline>
        </w:drawing>
      </w:r>
    </w:p>
    <w:p w14:paraId="2F8755D6" w14:textId="0315C6DB" w:rsidR="007939BC" w:rsidRDefault="007939BC" w:rsidP="0004470D">
      <w:pPr>
        <w:pStyle w:val="Kpalrs"/>
        <w:pPrChange w:id="110" w:author="Windows-felhasználó" w:date="2017-12-05T21:24:00Z">
          <w:pPr>
            <w:pStyle w:val="Kpalrs"/>
          </w:pPr>
        </w:pPrChange>
      </w:pPr>
      <w:r>
        <w:t>1</w:t>
      </w:r>
      <w:r w:rsidR="001418B9">
        <w:t>3</w:t>
      </w:r>
      <w:r>
        <w:t>. ábra: Ultrahangos távolságérzékelő</w:t>
      </w:r>
    </w:p>
    <w:p w14:paraId="2FB969B2" w14:textId="2DDE2D59" w:rsidR="007939BC" w:rsidRDefault="007939BC" w:rsidP="007939BC">
      <w:r>
        <w:t xml:space="preserve">Arra az esetre, ha nem volt elegendő a napi fénymennyiség, a hiányzó részt egy növénynevelő lámpával biztosítanám. A növényhez tárolva lesz a kívánt a napsütéses órák száma, így az adatokból könnyen kiszámítható, mennyi fényre van még szüksége. </w:t>
      </w:r>
    </w:p>
    <w:p w14:paraId="121FE169" w14:textId="426E4B29" w:rsidR="006745A4" w:rsidRDefault="000A36EE" w:rsidP="009E281E">
      <w:r>
        <w:t>A növény állapotá</w:t>
      </w:r>
      <w:r w:rsidR="007939BC">
        <w:t>t, azaz a talajnedvességet és fénymennyiséget, hőmérsékletet egy táblázatba tervezem menteni</w:t>
      </w:r>
      <w:r w:rsidR="00AF422A">
        <w:t>, tíz</w:t>
      </w:r>
      <w:r w:rsidR="007939BC">
        <w:t xml:space="preserve"> percenként, amikor a talajnedvesség mérése történik,</w:t>
      </w:r>
      <w:r>
        <w:t xml:space="preserve"> viszont</w:t>
      </w:r>
      <w:ins w:id="111" w:author="Predi" w:date="2017-12-04T22:20:00Z">
        <w:r w:rsidR="0040335D">
          <w:t>,</w:t>
        </w:r>
      </w:ins>
      <w:r>
        <w:t xml:space="preserve"> ha a fényt csupán </w:t>
      </w:r>
      <w:r w:rsidR="00AF422A">
        <w:t>tíz</w:t>
      </w:r>
      <w:del w:id="112" w:author="Predi" w:date="2017-12-04T22:20:00Z">
        <w:r w:rsidR="00AF422A" w:rsidDel="0040335D">
          <w:delText xml:space="preserve"> </w:delText>
        </w:r>
      </w:del>
      <w:r>
        <w:t xml:space="preserve"> percenként mérem meg, </w:t>
      </w:r>
      <w:commentRangeStart w:id="113"/>
      <w:r>
        <w:t xml:space="preserve">akkor könnyen lehet, hogy az adatok </w:t>
      </w:r>
      <w:proofErr w:type="gramStart"/>
      <w:r>
        <w:t>fals</w:t>
      </w:r>
      <w:proofErr w:type="gramEnd"/>
      <w:r>
        <w:t xml:space="preserve"> eredményhez vezetnének. </w:t>
      </w:r>
      <w:r w:rsidR="009F14A4">
        <w:t xml:space="preserve">A nap általi megvilágítás a felhők vonulása miatt gyakrabban változhat, mint </w:t>
      </w:r>
      <w:r w:rsidR="007939BC">
        <w:t xml:space="preserve">amilyen gyakran a </w:t>
      </w:r>
      <w:r w:rsidR="009F14A4">
        <w:t>talajnedvesség</w:t>
      </w:r>
      <w:r w:rsidR="007939BC">
        <w:t>et mérjük</w:t>
      </w:r>
      <w:r w:rsidR="009F14A4">
        <w:t>, azaz a mért jel frekvenciája nagyobb, így nagyobb mintavételi frekvenciára van szükség.</w:t>
      </w:r>
      <w:r>
        <w:t xml:space="preserve"> </w:t>
      </w:r>
      <w:commentRangeEnd w:id="113"/>
      <w:r w:rsidR="000F2EDA">
        <w:rPr>
          <w:rStyle w:val="Jegyzethivatkozs"/>
        </w:rPr>
        <w:commentReference w:id="113"/>
      </w:r>
      <w:r>
        <w:t xml:space="preserve">Ezért úgy terveztem, hogy a fényt sokkal sűrűbben mérem, mint a talajnedvességet, </w:t>
      </w:r>
      <w:r w:rsidR="00AF422A">
        <w:t>tíz</w:t>
      </w:r>
      <w:r w:rsidR="00AF422A" w:rsidDel="00AF422A">
        <w:t xml:space="preserve"> </w:t>
      </w:r>
      <w:r>
        <w:t xml:space="preserve">másodpercenként, majd </w:t>
      </w:r>
      <w:r w:rsidR="00AF422A">
        <w:t>tíz</w:t>
      </w:r>
      <w:r>
        <w:t xml:space="preserve"> percenként </w:t>
      </w:r>
      <w:r w:rsidR="006F6270">
        <w:t>megnézem hány százaléka van a</w:t>
      </w:r>
      <w:r w:rsidR="00A02128">
        <w:t xml:space="preserve">z elmúlt </w:t>
      </w:r>
      <w:r w:rsidR="00AF422A">
        <w:t>tíz</w:t>
      </w:r>
      <w:r w:rsidR="00A02128">
        <w:t xml:space="preserve"> percben vett </w:t>
      </w:r>
      <w:r w:rsidR="006F6270">
        <w:t>mintáknak azon érték felett, ami már megfelelő a növény számára. Ez a</w:t>
      </w:r>
      <w:ins w:id="114" w:author="Predi" w:date="2017-12-04T22:21:00Z">
        <w:r w:rsidR="0040335D">
          <w:t>z érték</w:t>
        </w:r>
      </w:ins>
      <w:r w:rsidR="006F6270">
        <w:t xml:space="preserve"> </w:t>
      </w:r>
      <w:del w:id="115" w:author="Predi" w:date="2017-12-04T22:21:00Z">
        <w:r w:rsidR="006F6270" w:rsidDel="0040335D">
          <w:delText xml:space="preserve">százalék </w:delText>
        </w:r>
      </w:del>
      <w:r w:rsidR="006F6270">
        <w:t xml:space="preserve">elég pontosan visszaadja, hogy a </w:t>
      </w:r>
      <w:r w:rsidR="00AF422A">
        <w:t>tíz</w:t>
      </w:r>
      <w:r w:rsidR="006F6270">
        <w:t xml:space="preserve"> perc alatt hány percig sütött a nap megfelelő mértékben, mivel </w:t>
      </w:r>
      <w:r w:rsidR="00AF422A">
        <w:t>tíz</w:t>
      </w:r>
      <w:r w:rsidR="006F6270">
        <w:t xml:space="preserve"> </w:t>
      </w:r>
      <w:r w:rsidR="001D4CEE">
        <w:t xml:space="preserve">másodperc alatt </w:t>
      </w:r>
      <w:r w:rsidR="006F6270">
        <w:t xml:space="preserve">ritkán változnak </w:t>
      </w:r>
      <w:proofErr w:type="gramStart"/>
      <w:r w:rsidR="006F6270">
        <w:t>drasztikusan</w:t>
      </w:r>
      <w:proofErr w:type="gramEnd"/>
      <w:r w:rsidR="006F6270">
        <w:t xml:space="preserve"> a fényviszonyok.</w:t>
      </w:r>
      <w:r w:rsidR="00803B8F" w:rsidRPr="00803B8F">
        <w:t xml:space="preserve"> </w:t>
      </w:r>
      <w:r w:rsidR="00803B8F">
        <w:t xml:space="preserve">Ehhez a </w:t>
      </w:r>
      <w:r w:rsidR="00AF422A">
        <w:t>tíz</w:t>
      </w:r>
      <w:r w:rsidR="00803B8F">
        <w:t xml:space="preserve"> másodperces mérésekhez egy külön</w:t>
      </w:r>
      <w:ins w:id="116" w:author="Windows-felhasználó" w:date="2017-12-05T13:00:00Z">
        <w:r w:rsidR="00E12CC6">
          <w:t xml:space="preserve"> táblát</w:t>
        </w:r>
      </w:ins>
      <w:r w:rsidR="00803B8F">
        <w:t xml:space="preserve"> </w:t>
      </w:r>
      <w:r w:rsidR="00422893">
        <w:t xml:space="preserve">tervezek </w:t>
      </w:r>
      <w:commentRangeStart w:id="117"/>
      <w:r w:rsidR="00422893">
        <w:t>létrehozni</w:t>
      </w:r>
      <w:commentRangeEnd w:id="117"/>
      <w:r w:rsidR="0040335D">
        <w:rPr>
          <w:rStyle w:val="Jegyzethivatkozs"/>
        </w:rPr>
        <w:commentReference w:id="117"/>
      </w:r>
      <w:r w:rsidR="00803B8F">
        <w:t xml:space="preserve">, amiből </w:t>
      </w:r>
      <w:r w:rsidR="00AF422A">
        <w:t>tíz</w:t>
      </w:r>
      <w:r w:rsidR="00803B8F">
        <w:t xml:space="preserve"> percenként törlöm az értékeket. </w:t>
      </w:r>
    </w:p>
    <w:p w14:paraId="114B78E0" w14:textId="39663E71" w:rsidR="00D52363" w:rsidRDefault="00803B8F" w:rsidP="00D52363">
      <w:pPr>
        <w:keepNext/>
        <w:jc w:val="center"/>
      </w:pPr>
      <w:r>
        <w:rPr>
          <w:noProof/>
          <w:lang w:eastAsia="hu-HU"/>
        </w:rPr>
        <w:lastRenderedPageBreak/>
        <w:drawing>
          <wp:inline distT="0" distB="0" distL="0" distR="0" wp14:anchorId="38DF8862" wp14:editId="589FDFBC">
            <wp:extent cx="1819275" cy="1819275"/>
            <wp:effectExtent l="0" t="0" r="9525" b="9525"/>
            <wp:docPr id="14" name="Kép 14" descr="http://osoyoo.com/wp-content/uploads/2017/0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soyoo.com/wp-content/uploads/2017/03/14.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9885" cy="1829885"/>
                    </a:xfrm>
                    <a:prstGeom prst="rect">
                      <a:avLst/>
                    </a:prstGeom>
                    <a:noFill/>
                    <a:ln>
                      <a:noFill/>
                    </a:ln>
                  </pic:spPr>
                </pic:pic>
              </a:graphicData>
            </a:graphic>
          </wp:inline>
        </w:drawing>
      </w:r>
    </w:p>
    <w:p w14:paraId="6C1726A0" w14:textId="4A68967E" w:rsidR="009E281E" w:rsidRDefault="00D52363" w:rsidP="0004470D">
      <w:pPr>
        <w:pStyle w:val="Kpalrs"/>
        <w:pPrChange w:id="118" w:author="Windows-felhasználó" w:date="2017-12-05T21:24:00Z">
          <w:pPr>
            <w:pStyle w:val="Kpalrs"/>
          </w:pPr>
        </w:pPrChange>
      </w:pPr>
      <w:r>
        <w:t>1</w:t>
      </w:r>
      <w:r w:rsidR="001418B9">
        <w:t>4</w:t>
      </w:r>
      <w:r>
        <w:t>. ábra: Fényérzékelő</w:t>
      </w:r>
    </w:p>
    <w:p w14:paraId="07D37878" w14:textId="2A79A495" w:rsidR="00206193" w:rsidRDefault="004367B6" w:rsidP="0093168B">
      <w:pPr>
        <w:pStyle w:val="Cmsor4"/>
      </w:pPr>
      <w:r>
        <w:t>Adatok feldolgozása, gondozási teendők végrehajtása</w:t>
      </w:r>
    </w:p>
    <w:p w14:paraId="5F785A9F" w14:textId="77777777" w:rsidR="004367B6" w:rsidRDefault="004367B6" w:rsidP="004367B6">
      <w:r>
        <w:t xml:space="preserve">Tekintettel arra, hogy napi többszöri öntözésre csak rendkívüli esetekben van szükség, a gondozási teendők számítását napi egyszer tervezem elvégezni, aminek időpontjául a naplemente időpontját választom. </w:t>
      </w:r>
    </w:p>
    <w:p w14:paraId="12E115A6" w14:textId="17ABA353" w:rsidR="001418B9" w:rsidRDefault="004367B6" w:rsidP="0093168B">
      <w:pPr>
        <w:rPr>
          <w:rFonts w:cs="Arial"/>
          <w:b/>
          <w:bCs/>
          <w:sz w:val="28"/>
          <w:szCs w:val="26"/>
        </w:rPr>
      </w:pPr>
      <w:r>
        <w:t xml:space="preserve">A fotoszintézisnek két szakasza van, a fényszakasz és a sötétszakasz. A sötétszakasz a fényszakaszban megtermelt anyagok felhasználásával állítja elő a glükózt, ami a növény tápanyaga. Ahhoz, hogy ez a leghatékonyabban működjön, arra kell törekedni, hogy az egyes szakaszok ne váltogassák egymást túl sűrűn, azaz, ha a növényről elkerül a fény, mondjuk 19:00-kor, ne 23:00-kor kapcsoljuk be a világítást, ezzel kirángatva a növényt a sötét szakaszból. </w:t>
      </w:r>
      <w:commentRangeStart w:id="119"/>
      <w:r>
        <w:t xml:space="preserve">Ezt úgy oldom meg, hogy minden növényhez be lehet állítani, mikor van a napfelkelte, mikor a naplemente, és ezek közötti számolja az aznapi fénymennyiséget. </w:t>
      </w:r>
      <w:commentRangeEnd w:id="119"/>
      <w:r w:rsidR="0040335D">
        <w:rPr>
          <w:rStyle w:val="Jegyzethivatkozs"/>
        </w:rPr>
        <w:commentReference w:id="119"/>
      </w:r>
      <w:r>
        <w:t xml:space="preserve">A naplemente időpontjában összegzem a fénymennyiséget, és ha kell, bekapcsolom a lámpát, így nagyobb az esély, hogy a növény folytatni tudja a fényszakaszt. Azért a napfelkelte időpontjától, és nem éjféltől kezdem az összegzést, mivel ha mondjuk egyik nap egyáltalán nem sütött a nap, és este 19:00-kor elindít egy </w:t>
      </w:r>
      <w:commentRangeStart w:id="120"/>
      <w:r>
        <w:t>nyolc órás világítást</w:t>
      </w:r>
      <w:commentRangeEnd w:id="120"/>
      <w:r w:rsidR="00E31577">
        <w:rPr>
          <w:rStyle w:val="Jegyzethivatkozs"/>
        </w:rPr>
        <w:commentReference w:id="120"/>
      </w:r>
      <w:r>
        <w:t>, akkor az már átcsúszik a következő napra, így az összegbe is beleszámítana.</w:t>
      </w:r>
      <w:bookmarkStart w:id="121" w:name="_Toc499329012"/>
      <w:r w:rsidR="001418B9">
        <w:br w:type="page"/>
      </w:r>
    </w:p>
    <w:p w14:paraId="08761B2A" w14:textId="4AE37A5E" w:rsidR="00AE7A89" w:rsidRDefault="001418B9" w:rsidP="0093168B">
      <w:pPr>
        <w:pStyle w:val="Cmsor3"/>
      </w:pPr>
      <w:bookmarkStart w:id="122" w:name="_Toc499329013"/>
      <w:bookmarkEnd w:id="121"/>
      <w:bookmarkEnd w:id="122"/>
      <w:r>
        <w:lastRenderedPageBreak/>
        <w:t>Kommunikáció a szerverrel</w:t>
      </w:r>
    </w:p>
    <w:p w14:paraId="565D8C65" w14:textId="12B996F4" w:rsidR="004367B6" w:rsidRDefault="004367B6" w:rsidP="00D81FF2">
      <w:r>
        <w:t>A telepített egység további feladata, hogy továbbítsa az adatokat</w:t>
      </w:r>
      <w:r w:rsidR="000331F1">
        <w:t xml:space="preserve"> </w:t>
      </w:r>
      <w:r>
        <w:t>a szerver felé</w:t>
      </w:r>
      <w:r w:rsidR="000331F1">
        <w:t>, valamint kérdezze le az esetleges utasításokat. Ezt a két műveletet egyszerre tervezem végrehajtani</w:t>
      </w:r>
      <w:r w:rsidR="00297CA0">
        <w:t xml:space="preserve"> az adatmentéssel.</w:t>
      </w:r>
      <w:r w:rsidR="00265255">
        <w:t xml:space="preserve"> </w:t>
      </w:r>
      <w:r w:rsidR="00297CA0">
        <w:t>E</w:t>
      </w:r>
      <w:r w:rsidR="00265255">
        <w:t xml:space="preserve">gy utasítás végrehajtása </w:t>
      </w:r>
      <w:r w:rsidR="00297CA0">
        <w:t xml:space="preserve">így </w:t>
      </w:r>
      <w:r w:rsidR="00265255">
        <w:t>maximum tíz percet késik az utasítás kiadása után, de</w:t>
      </w:r>
      <w:r w:rsidR="00297CA0">
        <w:t xml:space="preserve"> az,</w:t>
      </w:r>
      <w:r w:rsidR="00265255">
        <w:t xml:space="preserve"> hogy tíz perccel később öntözünk, vagy </w:t>
      </w:r>
      <w:proofErr w:type="gramStart"/>
      <w:r w:rsidR="00265255">
        <w:t>kapcsoljuk</w:t>
      </w:r>
      <w:proofErr w:type="gramEnd"/>
      <w:r w:rsidR="00265255">
        <w:t xml:space="preserve"> fel a lámpát nem </w:t>
      </w:r>
      <w:del w:id="123" w:author="Predi" w:date="2017-12-04T22:25:00Z">
        <w:r w:rsidR="00265255" w:rsidDel="00E31577">
          <w:delText>sokat számít</w:delText>
        </w:r>
      </w:del>
      <w:ins w:id="124" w:author="Predi" w:date="2017-12-04T22:25:00Z">
        <w:r w:rsidR="00E31577">
          <w:t>okoz problémát</w:t>
        </w:r>
      </w:ins>
      <w:r w:rsidR="00265255">
        <w:t>.</w:t>
      </w:r>
      <w:r w:rsidR="004A6AF9">
        <w:t xml:space="preserve"> </w:t>
      </w:r>
      <w:r w:rsidR="00297CA0">
        <w:t xml:space="preserve">Ezek alapján </w:t>
      </w:r>
      <w:r w:rsidR="004A6AF9">
        <w:t>a szoftver felépítése a következőképpen alakul:</w:t>
      </w:r>
    </w:p>
    <w:p w14:paraId="25D40CE1" w14:textId="596F737D" w:rsidR="00CF558F" w:rsidRDefault="00485FCB" w:rsidP="0093168B">
      <w:pPr>
        <w:keepNext/>
      </w:pPr>
      <w:r>
        <w:pict w14:anchorId="23AE66F7">
          <v:shape id="_x0000_i1026" type="#_x0000_t75" style="width:384.3pt;height:174.15pt">
            <v:imagedata r:id="rId26" o:title="pi_software_diagram"/>
          </v:shape>
        </w:pict>
      </w:r>
    </w:p>
    <w:p w14:paraId="6D2F0C04" w14:textId="40A822D5" w:rsidR="00064D55" w:rsidRDefault="001418B9" w:rsidP="0004470D">
      <w:pPr>
        <w:pStyle w:val="Kpalrs"/>
        <w:pPrChange w:id="125" w:author="Windows-felhasználó" w:date="2017-12-05T21:24:00Z">
          <w:pPr>
            <w:pStyle w:val="Kpalrs"/>
          </w:pPr>
        </w:pPrChange>
      </w:pPr>
      <w:r>
        <w:t>15</w:t>
      </w:r>
      <w:r w:rsidR="00CF558F">
        <w:t>. ábra: A telepített egység szoftverének felépítése.</w:t>
      </w:r>
    </w:p>
    <w:p w14:paraId="0707E12E" w14:textId="39E9D704" w:rsidR="00CF558F" w:rsidRDefault="00CF558F" w:rsidP="00CF558F">
      <w:pPr>
        <w:pStyle w:val="Cmsor3"/>
      </w:pPr>
      <w:r>
        <w:t>Hardver</w:t>
      </w:r>
    </w:p>
    <w:p w14:paraId="6C60497A" w14:textId="13DA3913" w:rsidR="00CF558F" w:rsidRDefault="009833F2" w:rsidP="00D81FF2">
      <w:r>
        <w:t>A</w:t>
      </w:r>
      <w:r w:rsidR="002D6495">
        <w:t xml:space="preserve">z </w:t>
      </w:r>
      <w:r w:rsidR="00D81FF2">
        <w:t>telepített vezérlő</w:t>
      </w:r>
      <w:r w:rsidR="002D6495">
        <w:t xml:space="preserve">egység elé </w:t>
      </w:r>
      <w:r w:rsidR="001F1014">
        <w:t>támaszt</w:t>
      </w:r>
      <w:r w:rsidR="009E281E">
        <w:t>ott követelmények a következők</w:t>
      </w:r>
      <w:r w:rsidR="004A6AF9">
        <w:t>:</w:t>
      </w:r>
    </w:p>
    <w:p w14:paraId="5DAA234E" w14:textId="78F1EC87" w:rsidR="00CF558F" w:rsidRDefault="001F1014" w:rsidP="0093168B">
      <w:pPr>
        <w:pStyle w:val="Listaszerbekezds"/>
        <w:numPr>
          <w:ilvl w:val="0"/>
          <w:numId w:val="28"/>
        </w:numPr>
      </w:pPr>
      <w:r>
        <w:t>Képesnek kell lennie kapcsolódni az in</w:t>
      </w:r>
      <w:r w:rsidR="009E281E">
        <w:t>ternetre.</w:t>
      </w:r>
    </w:p>
    <w:p w14:paraId="69305146" w14:textId="0BD42C26" w:rsidR="00CF558F" w:rsidRDefault="00297CA0" w:rsidP="0093168B">
      <w:pPr>
        <w:pStyle w:val="Listaszerbekezds"/>
        <w:numPr>
          <w:ilvl w:val="0"/>
          <w:numId w:val="28"/>
        </w:numPr>
      </w:pPr>
      <w:r>
        <w:t>Legyen képes adatbáziskezelő szoftver futtatására.</w:t>
      </w:r>
      <w:r>
        <w:rPr>
          <w:rStyle w:val="Lbjegyzet-hivatkozs"/>
        </w:rPr>
        <w:footnoteReference w:id="4"/>
      </w:r>
    </w:p>
    <w:p w14:paraId="19F248BA" w14:textId="38CFC6ED" w:rsidR="004A6AF9" w:rsidRDefault="008B38A9" w:rsidP="0093168B">
      <w:pPr>
        <w:pStyle w:val="Listaszerbekezds"/>
        <w:numPr>
          <w:ilvl w:val="0"/>
          <w:numId w:val="28"/>
        </w:numPr>
      </w:pPr>
      <w:commentRangeStart w:id="127"/>
      <w:r>
        <w:t>Tárhely mérete lehet viszonylag csekély</w:t>
      </w:r>
      <w:r w:rsidR="004A6AF9">
        <w:t>.</w:t>
      </w:r>
      <w:r w:rsidR="00297CA0">
        <w:rPr>
          <w:rStyle w:val="Lbjegyzet-hivatkozs"/>
        </w:rPr>
        <w:footnoteReference w:id="5"/>
      </w:r>
      <w:commentRangeEnd w:id="127"/>
      <w:r w:rsidR="008E41CA">
        <w:rPr>
          <w:rStyle w:val="Jegyzethivatkozs"/>
        </w:rPr>
        <w:commentReference w:id="127"/>
      </w:r>
    </w:p>
    <w:p w14:paraId="69421360" w14:textId="65AE73B6" w:rsidR="008E62AD" w:rsidRDefault="002D6495" w:rsidP="0093168B">
      <w:pPr>
        <w:pStyle w:val="Listaszerbekezds"/>
        <w:numPr>
          <w:ilvl w:val="0"/>
          <w:numId w:val="28"/>
        </w:numPr>
      </w:pPr>
      <w:r>
        <w:t>L</w:t>
      </w:r>
      <w:r w:rsidR="00C66723">
        <w:t>egyen kismére</w:t>
      </w:r>
      <w:r>
        <w:t xml:space="preserve">tű, hogy ne növelje túlzottan az egész telepített egység </w:t>
      </w:r>
      <w:r w:rsidR="005E16A1">
        <w:t>méretét</w:t>
      </w:r>
      <w:r w:rsidR="00667FDE">
        <w:rPr>
          <w:rStyle w:val="Jegyzethivatkozs"/>
        </w:rPr>
        <w:commentReference w:id="134"/>
      </w:r>
      <w:r w:rsidR="001418B9">
        <w:t>.</w:t>
      </w:r>
    </w:p>
    <w:p w14:paraId="1B11DB87" w14:textId="41F43312" w:rsidR="007D514D" w:rsidRDefault="00B65974" w:rsidP="00D81FF2">
      <w:r>
        <w:lastRenderedPageBreak/>
        <w:t xml:space="preserve">A </w:t>
      </w:r>
      <w:proofErr w:type="spellStart"/>
      <w:r>
        <w:t>Raspberry</w:t>
      </w:r>
      <w:proofErr w:type="spellEnd"/>
      <w:r>
        <w:t xml:space="preserve"> Pi-t választottam erre a feladatra.</w:t>
      </w:r>
      <w:r w:rsidR="00C66723">
        <w:t xml:space="preserve"> </w:t>
      </w:r>
      <w:del w:id="135" w:author="Windows-felhasználó" w:date="2017-12-05T13:01:00Z">
        <w:r w:rsidR="00C66723" w:rsidDel="00E12CC6">
          <w:delText>Ahogy korábban olvashattuk</w:delText>
        </w:r>
      </w:del>
      <w:ins w:id="136" w:author="Predi" w:date="2017-12-04T22:27:00Z">
        <w:del w:id="137" w:author="Windows-felhasználó" w:date="2017-12-05T13:01:00Z">
          <w:r w:rsidR="008E41CA" w:rsidDel="00E12CC6">
            <w:delText xml:space="preserve"> (lásd X.X fejezet)</w:delText>
          </w:r>
        </w:del>
      </w:ins>
      <w:del w:id="138" w:author="Windows-felhasználó" w:date="2017-12-05T13:01:00Z">
        <w:r w:rsidR="00C66723" w:rsidDel="00E12CC6">
          <w:delText xml:space="preserve"> </w:delText>
        </w:r>
      </w:del>
      <w:ins w:id="139" w:author="Windows-felhasználó" w:date="2017-12-05T13:02:00Z">
        <w:r w:rsidR="00E12CC6">
          <w:t>N</w:t>
        </w:r>
      </w:ins>
      <w:del w:id="140" w:author="Windows-felhasználó" w:date="2017-12-05T13:02:00Z">
        <w:r w:rsidR="002D6495" w:rsidDel="00E12CC6">
          <w:delText>n</w:delText>
        </w:r>
      </w:del>
      <w:r w:rsidR="002D6495">
        <w:t xml:space="preserve">agyjából bankkártya </w:t>
      </w:r>
      <w:r w:rsidR="00C66723">
        <w:t>méretű</w:t>
      </w:r>
      <w:ins w:id="141" w:author="Windows-felhasználó" w:date="2017-12-05T13:02:00Z">
        <w:r w:rsidR="00E12CC6">
          <w:t xml:space="preserve">, </w:t>
        </w:r>
      </w:ins>
      <w:del w:id="142" w:author="Windows-felhasználó" w:date="2017-12-05T13:02:00Z">
        <w:r w:rsidR="002D6495" w:rsidDel="00E12CC6">
          <w:delText xml:space="preserve">. </w:delText>
        </w:r>
      </w:del>
      <w:r>
        <w:t>Rendelkezik Ethernet csatlakozóval, így egyszerű</w:t>
      </w:r>
      <w:r w:rsidR="00F7716D">
        <w:t xml:space="preserve"> az internetre való kapcsolódás.</w:t>
      </w:r>
      <w:r>
        <w:t xml:space="preserve"> Linux operációs rendszer fut rajta, így a legtöbb ismert és széles körben alkalmazott szoftveres technológiát </w:t>
      </w:r>
      <w:r w:rsidR="002D6495">
        <w:t>tudom rajta</w:t>
      </w:r>
      <w:r w:rsidR="00AE7A89">
        <w:t xml:space="preserve"> használni</w:t>
      </w:r>
      <w:r w:rsidR="002D6495">
        <w:t>. A háttértár méretét én választom meg azzal, hogy mekkora SD-kártyát te</w:t>
      </w:r>
      <w:r w:rsidR="00B673A3">
        <w:t xml:space="preserve">szek bele, így ez sem </w:t>
      </w:r>
      <w:proofErr w:type="gramStart"/>
      <w:r w:rsidR="00B673A3">
        <w:t>probléma</w:t>
      </w:r>
      <w:proofErr w:type="gramEnd"/>
      <w:r w:rsidR="00B673A3">
        <w:t xml:space="preserve">. </w:t>
      </w:r>
      <w:r w:rsidR="00303C69">
        <w:t>R</w:t>
      </w:r>
      <w:r w:rsidR="002401FB">
        <w:t xml:space="preserve">endelkezik számos olyan ki és bemeneti csatlakozóval, </w:t>
      </w:r>
      <w:r w:rsidR="00303C69">
        <w:t xml:space="preserve">mint például a hangkimenet, kamera és kijelző kapcsolódási lehetőségek, amelyeket bár ebben a projektben nem fogok kihasználni, a jövőre nézve érdekesek lehetnek. Ha egy kamerás megfigyelést szeretnénk implementálni, esetleg helyi hangjelzéseket kiadni bizonyos események bekövetkeztekor, vagy lehetőséget biztosítani egy kijelző segítségével az állapot helyi megtekintésére, az előbb említett portok nagyban megkönnyítenék a </w:t>
      </w:r>
      <w:proofErr w:type="spellStart"/>
      <w:r w:rsidR="00303C69">
        <w:t>tovább</w:t>
      </w:r>
      <w:r w:rsidR="00A57EAE">
        <w:t>fejlesztést</w:t>
      </w:r>
      <w:proofErr w:type="spellEnd"/>
      <w:r w:rsidR="00A57EAE">
        <w:t>.</w:t>
      </w:r>
      <w:r w:rsidR="00303C69">
        <w:t xml:space="preserve"> </w:t>
      </w:r>
    </w:p>
    <w:p w14:paraId="02D789DD" w14:textId="06875830" w:rsidR="00AE7A89" w:rsidRDefault="00AE7A89" w:rsidP="0093168B">
      <w:pPr>
        <w:pStyle w:val="Cmsor4"/>
      </w:pPr>
      <w:bookmarkStart w:id="143" w:name="_Toc499329014"/>
      <w:r>
        <w:t>Hardverek kezelése</w:t>
      </w:r>
      <w:bookmarkEnd w:id="143"/>
    </w:p>
    <w:p w14:paraId="1CAD680A" w14:textId="5CCDC984" w:rsidR="001418B9" w:rsidRDefault="001418B9" w:rsidP="00D81FF2">
      <w:r>
        <w:t xml:space="preserve">A talajnedvesség-, és fényérzékelőből van, ami csak bináris </w:t>
      </w:r>
      <w:ins w:id="144" w:author="Predi" w:date="2017-12-04T22:30:00Z">
        <w:r w:rsidR="005E4EC4">
          <w:t xml:space="preserve">digitális </w:t>
        </w:r>
      </w:ins>
      <w:r>
        <w:rPr>
          <w:rStyle w:val="Jegyzethivatkozs"/>
        </w:rPr>
        <w:commentReference w:id="145"/>
      </w:r>
      <w:r>
        <w:t xml:space="preserve">kimenettel rendelkezik, és amelynek </w:t>
      </w:r>
      <w:proofErr w:type="gramStart"/>
      <w:r>
        <w:t>analóg</w:t>
      </w:r>
      <w:proofErr w:type="gramEnd"/>
      <w:r>
        <w:t xml:space="preserve"> kimenete is</w:t>
      </w:r>
      <w:r w:rsidRPr="00B65974">
        <w:t xml:space="preserve"> </w:t>
      </w:r>
      <w:r>
        <w:t xml:space="preserve">van. Nekem az utóbbira lesz szükségem, a bináris ugyanis csak 0 és 1 értékeket ad vissza. A rajta található potenciométerrel meg lehet adni azt a szintet, ami felett 1-es jelet ad, így jó lehet olyan alkalmazások esetén, amikor ez a szint nem változik. Az én rendszeremet úgy tervezem, hogy többféle növény gondozására is képes legyen, amelyeknél ez a szint eltérő lehet, ezért az </w:t>
      </w:r>
      <w:proofErr w:type="gramStart"/>
      <w:r>
        <w:t>analóg</w:t>
      </w:r>
      <w:proofErr w:type="gramEnd"/>
      <w:r>
        <w:t xml:space="preserve"> szenzort választom. Az általa szolgáltatott jelet a fogadó eszköz </w:t>
      </w:r>
      <w:commentRangeStart w:id="146"/>
      <w:r>
        <w:t>ADC</w:t>
      </w:r>
      <w:commentRangeEnd w:id="146"/>
      <w:r w:rsidR="005E4EC4">
        <w:rPr>
          <w:rStyle w:val="Jegyzethivatkozs"/>
        </w:rPr>
        <w:commentReference w:id="146"/>
      </w:r>
      <w:r>
        <w:t>-je</w:t>
      </w:r>
      <w:ins w:id="147" w:author="Windows-felhasználó" w:date="2017-12-05T11:42:00Z">
        <w:r w:rsidR="00485FCB">
          <w:t>, (</w:t>
        </w:r>
        <w:proofErr w:type="spellStart"/>
        <w:r w:rsidR="00485FCB">
          <w:t>Analog</w:t>
        </w:r>
        <w:proofErr w:type="spellEnd"/>
        <w:r w:rsidR="00485FCB">
          <w:t xml:space="preserve">-Digital </w:t>
        </w:r>
        <w:proofErr w:type="spellStart"/>
        <w:r w:rsidR="00485FCB">
          <w:t>Converter</w:t>
        </w:r>
        <w:proofErr w:type="spellEnd"/>
        <w:r w:rsidR="00485FCB">
          <w:t>)</w:t>
        </w:r>
      </w:ins>
      <w:r>
        <w:t xml:space="preserve"> alakít át digitális jellé.</w:t>
      </w:r>
      <w:del w:id="148" w:author="Windows-felhasználó" w:date="2017-12-05T11:41:00Z">
        <w:r w:rsidDel="00485FCB">
          <w:delText xml:space="preserve"> Minél több bites az ADC, </w:delText>
        </w:r>
        <w:commentRangeStart w:id="149"/>
        <w:r w:rsidDel="00485FCB">
          <w:delText>annál pontosabb a mérés</w:delText>
        </w:r>
        <w:commentRangeEnd w:id="149"/>
        <w:r w:rsidR="005E4EC4" w:rsidDel="00485FCB">
          <w:rPr>
            <w:rStyle w:val="Jegyzethivatkozs"/>
          </w:rPr>
          <w:commentReference w:id="149"/>
        </w:r>
        <w:r w:rsidDel="00485FCB">
          <w:delText xml:space="preserve">, 10 bit esetén 0-1023 az értékkészlet, 16 bit esetén 0-65535. </w:delText>
        </w:r>
      </w:del>
    </w:p>
    <w:p w14:paraId="0BBD7AF0" w14:textId="240DEAE7" w:rsidR="00621333" w:rsidRDefault="00AE7A89" w:rsidP="00D81FF2">
      <w:r>
        <w:t>A</w:t>
      </w:r>
      <w:r w:rsidR="007D514D">
        <w:t xml:space="preserve"> Pi</w:t>
      </w:r>
      <w:r w:rsidR="001418B9">
        <w:t xml:space="preserve">-n nem található </w:t>
      </w:r>
      <w:proofErr w:type="gramStart"/>
      <w:r w:rsidR="007D514D">
        <w:t>analóg</w:t>
      </w:r>
      <w:proofErr w:type="gramEnd"/>
      <w:r w:rsidR="007D514D">
        <w:t xml:space="preserve"> bemenet, így </w:t>
      </w:r>
      <w:r w:rsidR="007008D5">
        <w:t>kell egy jelátalakító a</w:t>
      </w:r>
      <w:r w:rsidR="00F621D3">
        <w:t>z analóg kimenetű</w:t>
      </w:r>
      <w:r w:rsidR="007008D5">
        <w:t xml:space="preserve"> szenzorok után</w:t>
      </w:r>
      <w:r w:rsidR="007D514D">
        <w:t xml:space="preserve">. </w:t>
      </w:r>
      <w:r w:rsidR="00F44F77">
        <w:t xml:space="preserve">Erre a </w:t>
      </w:r>
      <w:proofErr w:type="gramStart"/>
      <w:r w:rsidR="00F44F77">
        <w:t>problémára</w:t>
      </w:r>
      <w:proofErr w:type="gramEnd"/>
      <w:r w:rsidR="00F44F77">
        <w:t xml:space="preserve"> megoldás lenne egy</w:t>
      </w:r>
      <w:r w:rsidR="00F621D3">
        <w:t xml:space="preserve"> különálló</w:t>
      </w:r>
      <w:r w:rsidR="00F44F77">
        <w:t xml:space="preserve"> ADC</w:t>
      </w:r>
      <w:del w:id="150" w:author="Windows-felhasználó" w:date="2017-12-05T11:42:00Z">
        <w:r w:rsidR="00C521AB" w:rsidDel="00485FCB">
          <w:delText>, azaz Analog</w:delText>
        </w:r>
        <w:r w:rsidR="00F621D3" w:rsidDel="00485FCB">
          <w:delText>-</w:delText>
        </w:r>
        <w:r w:rsidR="00C521AB" w:rsidDel="00485FCB">
          <w:delText>Digital Converter</w:delText>
        </w:r>
      </w:del>
      <w:r w:rsidR="00C521AB">
        <w:t xml:space="preserve">. Ezek az eszközök könnyen </w:t>
      </w:r>
      <w:proofErr w:type="spellStart"/>
      <w:r w:rsidR="00C521AB">
        <w:t>csatlakoztathatók</w:t>
      </w:r>
      <w:proofErr w:type="spellEnd"/>
      <w:r w:rsidR="00C521AB">
        <w:t xml:space="preserve"> a </w:t>
      </w:r>
      <w:proofErr w:type="spellStart"/>
      <w:r w:rsidR="00C521AB">
        <w:t>Raspberry</w:t>
      </w:r>
      <w:proofErr w:type="spellEnd"/>
      <w:r w:rsidR="00C521AB">
        <w:t xml:space="preserve"> Pi-</w:t>
      </w:r>
      <w:proofErr w:type="spellStart"/>
      <w:r w:rsidR="00C521AB">
        <w:t>hez</w:t>
      </w:r>
      <w:proofErr w:type="spellEnd"/>
      <w:r w:rsidR="00C521AB">
        <w:t>, csupán pár kábelt kell rákötni</w:t>
      </w:r>
      <w:r w:rsidR="007008D5">
        <w:t xml:space="preserve"> </w:t>
      </w:r>
      <w:r w:rsidR="00404A46">
        <w:t>a GPIO tűkre. A</w:t>
      </w:r>
      <w:r w:rsidR="00C521AB">
        <w:t xml:space="preserve">z ADC-k általában több csatornásak, így </w:t>
      </w:r>
      <w:r w:rsidR="00404A46">
        <w:t xml:space="preserve">egy ADC-n keresztül több szenzor adatait is tudnánk fogadni. Amint viszont </w:t>
      </w:r>
      <w:proofErr w:type="spellStart"/>
      <w:r w:rsidR="00404A46">
        <w:t>el</w:t>
      </w:r>
      <w:del w:id="151" w:author="Predi" w:date="2017-12-04T22:32:00Z">
        <w:r w:rsidR="00404A46" w:rsidDel="005E4EC4">
          <w:delText xml:space="preserve"> </w:delText>
        </w:r>
      </w:del>
      <w:r w:rsidR="00404A46">
        <w:t>kezdenénk</w:t>
      </w:r>
      <w:proofErr w:type="spellEnd"/>
      <w:r w:rsidR="00404A46">
        <w:t xml:space="preserve"> bővíteni a rendszert több növénnyel, újból kábelezésre </w:t>
      </w:r>
      <w:r w:rsidR="007008D5">
        <w:t xml:space="preserve">lenne </w:t>
      </w:r>
      <w:r w:rsidR="00404A46">
        <w:t>szükség</w:t>
      </w:r>
      <w:r w:rsidR="007008D5">
        <w:t xml:space="preserve">, esetleg több ADC-re is. Az, </w:t>
      </w:r>
      <w:r w:rsidR="00404A46">
        <w:t xml:space="preserve">hogy az egyes </w:t>
      </w:r>
      <w:r w:rsidR="007008D5">
        <w:t>szenzorokat</w:t>
      </w:r>
      <w:r w:rsidR="00404A46">
        <w:t xml:space="preserve"> melyik ADC </w:t>
      </w:r>
      <w:r w:rsidR="007008D5">
        <w:t xml:space="preserve">melyik </w:t>
      </w:r>
      <w:r w:rsidR="00404A46">
        <w:t xml:space="preserve">lábára kötjük tetszőleges, azaz minden ilyen bővítés kódváltoztatással </w:t>
      </w:r>
      <w:r w:rsidR="00F621D3">
        <w:t>járna</w:t>
      </w:r>
      <w:r w:rsidR="00404A46">
        <w:t xml:space="preserve">, hogy a rendszerrel felismertessük az új </w:t>
      </w:r>
      <w:proofErr w:type="gramStart"/>
      <w:r w:rsidR="00404A46">
        <w:t>inputokat</w:t>
      </w:r>
      <w:proofErr w:type="gramEnd"/>
      <w:r w:rsidR="00404A46">
        <w:t>.</w:t>
      </w:r>
      <w:r w:rsidR="007008D5">
        <w:t xml:space="preserve"> </w:t>
      </w:r>
      <w:r w:rsidR="00404A46">
        <w:t xml:space="preserve">Ezen felül a növényekhez nem csak érzékelők tartoznak, hanem beavatkozók is, így érdemes lenne egy </w:t>
      </w:r>
      <w:r w:rsidR="00F4526D">
        <w:t xml:space="preserve">olyan </w:t>
      </w:r>
      <w:proofErr w:type="spellStart"/>
      <w:r w:rsidR="00404A46">
        <w:t>növényenkénti</w:t>
      </w:r>
      <w:proofErr w:type="spellEnd"/>
      <w:r w:rsidR="00404A46">
        <w:t xml:space="preserve"> </w:t>
      </w:r>
      <w:r w:rsidR="00F4526D">
        <w:t>gondozási egységet megalkotni</w:t>
      </w:r>
      <w:r w:rsidR="00404A46">
        <w:t xml:space="preserve">, </w:t>
      </w:r>
      <w:r w:rsidR="00F4526D">
        <w:t xml:space="preserve">ami rendelkezik ezekkel a szolgáltatásokkal, és </w:t>
      </w:r>
      <w:r w:rsidR="00404A46">
        <w:t>egyszerűen c</w:t>
      </w:r>
      <w:r w:rsidR="00F4526D">
        <w:t xml:space="preserve">satlakoztatható a </w:t>
      </w:r>
      <w:proofErr w:type="spellStart"/>
      <w:r w:rsidR="00F4526D">
        <w:t>Raspberryhez</w:t>
      </w:r>
      <w:proofErr w:type="spellEnd"/>
      <w:r w:rsidR="00F4526D">
        <w:t>.</w:t>
      </w:r>
    </w:p>
    <w:p w14:paraId="4846B6D5" w14:textId="20B3854A" w:rsidR="00793AAF" w:rsidRDefault="00F4526D" w:rsidP="00D81FF2">
      <w:r>
        <w:lastRenderedPageBreak/>
        <w:t xml:space="preserve">Erre a feladatra tökéletes </w:t>
      </w:r>
      <w:r w:rsidR="007008D5">
        <w:t xml:space="preserve">az </w:t>
      </w:r>
      <w:proofErr w:type="spellStart"/>
      <w:r>
        <w:t>Arduino</w:t>
      </w:r>
      <w:proofErr w:type="spellEnd"/>
      <w:r>
        <w:t xml:space="preserve"> </w:t>
      </w:r>
      <w:proofErr w:type="spellStart"/>
      <w:r>
        <w:t>Nano</w:t>
      </w:r>
      <w:proofErr w:type="spellEnd"/>
      <w:r>
        <w:t>.</w:t>
      </w:r>
      <w:r w:rsidR="00621333">
        <w:t xml:space="preserve"> USB-n keresztül </w:t>
      </w:r>
      <w:r>
        <w:t xml:space="preserve">csatlakoztatható </w:t>
      </w:r>
      <w:r w:rsidR="00621333">
        <w:t xml:space="preserve">a </w:t>
      </w:r>
      <w:proofErr w:type="spellStart"/>
      <w:r w:rsidR="00621333">
        <w:t>Raspberryhez</w:t>
      </w:r>
      <w:proofErr w:type="spellEnd"/>
      <w:r w:rsidR="00621333">
        <w:t xml:space="preserve">. Ha minden </w:t>
      </w:r>
      <w:r>
        <w:t xml:space="preserve">hardver </w:t>
      </w:r>
      <w:r w:rsidR="00621333">
        <w:t xml:space="preserve">irányítását az </w:t>
      </w:r>
      <w:proofErr w:type="spellStart"/>
      <w:r w:rsidR="00621333">
        <w:t>A</w:t>
      </w:r>
      <w:r>
        <w:t>rduinon</w:t>
      </w:r>
      <w:proofErr w:type="spellEnd"/>
      <w:r>
        <w:t xml:space="preserve"> </w:t>
      </w:r>
      <w:proofErr w:type="gramStart"/>
      <w:r>
        <w:t xml:space="preserve">keresztül </w:t>
      </w:r>
      <w:r w:rsidR="00E32ADE">
        <w:t>végzem</w:t>
      </w:r>
      <w:proofErr w:type="gramEnd"/>
      <w:r w:rsidR="00E32ADE">
        <w:t xml:space="preserve">, egy egyszerűen használható interfészt nyújthatok a </w:t>
      </w:r>
      <w:proofErr w:type="spellStart"/>
      <w:r w:rsidR="00E32ADE">
        <w:t>Raspberry</w:t>
      </w:r>
      <w:proofErr w:type="spellEnd"/>
      <w:r w:rsidR="00E32ADE">
        <w:t xml:space="preserve"> számára a</w:t>
      </w:r>
      <w:r>
        <w:t>z adatok lekérdezéséhez, öntözés, világítás irányításához,</w:t>
      </w:r>
      <w:r w:rsidR="00E32ADE">
        <w:t xml:space="preserve"> </w:t>
      </w:r>
      <w:r>
        <w:t>ezzel</w:t>
      </w:r>
      <w:r w:rsidR="00E32ADE">
        <w:t xml:space="preserve"> </w:t>
      </w:r>
      <w:r>
        <w:t>csökkentve</w:t>
      </w:r>
      <w:r w:rsidR="00E32ADE">
        <w:t xml:space="preserve"> a </w:t>
      </w:r>
      <w:proofErr w:type="spellStart"/>
      <w:r w:rsidR="00E32ADE">
        <w:t>Raspberry</w:t>
      </w:r>
      <w:proofErr w:type="spellEnd"/>
      <w:r w:rsidR="00E32ADE">
        <w:t xml:space="preserve"> </w:t>
      </w:r>
      <w:del w:id="152" w:author="Predi" w:date="2017-12-04T22:33:00Z">
        <w:r w:rsidR="00E32ADE" w:rsidDel="005E4EC4">
          <w:delText>felelősségét</w:delText>
        </w:r>
      </w:del>
      <w:ins w:id="153" w:author="Predi" w:date="2017-12-04T22:33:00Z">
        <w:r w:rsidR="005E4EC4">
          <w:t>terhelését</w:t>
        </w:r>
      </w:ins>
      <w:r w:rsidR="00E32ADE">
        <w:t xml:space="preserve">, és sokkal könnyebbé teszem a </w:t>
      </w:r>
      <w:r w:rsidR="00352E56">
        <w:t xml:space="preserve">további növények hozzáadását a rendszerhez. Így a </w:t>
      </w:r>
      <w:proofErr w:type="spellStart"/>
      <w:r w:rsidR="00352E56">
        <w:t>Raspberry</w:t>
      </w:r>
      <w:proofErr w:type="spellEnd"/>
      <w:r w:rsidR="00352E56">
        <w:t xml:space="preserve"> feladata annyi lesz, hogy lekérdezi az adatokat az </w:t>
      </w:r>
      <w:proofErr w:type="spellStart"/>
      <w:r w:rsidR="00352E56">
        <w:t>Arduinorol</w:t>
      </w:r>
      <w:proofErr w:type="spellEnd"/>
      <w:r w:rsidR="00352E56">
        <w:t xml:space="preserve">, feldolgozza ezeket, meghatározza a teendőket, amik végrehajtását kiadja az </w:t>
      </w:r>
      <w:proofErr w:type="spellStart"/>
      <w:r w:rsidR="00352E56">
        <w:t>Arduino</w:t>
      </w:r>
      <w:proofErr w:type="spellEnd"/>
      <w:r w:rsidR="00352E56">
        <w:t xml:space="preserve"> számára.</w:t>
      </w:r>
    </w:p>
    <w:p w14:paraId="4A063533" w14:textId="1601E792" w:rsidR="00087121" w:rsidRDefault="00352E56" w:rsidP="00D81FF2">
      <w:r>
        <w:t xml:space="preserve">A </w:t>
      </w:r>
      <w:proofErr w:type="spellStart"/>
      <w:r>
        <w:t>Nano</w:t>
      </w:r>
      <w:proofErr w:type="spellEnd"/>
      <w:r>
        <w:t xml:space="preserve"> rendelkezik nyolc darab </w:t>
      </w:r>
      <w:proofErr w:type="gramStart"/>
      <w:r>
        <w:t>analóg</w:t>
      </w:r>
      <w:proofErr w:type="gramEnd"/>
      <w:r>
        <w:t xml:space="preserve"> </w:t>
      </w:r>
      <w:del w:id="154" w:author="Predi" w:date="2017-12-04T22:33:00Z">
        <w:r w:rsidR="00F4526D" w:rsidDel="005E4EC4">
          <w:delText>lábbal</w:delText>
        </w:r>
      </w:del>
      <w:ins w:id="155" w:author="Predi" w:date="2017-12-04T22:33:00Z">
        <w:r w:rsidR="005E4EC4">
          <w:t>bemenettel</w:t>
        </w:r>
      </w:ins>
      <w:r>
        <w:t>,</w:t>
      </w:r>
      <w:r w:rsidR="00924C8C">
        <w:t xml:space="preserve"> a benne található</w:t>
      </w:r>
      <w:r>
        <w:t xml:space="preserve"> </w:t>
      </w:r>
      <w:r w:rsidR="00F621D3">
        <w:t xml:space="preserve">az ADC </w:t>
      </w:r>
      <w:r w:rsidR="00793AAF">
        <w:t>felbontása 10</w:t>
      </w:r>
      <w:r w:rsidR="00F621D3">
        <w:t>-</w:t>
      </w:r>
      <w:r w:rsidR="00793AAF">
        <w:t>bit, azaz 1024 különböző értéket vehet fel</w:t>
      </w:r>
      <w:r w:rsidR="004A6AF9">
        <w:t>. A</w:t>
      </w:r>
      <w:r w:rsidR="00793AAF">
        <w:t xml:space="preserve"> talajnedvesség</w:t>
      </w:r>
      <w:ins w:id="156" w:author="Predi" w:date="2017-12-04T22:34:00Z">
        <w:r w:rsidR="005E4EC4">
          <w:t>et</w:t>
        </w:r>
      </w:ins>
      <w:r w:rsidR="00793AAF">
        <w:t xml:space="preserve"> és fényintenzitást nem </w:t>
      </w:r>
      <w:r w:rsidR="004A6AF9">
        <w:t xml:space="preserve">szükséges </w:t>
      </w:r>
      <w:r w:rsidR="00793AAF">
        <w:t xml:space="preserve">túl nagy precizitással mérni, így ez elegendő. Ezen felül rendelkezik </w:t>
      </w:r>
      <w:commentRangeStart w:id="157"/>
      <w:r w:rsidR="00F4526D">
        <w:t>digitális portokkal</w:t>
      </w:r>
      <w:commentRangeEnd w:id="157"/>
      <w:r w:rsidR="00F621D3">
        <w:rPr>
          <w:rStyle w:val="Jegyzethivatkozs"/>
        </w:rPr>
        <w:commentReference w:id="157"/>
      </w:r>
      <w:r w:rsidR="00F4526D">
        <w:t>, valamint tápellátást biztosító lábakkal is, így a szenzorok tápellátását meg lehet oldani róla.</w:t>
      </w:r>
      <w:r w:rsidR="00087121">
        <w:t xml:space="preserve"> </w:t>
      </w:r>
    </w:p>
    <w:p w14:paraId="559431B2" w14:textId="5288A6B4" w:rsidR="001F608D" w:rsidRDefault="001F608D" w:rsidP="00D81FF2">
      <w:r>
        <w:t xml:space="preserve">A szenzorokon kívül a pumpa és a lámpa irányítását is az </w:t>
      </w:r>
      <w:proofErr w:type="spellStart"/>
      <w:r>
        <w:t>Arduino</w:t>
      </w:r>
      <w:proofErr w:type="spellEnd"/>
      <w:r>
        <w:t xml:space="preserve"> fogja végezni. Ezeket egy relépanelen </w:t>
      </w:r>
      <w:proofErr w:type="gramStart"/>
      <w:r>
        <w:t>keresztül tervezem</w:t>
      </w:r>
      <w:proofErr w:type="gramEnd"/>
      <w:r>
        <w:t xml:space="preserve"> ki-be kapcsolni. Egy ilyen panelen több relé</w:t>
      </w:r>
      <w:r>
        <w:rPr>
          <w:rStyle w:val="Lbjegyzet-hivatkozs"/>
        </w:rPr>
        <w:footnoteReference w:id="6"/>
      </w:r>
      <w:r>
        <w:t xml:space="preserve"> található, és mindegyik relé rendelkezik egy lábkivezetéssel,</w:t>
      </w:r>
      <w:r w:rsidR="00A57EAE" w:rsidDel="00A57EAE">
        <w:t xml:space="preserve"> </w:t>
      </w:r>
      <w:r w:rsidR="00F621D3">
        <w:t>amivel a relé vezérelhető</w:t>
      </w:r>
      <w:r>
        <w:t>.</w:t>
      </w:r>
      <w:r w:rsidR="001418B9">
        <w:t xml:space="preserve"> A </w:t>
      </w:r>
      <w:proofErr w:type="spellStart"/>
      <w:r w:rsidR="001418B9">
        <w:t>vezérlőjelet</w:t>
      </w:r>
      <w:proofErr w:type="spellEnd"/>
      <w:r w:rsidR="001418B9">
        <w:t xml:space="preserve"> a </w:t>
      </w:r>
      <w:proofErr w:type="spellStart"/>
      <w:r w:rsidR="001418B9">
        <w:t>Nano</w:t>
      </w:r>
      <w:proofErr w:type="spellEnd"/>
      <w:r w:rsidR="001418B9">
        <w:t xml:space="preserve"> digitális lábai szolgáltathatják, </w:t>
      </w:r>
      <w:r w:rsidR="00087121">
        <w:t>5</w:t>
      </w:r>
      <w:r w:rsidR="00F621D3">
        <w:t xml:space="preserve"> </w:t>
      </w:r>
      <w:r w:rsidR="00087121">
        <w:t>V</w:t>
      </w:r>
      <w:r w:rsidR="00F621D3">
        <w:t>-</w:t>
      </w:r>
      <w:proofErr w:type="spellStart"/>
      <w:r w:rsidR="00F621D3">
        <w:t>os</w:t>
      </w:r>
      <w:proofErr w:type="spellEnd"/>
      <w:r w:rsidR="00087121">
        <w:t xml:space="preserve"> relépanelt választva </w:t>
      </w:r>
      <w:r w:rsidR="001418B9">
        <w:t xml:space="preserve">pedig </w:t>
      </w:r>
      <w:r w:rsidR="00087121">
        <w:t xml:space="preserve">megoldható, hogy a tápellátást </w:t>
      </w:r>
      <w:r w:rsidR="001418B9">
        <w:t xml:space="preserve">is </w:t>
      </w:r>
      <w:r w:rsidR="00087121">
        <w:t xml:space="preserve">az </w:t>
      </w:r>
      <w:proofErr w:type="spellStart"/>
      <w:r w:rsidR="00087121">
        <w:t>Arduinoról</w:t>
      </w:r>
      <w:proofErr w:type="spellEnd"/>
      <w:r w:rsidR="00087121">
        <w:t xml:space="preserve"> szolgáltassuk, tekintve</w:t>
      </w:r>
      <w:ins w:id="161" w:author="Predi" w:date="2017-12-04T22:34:00Z">
        <w:r w:rsidR="005E4EC4">
          <w:t>,</w:t>
        </w:r>
      </w:ins>
      <w:r w:rsidR="00087121">
        <w:t xml:space="preserve"> hogy az is 5</w:t>
      </w:r>
      <w:r w:rsidR="00F621D3">
        <w:t xml:space="preserve"> </w:t>
      </w:r>
      <w:r w:rsidR="00087121">
        <w:t>V</w:t>
      </w:r>
      <w:r w:rsidR="00F621D3">
        <w:t>-</w:t>
      </w:r>
      <w:proofErr w:type="spellStart"/>
      <w:r w:rsidR="00F621D3">
        <w:t>os</w:t>
      </w:r>
      <w:proofErr w:type="spellEnd"/>
      <w:r w:rsidR="00087121">
        <w:t xml:space="preserve"> tápot kap az USB </w:t>
      </w:r>
      <w:proofErr w:type="spellStart"/>
      <w:r w:rsidR="00087121">
        <w:t>porton</w:t>
      </w:r>
      <w:proofErr w:type="spellEnd"/>
      <w:r w:rsidR="00087121">
        <w:t xml:space="preserve"> keresztül.</w:t>
      </w:r>
    </w:p>
    <w:p w14:paraId="4381525E" w14:textId="170DE401" w:rsidR="00510A55" w:rsidRDefault="00F4526D" w:rsidP="00D81FF2">
      <w:r>
        <w:t>A</w:t>
      </w:r>
      <w:r w:rsidR="00A8498D">
        <w:t xml:space="preserve">z </w:t>
      </w:r>
      <w:proofErr w:type="spellStart"/>
      <w:r w:rsidR="00A8498D">
        <w:t>Arduino</w:t>
      </w:r>
      <w:proofErr w:type="spellEnd"/>
      <w:r w:rsidR="00A8498D">
        <w:t xml:space="preserve"> </w:t>
      </w:r>
      <w:proofErr w:type="spellStart"/>
      <w:r w:rsidR="00A8498D">
        <w:t>Nano</w:t>
      </w:r>
      <w:proofErr w:type="spellEnd"/>
      <w:r w:rsidR="00A8498D">
        <w:t xml:space="preserve"> a</w:t>
      </w:r>
      <w:r>
        <w:t xml:space="preserve"> </w:t>
      </w:r>
      <w:proofErr w:type="spellStart"/>
      <w:r>
        <w:t>Raspber</w:t>
      </w:r>
      <w:r w:rsidR="00CB1A57">
        <w:t>ryvel</w:t>
      </w:r>
      <w:proofErr w:type="spellEnd"/>
      <w:r w:rsidR="00CB1A57">
        <w:t xml:space="preserve"> </w:t>
      </w:r>
      <w:proofErr w:type="gramStart"/>
      <w:r w:rsidR="00A8498D">
        <w:t>virtuális</w:t>
      </w:r>
      <w:proofErr w:type="gramEnd"/>
      <w:r w:rsidR="00A8498D">
        <w:t xml:space="preserve"> </w:t>
      </w:r>
      <w:r w:rsidR="007008D5">
        <w:t xml:space="preserve">soros </w:t>
      </w:r>
      <w:commentRangeStart w:id="162"/>
      <w:proofErr w:type="spellStart"/>
      <w:r w:rsidR="007008D5">
        <w:t>porton</w:t>
      </w:r>
      <w:commentRangeEnd w:id="162"/>
      <w:proofErr w:type="spellEnd"/>
      <w:r w:rsidR="005E4EC4">
        <w:rPr>
          <w:rStyle w:val="Jegyzethivatkozs"/>
        </w:rPr>
        <w:commentReference w:id="162"/>
      </w:r>
      <w:del w:id="163" w:author="Windows-felhasználó" w:date="2017-12-05T13:03:00Z">
        <w:r w:rsidR="00EF0740" w:rsidDel="00E12CC6">
          <w:rPr>
            <w:rStyle w:val="Lbjegyzet-hivatkozs"/>
          </w:rPr>
          <w:footnoteReference w:id="7"/>
        </w:r>
      </w:del>
      <w:r w:rsidR="007008D5">
        <w:t xml:space="preserve"> keresztül tud</w:t>
      </w:r>
      <w:r w:rsidR="00CB1A57">
        <w:t xml:space="preserve"> kommunikálni.</w:t>
      </w:r>
      <w:r w:rsidR="00EF0740">
        <w:t xml:space="preserve"> </w:t>
      </w:r>
      <w:r w:rsidR="00CB1A57">
        <w:t xml:space="preserve">Amint USB-vel rácsatlakoztatjuk az </w:t>
      </w:r>
      <w:proofErr w:type="spellStart"/>
      <w:r w:rsidR="00CB1A57">
        <w:t>Arduinot</w:t>
      </w:r>
      <w:proofErr w:type="spellEnd"/>
      <w:r w:rsidR="00CB1A57">
        <w:t xml:space="preserve"> a </w:t>
      </w:r>
      <w:proofErr w:type="spellStart"/>
      <w:r w:rsidR="00CB1A57">
        <w:t>Raspberryre</w:t>
      </w:r>
      <w:proofErr w:type="spellEnd"/>
      <w:r w:rsidR="00CB1A57">
        <w:t>, a megfelelően konfigurált csatornán küldhetünk számára üzeneteket,</w:t>
      </w:r>
      <w:r w:rsidR="00510A55">
        <w:t xml:space="preserve"> és fogadni is tudjuk az általa küldötteket. </w:t>
      </w:r>
    </w:p>
    <w:p w14:paraId="6850BA7B" w14:textId="3458C94B" w:rsidR="00087121" w:rsidRDefault="00510A55" w:rsidP="00087121">
      <w:r>
        <w:t xml:space="preserve">Az </w:t>
      </w:r>
      <w:proofErr w:type="spellStart"/>
      <w:r>
        <w:t>Arduinot</w:t>
      </w:r>
      <w:proofErr w:type="spellEnd"/>
      <w:r>
        <w:t xml:space="preserve"> </w:t>
      </w:r>
      <w:r w:rsidR="00A8498D">
        <w:t xml:space="preserve">szoftverét </w:t>
      </w:r>
      <w:r>
        <w:t>úgy</w:t>
      </w:r>
      <w:r w:rsidR="00A8498D">
        <w:t xml:space="preserve"> terveztem</w:t>
      </w:r>
      <w:r>
        <w:t xml:space="preserve">, hogy ha kap valamilyen üzenetet, hajtson végre utasításokat. </w:t>
      </w:r>
      <w:commentRangeStart w:id="169"/>
      <w:r>
        <w:t>A legegyszerűbb, ha</w:t>
      </w:r>
      <w:r w:rsidR="008A5E33">
        <w:t xml:space="preserve"> számkódokat kap. Például az 1-es üzenetre küldje vissza a szenzorok adatait, 2-est tartalmazó üzen</w:t>
      </w:r>
      <w:r w:rsidR="00DA2687">
        <w:t xml:space="preserve">et hatására </w:t>
      </w:r>
      <w:r w:rsidR="004A48DF">
        <w:t>kapcsolja</w:t>
      </w:r>
      <w:r w:rsidR="00DA2687">
        <w:t xml:space="preserve"> </w:t>
      </w:r>
      <w:r w:rsidR="004A48DF">
        <w:t>be</w:t>
      </w:r>
      <w:r w:rsidR="00DA2687">
        <w:t xml:space="preserve"> a lámpát.</w:t>
      </w:r>
      <w:commentRangeEnd w:id="169"/>
      <w:r w:rsidR="00865E7B">
        <w:rPr>
          <w:rStyle w:val="Jegyzethivatkozs"/>
        </w:rPr>
        <w:commentReference w:id="169"/>
      </w:r>
    </w:p>
    <w:p w14:paraId="1CFA3762" w14:textId="5DF8BEBB" w:rsidR="00975A7E" w:rsidRDefault="00087121" w:rsidP="0093168B">
      <w:pPr>
        <w:spacing w:after="0" w:line="240" w:lineRule="auto"/>
        <w:ind w:firstLine="0"/>
        <w:jc w:val="left"/>
      </w:pPr>
      <w:r>
        <w:br w:type="page"/>
      </w:r>
      <w:r w:rsidR="002E7B0B">
        <w:lastRenderedPageBreak/>
        <w:t xml:space="preserve"> </w:t>
      </w:r>
    </w:p>
    <w:p w14:paraId="78A450A5" w14:textId="73A9FC79" w:rsidR="00F6482D" w:rsidRDefault="00A604F4" w:rsidP="00EF0740">
      <w:pPr>
        <w:pStyle w:val="Cmsor4"/>
      </w:pPr>
      <w:r>
        <w:t xml:space="preserve">Az </w:t>
      </w:r>
      <w:r w:rsidR="00EF0740">
        <w:t>ad</w:t>
      </w:r>
      <w:r w:rsidR="00F6482D">
        <w:t>atbázis</w:t>
      </w:r>
      <w:r>
        <w:t xml:space="preserve"> </w:t>
      </w:r>
      <w:proofErr w:type="gramStart"/>
      <w:r>
        <w:t>struktúra</w:t>
      </w:r>
      <w:proofErr w:type="gramEnd"/>
      <w:r>
        <w:t xml:space="preserve"> tervezése</w:t>
      </w:r>
    </w:p>
    <w:p w14:paraId="1874B9CB" w14:textId="29860247" w:rsidR="00F6482D" w:rsidDel="00485FCB" w:rsidRDefault="009351CA" w:rsidP="00D81FF2">
      <w:pPr>
        <w:rPr>
          <w:del w:id="170" w:author="Windows-felhasználó" w:date="2017-12-05T11:43:00Z"/>
        </w:rPr>
      </w:pPr>
      <w:commentRangeStart w:id="171"/>
      <w:del w:id="172" w:author="Windows-felhasználó" w:date="2017-12-05T11:43:00Z">
        <w:r w:rsidDel="00485FCB">
          <w:delText xml:space="preserve">Milyen táblákra </w:delText>
        </w:r>
        <w:r w:rsidR="003260B3" w:rsidDel="00485FCB">
          <w:delText>van szükség a Raspberryn</w:delText>
        </w:r>
        <w:r w:rsidDel="00485FCB">
          <w:delText>?</w:delText>
        </w:r>
        <w:r w:rsidR="00F6482D" w:rsidDel="00485FCB">
          <w:delText xml:space="preserve"> </w:delText>
        </w:r>
        <w:commentRangeEnd w:id="171"/>
        <w:r w:rsidR="00D10AB7" w:rsidDel="00485FCB">
          <w:rPr>
            <w:rStyle w:val="Jegyzethivatkozs"/>
          </w:rPr>
          <w:commentReference w:id="171"/>
        </w:r>
      </w:del>
    </w:p>
    <w:p w14:paraId="154CF393" w14:textId="6C46D973" w:rsidR="00F6482D" w:rsidRDefault="00F6482D" w:rsidP="00D81FF2">
      <w:r>
        <w:t xml:space="preserve">A telepített egységre vonatkozó adatoknak fent fogok tartani egy táblát, amiben </w:t>
      </w:r>
      <w:del w:id="173" w:author="Windows-felhasználó" w:date="2017-12-05T22:00:00Z">
        <w:r w:rsidDel="002726AC">
          <w:delText>tárolom a nevét, valamint az azonosítóját, és a felhasználó azonosítóját.</w:delText>
        </w:r>
        <w:r w:rsidR="004E0821" w:rsidDel="002726AC">
          <w:delText xml:space="preserve"> </w:delText>
        </w:r>
      </w:del>
      <w:ins w:id="174" w:author="Windows-felhasználó" w:date="2017-12-05T22:00:00Z">
        <w:r w:rsidR="002726AC">
          <w:t>az azonosítóját tárolom.</w:t>
        </w:r>
      </w:ins>
    </w:p>
    <w:p w14:paraId="6087D8EE" w14:textId="4FE6544A" w:rsidR="004E0821" w:rsidRDefault="004E0821" w:rsidP="00D81FF2">
      <w:r>
        <w:t xml:space="preserve">Tárolni kell, milyen növényeink vannak. A növényeket külön gondozási </w:t>
      </w:r>
      <w:r w:rsidR="00F6482D">
        <w:t xml:space="preserve">logikai </w:t>
      </w:r>
      <w:r>
        <w:t>egységbe rendezem, ez a cserép. Minden cserépnek lehet neve, ami alapján a felhasználó megkülönböztetheti őket, a rendszerben való megkülönböztetésre pedig az azonosítója szolgál majd. Ezen felül tárolni kell minden cseréphez a tartalmazott növény jellemzőit, ami alapján a rendszer ki tudja számolni a szükséges teen</w:t>
      </w:r>
      <w:r w:rsidR="003260B3">
        <w:t xml:space="preserve">dőket. Ezt külön táblában tárolom, ami tartalmazza, hogy </w:t>
      </w:r>
      <w:r w:rsidR="00D605F7">
        <w:t xml:space="preserve">milyen erősségű fény számít kielégítőnek a növény számára, és ebből </w:t>
      </w:r>
      <w:r w:rsidR="003260B3">
        <w:t>hány percnyi fényre van szüksége</w:t>
      </w:r>
      <w:ins w:id="175" w:author="Predi" w:date="2017-12-04T22:37:00Z">
        <w:r w:rsidR="00F57171">
          <w:t xml:space="preserve"> naponta</w:t>
        </w:r>
      </w:ins>
      <w:r w:rsidR="00570BB6">
        <w:t>,</w:t>
      </w:r>
      <w:r w:rsidR="00D605F7">
        <w:t xml:space="preserve"> </w:t>
      </w:r>
      <w:r w:rsidR="00570BB6">
        <w:t>v</w:t>
      </w:r>
      <w:r w:rsidR="00D605F7">
        <w:t xml:space="preserve">alamint, hogy </w:t>
      </w:r>
      <w:r w:rsidR="003260B3">
        <w:t xml:space="preserve">milyen talajnedvesség alatt szükséges a </w:t>
      </w:r>
      <w:commentRangeStart w:id="176"/>
      <w:r w:rsidR="003260B3">
        <w:t>locsolás</w:t>
      </w:r>
      <w:commentRangeEnd w:id="176"/>
      <w:r w:rsidR="00F57171">
        <w:rPr>
          <w:rStyle w:val="Jegyzethivatkozs"/>
        </w:rPr>
        <w:commentReference w:id="176"/>
      </w:r>
      <w:r w:rsidR="00D605F7">
        <w:t>.</w:t>
      </w:r>
      <w:r w:rsidR="003260B3">
        <w:t xml:space="preserve"> </w:t>
      </w:r>
      <w:proofErr w:type="gramStart"/>
      <w:r w:rsidR="003260B3">
        <w:t>A</w:t>
      </w:r>
      <w:proofErr w:type="gramEnd"/>
      <w:r w:rsidR="003260B3">
        <w:t xml:space="preserve"> </w:t>
      </w:r>
      <w:proofErr w:type="spellStart"/>
      <w:r w:rsidR="003260B3">
        <w:t>Raspberryn</w:t>
      </w:r>
      <w:proofErr w:type="spellEnd"/>
      <w:r w:rsidR="003260B3">
        <w:t xml:space="preserve"> ezt a konfigurációt igazából tárolhatnám egy táblában a cseréppel, viszont a szerveren már mindenképpen külön táblában tervezem tárolni őket, így ezt a telepített egységen is </w:t>
      </w:r>
      <w:r w:rsidR="00113562">
        <w:t>így teszem</w:t>
      </w:r>
      <w:r w:rsidR="003260B3">
        <w:t>.</w:t>
      </w:r>
    </w:p>
    <w:p w14:paraId="2652B637" w14:textId="43E7C79A" w:rsidR="00F6482D" w:rsidRDefault="009351CA" w:rsidP="00D81FF2">
      <w:r>
        <w:t xml:space="preserve">A </w:t>
      </w:r>
      <w:r w:rsidR="004E0821">
        <w:t xml:space="preserve">megfigyeléshez </w:t>
      </w:r>
      <w:r>
        <w:t>és</w:t>
      </w:r>
      <w:r w:rsidR="004E0821">
        <w:t xml:space="preserve"> a</w:t>
      </w:r>
      <w:r>
        <w:t xml:space="preserve"> gondozási </w:t>
      </w:r>
      <w:r w:rsidR="003260B3">
        <w:t xml:space="preserve">feladatok </w:t>
      </w:r>
      <w:r>
        <w:t xml:space="preserve">megállapításához tárolni kell a növények állapotait. </w:t>
      </w:r>
      <w:r w:rsidR="004C0BFA">
        <w:t>Erre összesen két táblát szánok. Egy, amiből közvetlenül számolom a gondozási teendőket,</w:t>
      </w:r>
      <w:r w:rsidR="004C0BFA" w:rsidRPr="004C0BFA">
        <w:t xml:space="preserve"> </w:t>
      </w:r>
      <w:r w:rsidR="004C0BFA">
        <w:t xml:space="preserve">ebben tárolom a cserép azonosítóját, talajnedvességet, fényt, hőmérsékletet, az </w:t>
      </w:r>
      <w:proofErr w:type="gramStart"/>
      <w:r w:rsidR="004C0BFA">
        <w:t>aktuális</w:t>
      </w:r>
      <w:proofErr w:type="gramEnd"/>
      <w:r w:rsidR="004C0BFA">
        <w:t xml:space="preserve"> időt, valamint egyéb információkat, </w:t>
      </w:r>
      <w:r w:rsidR="004E0821">
        <w:t>fel van-e kapcsolva a lámpa, üres-e a víztartály, vagy van-e internet kapcsolat</w:t>
      </w:r>
      <w:r w:rsidR="004C0BFA">
        <w:t xml:space="preserve">. </w:t>
      </w:r>
      <w:r w:rsidR="004E0821">
        <w:t>A</w:t>
      </w:r>
      <w:r w:rsidR="004C0BFA">
        <w:t xml:space="preserve"> másik </w:t>
      </w:r>
      <w:r w:rsidR="004E0821">
        <w:t xml:space="preserve">táblába </w:t>
      </w:r>
      <w:r w:rsidR="004C0BFA">
        <w:t>a sűrű fénymérés s</w:t>
      </w:r>
      <w:r w:rsidR="004E0821">
        <w:t>orán mentem a</w:t>
      </w:r>
      <w:r w:rsidR="004C0BFA">
        <w:t xml:space="preserve"> </w:t>
      </w:r>
      <w:r w:rsidR="004E0821">
        <w:t xml:space="preserve">szenzor </w:t>
      </w:r>
      <w:r w:rsidR="004C0BFA">
        <w:t>adatait</w:t>
      </w:r>
      <w:r w:rsidR="001C0B31">
        <w:t xml:space="preserve">, amit </w:t>
      </w:r>
      <w:r w:rsidR="004E0821">
        <w:t xml:space="preserve">ürítek 10 percenként, amikor kiszámítom a napos idő </w:t>
      </w:r>
      <w:r w:rsidR="001C0B31">
        <w:t>mennyiségét</w:t>
      </w:r>
      <w:r w:rsidR="004C0BFA">
        <w:t xml:space="preserve">. </w:t>
      </w:r>
    </w:p>
    <w:p w14:paraId="10AB17DF" w14:textId="222E7639" w:rsidR="00681D13" w:rsidRDefault="00485FCB" w:rsidP="00D81FF2">
      <w:pPr>
        <w:keepNext/>
        <w:jc w:val="center"/>
      </w:pPr>
      <w:del w:id="177" w:author="Windows-felhasználó" w:date="2017-12-05T22:02:00Z">
        <w:r w:rsidDel="002726AC">
          <w:pict w14:anchorId="3C865B26">
            <v:shape id="_x0000_i1027" type="#_x0000_t75" style="width:388.45pt;height:175.8pt">
              <v:imagedata r:id="rId27" o:title="pi_db"/>
            </v:shape>
          </w:pict>
        </w:r>
      </w:del>
      <w:ins w:id="178" w:author="Windows-felhasználó" w:date="2017-12-05T22:02:00Z">
        <w:r w:rsidR="002726AC">
          <w:pict w14:anchorId="3A36AC55">
            <v:shape id="_x0000_i1063" type="#_x0000_t75" style="width:424.45pt;height:187.55pt">
              <v:imagedata r:id="rId28" o:title="pi_dbmasolat"/>
            </v:shape>
          </w:pict>
        </w:r>
      </w:ins>
    </w:p>
    <w:p w14:paraId="259A3197" w14:textId="47354102" w:rsidR="00AE7A89" w:rsidRDefault="00681D13" w:rsidP="0004470D">
      <w:pPr>
        <w:pStyle w:val="Kpalrs"/>
        <w:pPrChange w:id="179" w:author="Windows-felhasználó" w:date="2017-12-05T21:24:00Z">
          <w:pPr>
            <w:pStyle w:val="Kpalrs"/>
          </w:pPr>
        </w:pPrChange>
      </w:pPr>
      <w:r>
        <w:t xml:space="preserve">14. ábra: Adatbázis modell a </w:t>
      </w:r>
      <w:proofErr w:type="spellStart"/>
      <w:r>
        <w:t>Raspberry</w:t>
      </w:r>
      <w:proofErr w:type="spellEnd"/>
      <w:r>
        <w:t xml:space="preserve"> Pi-n</w:t>
      </w:r>
    </w:p>
    <w:p w14:paraId="5AC49F54" w14:textId="50FC43E9" w:rsidR="00021F46" w:rsidRDefault="00EE1398" w:rsidP="00D81FF2">
      <w:pPr>
        <w:pStyle w:val="Cmsor2"/>
      </w:pPr>
      <w:r>
        <w:lastRenderedPageBreak/>
        <w:t>Szerver, webalkalmazás</w:t>
      </w:r>
    </w:p>
    <w:p w14:paraId="0AE6CFBC" w14:textId="6DD68BF8" w:rsidR="00D605F7" w:rsidRDefault="00D605F7" w:rsidP="00D81FF2">
      <w:r>
        <w:t xml:space="preserve">A webalkalmazás </w:t>
      </w:r>
      <w:r w:rsidR="001A4728">
        <w:t xml:space="preserve">feladata, hogy egy szép, könnyen kezelhető felületet szolgáltasson a </w:t>
      </w:r>
      <w:commentRangeStart w:id="180"/>
      <w:r w:rsidR="001A4728">
        <w:t>felhasználónak, ahol regisztrálhat, megtekintheti a cserepeinek az állapotát, elvégezheti a szükséges beállításokat, kiadhatja a kívánt utasításokat.</w:t>
      </w:r>
      <w:commentRangeEnd w:id="180"/>
      <w:r w:rsidR="00F57171">
        <w:rPr>
          <w:rStyle w:val="Jegyzethivatkozs"/>
        </w:rPr>
        <w:commentReference w:id="180"/>
      </w:r>
    </w:p>
    <w:p w14:paraId="6BBF86A3" w14:textId="69BEDB0F" w:rsidR="00B16ADD" w:rsidRDefault="00373F36" w:rsidP="00D81FF2">
      <w:r>
        <w:t xml:space="preserve">A felhasználói felület három részből fog állni, a </w:t>
      </w:r>
      <w:proofErr w:type="spellStart"/>
      <w:r>
        <w:t>főoldalból</w:t>
      </w:r>
      <w:proofErr w:type="spellEnd"/>
      <w:r>
        <w:t>, a bejelentkezési felületből, és az egyes cserép részletes adatait megjelenítő felületből.</w:t>
      </w:r>
    </w:p>
    <w:p w14:paraId="59E6CDFA" w14:textId="6C4963D8" w:rsidR="00373F36" w:rsidRDefault="00373F36" w:rsidP="00D81FF2">
      <w:r>
        <w:t xml:space="preserve">A főoldalon a felhasználó egy áttekintő felületet kap, amin megnézheti a cserepeinek </w:t>
      </w:r>
      <w:del w:id="181" w:author="Predi" w:date="2017-12-04T22:41:00Z">
        <w:r w:rsidDel="00F57171">
          <w:delText>leg</w:delText>
        </w:r>
      </w:del>
      <w:proofErr w:type="gramStart"/>
      <w:r>
        <w:t>aktuális</w:t>
      </w:r>
      <w:proofErr w:type="gramEnd"/>
      <w:del w:id="182" w:author="Predi" w:date="2017-12-04T22:41:00Z">
        <w:r w:rsidDel="00F57171">
          <w:delText>abb</w:delText>
        </w:r>
      </w:del>
      <w:r>
        <w:t xml:space="preserve"> adatait, és innen tud tovább navigálni az egyes cserepekhez.</w:t>
      </w:r>
    </w:p>
    <w:p w14:paraId="165E849E" w14:textId="6B0AC499" w:rsidR="00B16ADD" w:rsidRDefault="00373F36">
      <w:pPr>
        <w:rPr>
          <w:ins w:id="183" w:author="Windows-felhasználó" w:date="2017-12-05T13:05:00Z"/>
        </w:rPr>
      </w:pPr>
      <w:r>
        <w:t xml:space="preserve">A cserép </w:t>
      </w:r>
      <w:r w:rsidR="00EF2A1A">
        <w:t xml:space="preserve">oldalán </w:t>
      </w:r>
      <w:r>
        <w:t xml:space="preserve">a felhasználó grafikonos nézetben megtekintheti a fény és talajnedvesség viszonyokat, valamint </w:t>
      </w:r>
      <w:r w:rsidR="00EF2A1A">
        <w:t>táblázatos nézetben az összes további adatot. Ugyanitt változtathatja a konfigurációs beállításokat, a cserépre</w:t>
      </w:r>
      <w:ins w:id="184" w:author="Predi" w:date="2017-12-04T22:41:00Z">
        <w:r w:rsidR="00F57171">
          <w:t>,</w:t>
        </w:r>
      </w:ins>
      <w:r w:rsidR="00EF2A1A">
        <w:t xml:space="preserve"> valamint a növény konfigurációra vonatkozóan. A rendszer </w:t>
      </w:r>
      <w:del w:id="185" w:author="Predi" w:date="2017-12-04T22:41:00Z">
        <w:r w:rsidR="00EF2A1A" w:rsidDel="00F57171">
          <w:delText xml:space="preserve">alapból </w:delText>
        </w:r>
      </w:del>
      <w:r w:rsidR="00EF2A1A">
        <w:t>tartalmazni fog</w:t>
      </w:r>
      <w:ins w:id="186" w:author="Predi" w:date="2017-12-04T22:41:00Z">
        <w:r w:rsidR="00F57171">
          <w:t xml:space="preserve"> alapértelmezett</w:t>
        </w:r>
      </w:ins>
      <w:r w:rsidR="00EF2A1A">
        <w:t xml:space="preserve"> növény konfigurációkat</w:t>
      </w:r>
      <w:ins w:id="187" w:author="Predi" w:date="2017-12-04T22:42:00Z">
        <w:r w:rsidR="00F57171">
          <w:t xml:space="preserve"> egyes népszerű növényfajtákhoz</w:t>
        </w:r>
      </w:ins>
      <w:r w:rsidR="00EF2A1A">
        <w:t>, amik közül a felhasználó választhat, de ezeket később módosíthatja</w:t>
      </w:r>
      <w:ins w:id="188" w:author="Windows-felhasználó" w:date="2017-12-05T13:04:00Z">
        <w:r w:rsidR="00E12CC6">
          <w:t>.</w:t>
        </w:r>
      </w:ins>
    </w:p>
    <w:p w14:paraId="1725198C" w14:textId="6D1F45C4" w:rsidR="00E12CC6" w:rsidRDefault="00E12CC6">
      <w:ins w:id="189" w:author="Windows-felhasználó" w:date="2017-12-05T13:05:00Z">
        <w:r>
          <w:t xml:space="preserve">A felhasználó szempontjából a következőképpen néz ki a rendszer használata. Első lépésként beregisztrálja magát a rendszerbe. Ezután bejelentkezik, de még nincs konfigurálva a telepített egység, tehát a cserepek sem, így a következő lépés számára a telepített egység beállítása lesz. Itt meg kell adni a telepített egység azonosítóját, amit a felhasználó ismer, valamint itt tudja beállítani a telepített egység nevét is. A </w:t>
        </w:r>
        <w:proofErr w:type="spellStart"/>
        <w:r>
          <w:t>Raspberry</w:t>
        </w:r>
        <w:proofErr w:type="spellEnd"/>
        <w:r>
          <w:t xml:space="preserve"> úgy érkezne a felhasználóhoz, hogy azon már be van állítva az azonosító. Miután beállította a telepített egység adatait, </w:t>
        </w:r>
        <w:proofErr w:type="spellStart"/>
        <w:r>
          <w:t>felveheti</w:t>
        </w:r>
        <w:proofErr w:type="spellEnd"/>
        <w:r>
          <w:t xml:space="preserve"> hozzá a cserepeket. Ezen a felületen meg kell adni a cserép azonosítóját, a nevét, gondozott növény fajtáját, valamint a napfelkelte és napnyugta időpontját. Minden cserép rendelkezik saját egyedi azonosítóval, amit a felhasználó a telepített egységhez hasonlóan ismerne. Eközben a felhasználó rácsatlakoztatja a </w:t>
        </w:r>
        <w:proofErr w:type="spellStart"/>
        <w:r>
          <w:t>Raspberryre</w:t>
        </w:r>
        <w:proofErr w:type="spellEnd"/>
        <w:r>
          <w:t xml:space="preserve"> az </w:t>
        </w:r>
        <w:proofErr w:type="spellStart"/>
        <w:r>
          <w:t>Arduinot</w:t>
        </w:r>
        <w:proofErr w:type="spellEnd"/>
        <w:r>
          <w:t xml:space="preserve">. A cserép felvétele egy utasítást hoz létre a </w:t>
        </w:r>
        <w:proofErr w:type="spellStart"/>
        <w:r>
          <w:t>Raspberry</w:t>
        </w:r>
        <w:proofErr w:type="spellEnd"/>
        <w:r>
          <w:t xml:space="preserve"> részére, amiben az megkapja a beállítani kívánt cserép adatait. Miután a </w:t>
        </w:r>
        <w:proofErr w:type="spellStart"/>
        <w:r>
          <w:t>Raspberryn</w:t>
        </w:r>
        <w:proofErr w:type="spellEnd"/>
        <w:r>
          <w:t xml:space="preserve"> lefutott a cserép konfigurálása, elkezdi küldeni az adatokat a szerverre, ami hamarosan megjelenik a felületen. A főoldalon megjelenik a cserép </w:t>
        </w:r>
        <w:proofErr w:type="gramStart"/>
        <w:r>
          <w:t>aktuális</w:t>
        </w:r>
        <w:proofErr w:type="gramEnd"/>
        <w:r>
          <w:t xml:space="preserve"> állapota, valamint egy gomb, amivel navigálhatunk a cserép felületre. Ezen az oldalon a felhasználó megtekintheti a fényviszony és talajnedvesség változását grafikonon ábrázolva, valamint a többi adatot táblázatos formában. Továbbá itt adhat ki utasításokat </w:t>
        </w:r>
        <w:r>
          <w:lastRenderedPageBreak/>
          <w:t>öntözésre és világításra, megváltoztathatja a növény konfigurációját, valamint a cserép beállításait.</w:t>
        </w:r>
      </w:ins>
    </w:p>
    <w:p w14:paraId="51BF36CE" w14:textId="75E43BE0" w:rsidR="00021F46" w:rsidRDefault="00021F46" w:rsidP="00F6404C">
      <w:pPr>
        <w:pStyle w:val="Cmsor3"/>
      </w:pPr>
      <w:r>
        <w:t>Adatbázis</w:t>
      </w:r>
    </w:p>
    <w:p w14:paraId="30AEBF79" w14:textId="594BF42C" w:rsidR="00193274" w:rsidRDefault="00193274" w:rsidP="00D81FF2">
      <w:r>
        <w:t>A szerver adatbázis modellje</w:t>
      </w:r>
      <w:r w:rsidR="00021F46">
        <w:t xml:space="preserve"> </w:t>
      </w:r>
      <w:r>
        <w:t xml:space="preserve">szinte megegyezik a telepített egységével, kiegészítve a többfelhasználós rendszerhez szükséges táblákkal. </w:t>
      </w:r>
    </w:p>
    <w:p w14:paraId="51E319CC" w14:textId="040E0226" w:rsidR="00193274" w:rsidRDefault="00B02B82" w:rsidP="00D81FF2">
      <w:r>
        <w:rPr>
          <w:rStyle w:val="Jegyzethivatkozs"/>
        </w:rPr>
        <w:commentReference w:id="190"/>
      </w:r>
      <w:r w:rsidR="001C5E4B">
        <w:t>Szükség van</w:t>
      </w:r>
      <w:r w:rsidR="00193274">
        <w:t xml:space="preserve"> egy tábl</w:t>
      </w:r>
      <w:r w:rsidR="001C5E4B">
        <w:t>ára</w:t>
      </w:r>
      <w:r w:rsidR="00193274">
        <w:t xml:space="preserve"> a felhasználók számára,</w:t>
      </w:r>
      <w:r w:rsidR="001C5E4B">
        <w:t xml:space="preserve"> ahol</w:t>
      </w:r>
      <w:r w:rsidR="00193274">
        <w:t xml:space="preserve"> az azonosításhoz és bejelentkezéshez szükséges adataikat tárolom, felhasználónév, jelszó, emailcím, és az egyedi azonosítójuk.</w:t>
      </w:r>
    </w:p>
    <w:p w14:paraId="0E6DEBDF" w14:textId="01DDD323" w:rsidR="00193274" w:rsidRDefault="001C5E4B" w:rsidP="00D81FF2">
      <w:r>
        <w:t>A</w:t>
      </w:r>
      <w:r w:rsidR="00570BB6">
        <w:t xml:space="preserve">z adatbázist </w:t>
      </w:r>
      <w:r w:rsidR="00193274">
        <w:t>felkészítem arra az eshetőségre, hogy később akár egy felhasználóhoz több telepített egység is tart</w:t>
      </w:r>
      <w:r w:rsidR="00814F2B">
        <w:t xml:space="preserve">ozzon. Ehhez elég lenne a telepített egység táblájában fenntartani egy oszlopot a felhasználó azonosítójának, viszont ha egy kapcsolótáblát veszek fel a kapcsolat leírására, az a lehetőség is meg lesz, hogy egy egységet több felhasználó is megfigyelhessen, irányíthasson. </w:t>
      </w:r>
    </w:p>
    <w:p w14:paraId="163609D0" w14:textId="06959C83" w:rsidR="00AA2680" w:rsidRDefault="007264CA" w:rsidP="00D81FF2">
      <w:r>
        <w:t xml:space="preserve">A fentieken kívül még </w:t>
      </w:r>
      <w:r w:rsidR="00570BB6">
        <w:t>négy</w:t>
      </w:r>
      <w:r>
        <w:t xml:space="preserve"> fontos különbség van a telepített egység és a szerver adatbázisa között. A telepített egységen nincs szükség, hogy a cserepeket tartalmazó táblában tároljuk az egység azonosítóját, itt viszont muszáj, hogy </w:t>
      </w:r>
      <w:r w:rsidR="00AA2680">
        <w:t>a cserepeket hozzá tudjuk rendelni az egységekhez. A felhasználó által kiadott utasításokat tárolni k</w:t>
      </w:r>
      <w:r w:rsidR="0077128B">
        <w:t>ell, amíg azokat le nem kérdezi</w:t>
      </w:r>
      <w:r w:rsidR="00AA2680">
        <w:t xml:space="preserve"> a telepített egység, így erre létrehozok</w:t>
      </w:r>
      <w:r w:rsidR="0077128B">
        <w:t xml:space="preserve"> egy táblát, amiben </w:t>
      </w:r>
      <w:proofErr w:type="gramStart"/>
      <w:r w:rsidR="0077128B">
        <w:t>tárolom</w:t>
      </w:r>
      <w:proofErr w:type="gramEnd"/>
      <w:r w:rsidR="0077128B">
        <w:t xml:space="preserve"> melyik cseréphez tartozik az utasítás, az utasítás kódját és az esetleges paramétert. </w:t>
      </w:r>
      <w:r w:rsidR="00570BB6">
        <w:t xml:space="preserve">Az utolsó, hogy a növénykonfigurációk között tárolni fogok előre </w:t>
      </w:r>
      <w:proofErr w:type="gramStart"/>
      <w:r w:rsidR="00506DFE">
        <w:t>definiált</w:t>
      </w:r>
      <w:proofErr w:type="gramEnd"/>
      <w:r w:rsidR="00506DFE">
        <w:t xml:space="preserve"> konfigurációkat, amiket a felhasználó, ha szeretné, megváltoztathat. Ahhoz, hogy az előre </w:t>
      </w:r>
      <w:proofErr w:type="gramStart"/>
      <w:r w:rsidR="00506DFE">
        <w:t>definiált</w:t>
      </w:r>
      <w:proofErr w:type="gramEnd"/>
      <w:r w:rsidR="00506DFE">
        <w:t xml:space="preserve"> és a megváltoztatott konfigurációkat meg lehessen különböztetni, felveszek egy új mezőt UNIQUE névvel, ami jelzi, hogy egyedi vagy sem az adott bejegyzés.</w:t>
      </w:r>
    </w:p>
    <w:p w14:paraId="61D7FE2F" w14:textId="42DD18FC" w:rsidR="00681D13" w:rsidRDefault="00485FCB" w:rsidP="00D81FF2">
      <w:pPr>
        <w:rPr>
          <w:ins w:id="191" w:author="Windows-felhasználó" w:date="2017-12-05T22:02:00Z"/>
        </w:rPr>
      </w:pPr>
      <w:del w:id="192" w:author="Windows-felhasználó" w:date="2017-12-05T21:55:00Z">
        <w:r w:rsidDel="00AB2910">
          <w:pict w14:anchorId="6E2BD0EA">
            <v:shape id="_x0000_i1028" type="#_x0000_t75" style="width:424.45pt;height:226.05pt">
              <v:imagedata r:id="rId29" o:title="szerver_db"/>
            </v:shape>
          </w:pict>
        </w:r>
      </w:del>
    </w:p>
    <w:p w14:paraId="37144DE5" w14:textId="77777777" w:rsidR="002726AC" w:rsidRDefault="002726AC" w:rsidP="00D81FF2"/>
    <w:p w14:paraId="3A5A0A19" w14:textId="2FDA9524" w:rsidR="00EE1398" w:rsidRDefault="00681D13" w:rsidP="0004470D">
      <w:pPr>
        <w:pStyle w:val="Kpalrs"/>
        <w:pPrChange w:id="193" w:author="Windows-felhasználó" w:date="2017-12-05T21:24:00Z">
          <w:pPr>
            <w:pStyle w:val="Kpalrs"/>
          </w:pPr>
        </w:pPrChange>
      </w:pPr>
      <w:r>
        <w:t>15. ábra: Szerver adatbázis modell</w:t>
      </w:r>
    </w:p>
    <w:p w14:paraId="076252E7" w14:textId="7C7289B2" w:rsidR="00C675C4" w:rsidRDefault="00C675C4" w:rsidP="00C675C4">
      <w:pPr>
        <w:pStyle w:val="Cmsor1"/>
      </w:pPr>
      <w:bookmarkStart w:id="194" w:name="_Toc499329016"/>
      <w:bookmarkStart w:id="195" w:name="_Toc499329017"/>
      <w:bookmarkEnd w:id="194"/>
      <w:r>
        <w:lastRenderedPageBreak/>
        <w:t>Implementáció</w:t>
      </w:r>
      <w:bookmarkEnd w:id="195"/>
    </w:p>
    <w:p w14:paraId="29A37A20" w14:textId="5401DF7F" w:rsidR="00DD341C" w:rsidDel="00113DD1" w:rsidRDefault="00360E40" w:rsidP="0093168B">
      <w:pPr>
        <w:rPr>
          <w:ins w:id="196" w:author="Predi" w:date="2017-12-04T22:45:00Z"/>
          <w:del w:id="197" w:author="Windows-felhasználó" w:date="2017-12-05T13:24:00Z"/>
        </w:rPr>
      </w:pPr>
      <w:commentRangeStart w:id="198"/>
      <w:del w:id="199" w:author="Windows-felhasználó" w:date="2017-12-05T13:04:00Z">
        <w:r w:rsidDel="00E12CC6">
          <w:delText xml:space="preserve">A felhasználó szempontjából a következő képpen </w:delText>
        </w:r>
        <w:r w:rsidR="002E18B5" w:rsidDel="00E12CC6">
          <w:delText>néz</w:delText>
        </w:r>
        <w:r w:rsidR="001C68C4" w:rsidDel="00E12CC6">
          <w:delText xml:space="preserve"> ki </w:delText>
        </w:r>
        <w:r w:rsidDel="00E12CC6">
          <w:delText xml:space="preserve">a rendszer használata. </w:delText>
        </w:r>
        <w:r w:rsidR="00DD341C" w:rsidDel="00E12CC6">
          <w:delText>Első lépésként b</w:delText>
        </w:r>
        <w:r w:rsidDel="00E12CC6">
          <w:delText>eregisztrálja magát a rend</w:delText>
        </w:r>
        <w:r w:rsidR="001C68C4" w:rsidDel="00E12CC6">
          <w:delText>szerbe. Ezután bejelentkezik, de</w:delText>
        </w:r>
        <w:r w:rsidDel="00E12CC6">
          <w:delText xml:space="preserve"> </w:delText>
        </w:r>
        <w:r w:rsidR="001C68C4" w:rsidDel="00E12CC6">
          <w:delText xml:space="preserve">még nincs </w:delText>
        </w:r>
        <w:r w:rsidR="002E18B5" w:rsidDel="00E12CC6">
          <w:delText>bekonfigurálva a telepített egység, tehát</w:delText>
        </w:r>
        <w:r w:rsidR="001C68C4" w:rsidDel="00E12CC6">
          <w:delText xml:space="preserve"> a cserepek sem, így a következő lépés számára a telepített egység beállítása lesz. Itt meg kell adni a telepített egység azonosítóját, amit a felhasználó ismer, valamint itt tudja </w:delText>
        </w:r>
        <w:r w:rsidR="002E18B5" w:rsidDel="00E12CC6">
          <w:delText>beállítani</w:delText>
        </w:r>
        <w:r w:rsidR="001C68C4" w:rsidDel="00E12CC6">
          <w:delText xml:space="preserve"> a telepített egység nevét is. A Raspberry úgy érkezne a felhasználóhoz, hogy azon már be van állítva az azonosító. Miután beállította a telepített egység adatait, felveheti hozzá a cserepeket. Ezen a felületen meg kell adni a cserép azonosítóját, </w:delText>
        </w:r>
        <w:r w:rsidR="00DD341C" w:rsidDel="00E12CC6">
          <w:delText xml:space="preserve">a nevét, gondozott növény fajtáját, valamint a napfelkelte és napnyugta időpontját. </w:delText>
        </w:r>
        <w:r w:rsidR="001C68C4" w:rsidDel="00E12CC6">
          <w:delText xml:space="preserve">Minden cserép rendelkezik saját egyedi azonosítóval, amit a felhasználó </w:delText>
        </w:r>
        <w:r w:rsidR="00DD341C" w:rsidDel="00E12CC6">
          <w:delText xml:space="preserve">a telepített egységhez hasonlóan ismerne. Eközben a felhasználó rácsatlakoztatja a Raspberryre az Arduinot. A cserép felvétele egy utasítást hoz létre a Raspberry részére, amiben az megkapja a beállítani kívánt cserép adatait. Miután a Raspberryn lefutott a cserép </w:delText>
        </w:r>
        <w:r w:rsidR="00BD2434" w:rsidDel="00E12CC6">
          <w:delText>konfigurálása,</w:delText>
        </w:r>
        <w:r w:rsidR="00DD341C" w:rsidDel="00E12CC6">
          <w:delText xml:space="preserve"> elkezdi küldeni az adatokat a </w:delText>
        </w:r>
        <w:r w:rsidR="00BD2434" w:rsidDel="00E12CC6">
          <w:delText>szerverre</w:delText>
        </w:r>
        <w:r w:rsidR="00DD341C" w:rsidDel="00E12CC6">
          <w:delText>, ami hamarosan megjelenik a felületen. A főoldalon megjelenik a cserép aktuális állapota, valamint egy gomb, amivel navigálhatunk a cserép</w:delText>
        </w:r>
        <w:r w:rsidR="0019578E" w:rsidDel="00E12CC6">
          <w:delText xml:space="preserve"> felületre. Ezen az oldalo</w:delText>
        </w:r>
        <w:r w:rsidR="00BD2434" w:rsidDel="00E12CC6">
          <w:delText xml:space="preserve">n a felhasználó megtekintheti a fényviszony és talajnedvesség változását grafikonon ábrázolva, valamint a többi adatot táblázatos formában. Továbbá itt adhat ki utasításokat öntözésre és világításra, megváltoztathatja a növény konfigurációját, valamint a cserép beállításait. </w:delText>
        </w:r>
      </w:del>
      <w:commentRangeEnd w:id="198"/>
      <w:r w:rsidR="00890180">
        <w:rPr>
          <w:rStyle w:val="Jegyzethivatkozs"/>
        </w:rPr>
        <w:commentReference w:id="198"/>
      </w:r>
    </w:p>
    <w:p w14:paraId="296098F7" w14:textId="79B813EE" w:rsidR="00890180" w:rsidRDefault="00890180" w:rsidP="0093168B">
      <w:commentRangeStart w:id="200"/>
      <w:ins w:id="201" w:author="Predi" w:date="2017-12-04T22:45:00Z">
        <w:r>
          <w:t>A következő fejezetben bemutatom azokat a lépéseket, részleteket, amelyek az előző fejezetben bemutatott rendszerterv implementációjához szükségesek.</w:t>
        </w:r>
      </w:ins>
      <w:commentRangeEnd w:id="200"/>
      <w:ins w:id="202" w:author="Predi" w:date="2017-12-04T22:46:00Z">
        <w:r>
          <w:rPr>
            <w:rStyle w:val="Jegyzethivatkozs"/>
          </w:rPr>
          <w:commentReference w:id="200"/>
        </w:r>
      </w:ins>
    </w:p>
    <w:p w14:paraId="1B7811A3" w14:textId="77777777" w:rsidR="00507313" w:rsidRDefault="00507313" w:rsidP="00507313">
      <w:pPr>
        <w:pStyle w:val="Cmsor2"/>
      </w:pPr>
      <w:r>
        <w:t>Szerver</w:t>
      </w:r>
    </w:p>
    <w:p w14:paraId="68496CDC" w14:textId="2C66397B" w:rsidR="00507313" w:rsidRDefault="00507313" w:rsidP="00507313">
      <w:r>
        <w:t>A webalkalmazás megvalósítás</w:t>
      </w:r>
      <w:r w:rsidR="002E18B5">
        <w:t>ához a PHP nyelvet választottam</w:t>
      </w:r>
      <w:ins w:id="203" w:author="Windows-felhasználó" w:date="2017-12-05T21:45:00Z">
        <w:r w:rsidR="00AB2910">
          <w:t>, azon belül is a Yii2 keretrendszert</w:t>
        </w:r>
      </w:ins>
      <w:r w:rsidR="002E18B5">
        <w:t xml:space="preserve">. Ez </w:t>
      </w:r>
      <w:r>
        <w:t xml:space="preserve">egy szerver oldali </w:t>
      </w:r>
      <w:proofErr w:type="spellStart"/>
      <w:r>
        <w:t>szkriptnyelv</w:t>
      </w:r>
      <w:proofErr w:type="spellEnd"/>
      <w:r>
        <w:rPr>
          <w:rStyle w:val="Lbjegyzet-hivatkozs"/>
        </w:rPr>
        <w:footnoteReference w:id="8"/>
      </w:r>
      <w:r>
        <w:t xml:space="preserve">, amit először webfejlesztésre terveztek, de később általános programozási feladatokra is elkezdték használni. A PHP kód beágyazható HTML-be, de önállóan is állhat. Amikor egy kérés érkezik a szerver számítógépre, az azon futó webszerver </w:t>
      </w:r>
      <w:ins w:id="206" w:author="Predi" w:date="2017-12-04T22:46:00Z">
        <w:r w:rsidR="002649E2">
          <w:t>–</w:t>
        </w:r>
      </w:ins>
      <w:del w:id="207" w:author="Predi" w:date="2017-12-04T22:46:00Z">
        <w:r w:rsidDel="002649E2">
          <w:delText>-</w:delText>
        </w:r>
      </w:del>
      <w:r>
        <w:t xml:space="preserve"> jelen esetben </w:t>
      </w:r>
      <w:proofErr w:type="spellStart"/>
      <w:r>
        <w:t>Apache</w:t>
      </w:r>
      <w:proofErr w:type="spellEnd"/>
      <w:r>
        <w:t xml:space="preserve"> – ezt feldolgozza, és válaszként elküldi a kért erőforrást, vagy weboldalt, amiben kicserélte a PHP kódokat a futtatásuk eredményére. </w:t>
      </w:r>
    </w:p>
    <w:p w14:paraId="2830A64B" w14:textId="3A38F6F3" w:rsidR="00D277CC" w:rsidRDefault="00507313" w:rsidP="00D277CC">
      <w:r>
        <w:t xml:space="preserve">A </w:t>
      </w:r>
      <w:del w:id="208" w:author="Predi" w:date="2017-12-04T22:48:00Z">
        <w:r w:rsidDel="002649E2">
          <w:delText xml:space="preserve">weboldal </w:delText>
        </w:r>
      </w:del>
      <w:ins w:id="209" w:author="Predi" w:date="2017-12-04T22:48:00Z">
        <w:del w:id="210" w:author="Windows-felhasználó" w:date="2017-12-05T21:45:00Z">
          <w:r w:rsidR="002649E2" w:rsidDel="00AB2910">
            <w:delText xml:space="preserve">webfelület </w:delText>
          </w:r>
        </w:del>
      </w:ins>
      <w:del w:id="211" w:author="Windows-felhasználó" w:date="2017-12-05T21:45:00Z">
        <w:r w:rsidDel="00AB2910">
          <w:delText xml:space="preserve">megalkotásához egy </w:delText>
        </w:r>
        <w:r w:rsidR="002E18B5" w:rsidDel="00AB2910">
          <w:delText xml:space="preserve">PHP </w:delText>
        </w:r>
        <w:r w:rsidDel="00AB2910">
          <w:delText xml:space="preserve">keretrendszert, a </w:delText>
        </w:r>
      </w:del>
      <w:r>
        <w:t>Yii2</w:t>
      </w:r>
      <w:del w:id="212" w:author="Windows-felhasználó" w:date="2017-12-05T21:45:00Z">
        <w:r w:rsidDel="00AB2910">
          <w:delText>-t használom.</w:delText>
        </w:r>
      </w:del>
      <w:r>
        <w:t xml:space="preserve"> MVC</w:t>
      </w:r>
      <w:r>
        <w:rPr>
          <w:rStyle w:val="Lbjegyzet-hivatkozs"/>
        </w:rPr>
        <w:footnoteReference w:id="9"/>
      </w:r>
      <w:r>
        <w:t xml:space="preserve"> tervezési mintát használ, hogy egymástól függetlenné tegye az adatok megjelenítését a háttérben történő folyamatoktól. Könnyű elindítani egy alkalmazást fejlesztését a segítségével. Egy generáló </w:t>
      </w:r>
      <w:proofErr w:type="spellStart"/>
      <w:r>
        <w:t>szkript</w:t>
      </w:r>
      <w:proofErr w:type="spellEnd"/>
      <w:r>
        <w:t xml:space="preserve"> lefuttatásával létrehoz egy működő alkalmazás vázat, egy </w:t>
      </w:r>
      <w:proofErr w:type="spellStart"/>
      <w:r>
        <w:t>főoldallal</w:t>
      </w:r>
      <w:proofErr w:type="spellEnd"/>
      <w:r>
        <w:t xml:space="preserve">, bejelentkezési lehetőséggel, amit már meg is tekinthetünk a szerveren. Ezután megadhatjuk az adatbázis kapcsolat paramétereit, és a keretrendszer összeköti az alkalmazásunkat az adatbázissal, </w:t>
      </w:r>
      <w:del w:id="215" w:author="Windows-felhasználó" w:date="2017-12-05T21:46:00Z">
        <w:r w:rsidDel="00AB2910">
          <w:delText>és</w:delText>
        </w:r>
      </w:del>
      <w:ins w:id="216" w:author="Windows-felhasználó" w:date="2017-12-05T21:46:00Z">
        <w:r w:rsidR="00AB2910">
          <w:t>ami után</w:t>
        </w:r>
      </w:ins>
      <w:r>
        <w:t xml:space="preserve"> a fejlesztő felületen keresztül generálhatunk minden táblához az adatbázisból modell és </w:t>
      </w:r>
      <w:proofErr w:type="spellStart"/>
      <w:r>
        <w:t>controller</w:t>
      </w:r>
      <w:proofErr w:type="spellEnd"/>
      <w:r>
        <w:t xml:space="preserve"> osztályt, valamint felületet a tartalmazott adatok megjelenítéséhez, beszúráshoz, módosításhoz, törléshez.</w:t>
      </w:r>
      <w:r w:rsidR="0019258C">
        <w:t xml:space="preserve"> A </w:t>
      </w:r>
      <w:del w:id="217" w:author="Windows-felhasználó" w:date="2017-12-05T21:46:00Z">
        <w:r w:rsidR="0019258C" w:rsidDel="00AB2910">
          <w:delText xml:space="preserve">Yii </w:delText>
        </w:r>
      </w:del>
      <w:r w:rsidR="0019258C">
        <w:t xml:space="preserve">keretrendszer lehetőséget nyújt külső PHP modulok használatára, </w:t>
      </w:r>
      <w:proofErr w:type="gramStart"/>
      <w:r w:rsidR="0019258C">
        <w:t>ezen</w:t>
      </w:r>
      <w:proofErr w:type="gramEnd"/>
      <w:r w:rsidR="0019258C">
        <w:t xml:space="preserve"> függőségek kezelésére a </w:t>
      </w:r>
      <w:proofErr w:type="spellStart"/>
      <w:r w:rsidR="0019258C">
        <w:t>Composer</w:t>
      </w:r>
      <w:proofErr w:type="spellEnd"/>
      <w:r w:rsidR="0019258C">
        <w:t xml:space="preserve"> nevű függőségkezelő alkalmazást használja.</w:t>
      </w:r>
      <w:r>
        <w:t xml:space="preserve"> </w:t>
      </w:r>
    </w:p>
    <w:p w14:paraId="28BF59F5" w14:textId="23DA563A" w:rsidR="001162C7" w:rsidRDefault="001162C7" w:rsidP="00D277CC">
      <w:r>
        <w:lastRenderedPageBreak/>
        <w:t xml:space="preserve">Adatbázis technológiának a </w:t>
      </w:r>
      <w:proofErr w:type="spellStart"/>
      <w:r>
        <w:t>MySQL</w:t>
      </w:r>
      <w:proofErr w:type="spellEnd"/>
      <w:r>
        <w:t xml:space="preserve">-t választottam. Ez ma a leginkább elterjedt </w:t>
      </w:r>
      <w:ins w:id="218" w:author="Predi" w:date="2017-12-04T22:49:00Z">
        <w:r w:rsidR="002649E2">
          <w:t xml:space="preserve">ingyenes </w:t>
        </w:r>
      </w:ins>
      <w:r>
        <w:t>adatbáziskezelő rendszer, azért rá esett a választásom, mert egyszerűen telepíthető, SQL nyelven írhatunk benne utasításokat, aminek alapjait már ismerem, így ez remek lehetőség a tudás elmélyítésére.</w:t>
      </w:r>
    </w:p>
    <w:p w14:paraId="326DE08C" w14:textId="177A2DAA" w:rsidR="00BC1744" w:rsidRDefault="00BC1744" w:rsidP="00D277CC">
      <w:r>
        <w:t xml:space="preserve">A fejlesztés első lépése az adatbázis felépítése volt, ehhez </w:t>
      </w:r>
      <w:r w:rsidR="00CF652D">
        <w:t>egy dbdesigner.net</w:t>
      </w:r>
      <w:r w:rsidR="00CF652D">
        <w:fldChar w:fldCharType="begin"/>
      </w:r>
      <w:r w:rsidR="00CF652D">
        <w:instrText xml:space="preserve"> REF _Ref500149199 \r \h </w:instrText>
      </w:r>
      <w:r w:rsidR="00CF652D">
        <w:fldChar w:fldCharType="separate"/>
      </w:r>
      <w:r w:rsidR="00CF652D">
        <w:t>[8]</w:t>
      </w:r>
      <w:r w:rsidR="00CF652D">
        <w:fldChar w:fldCharType="end"/>
      </w:r>
      <w:r w:rsidR="00CF652D">
        <w:t xml:space="preserve"> címen megtalálható internetes alkalmazást használtam segítségül, ahol grafikus felületen lehet megtervezni az adatbázis sémát, amit </w:t>
      </w:r>
      <w:proofErr w:type="gramStart"/>
      <w:r w:rsidR="00CF652D">
        <w:t>exportálhatunk</w:t>
      </w:r>
      <w:proofErr w:type="gramEnd"/>
      <w:r w:rsidR="00CF652D">
        <w:t xml:space="preserve"> SQL </w:t>
      </w:r>
      <w:proofErr w:type="spellStart"/>
      <w:r w:rsidR="00CF652D">
        <w:t>szkriptként</w:t>
      </w:r>
      <w:proofErr w:type="spellEnd"/>
      <w:r w:rsidR="00CF652D">
        <w:t xml:space="preserve">. Ezt a </w:t>
      </w:r>
      <w:proofErr w:type="gramStart"/>
      <w:r w:rsidR="00CF652D">
        <w:t>fájlt</w:t>
      </w:r>
      <w:proofErr w:type="gramEnd"/>
      <w:r w:rsidR="00CF652D">
        <w:t xml:space="preserve"> a </w:t>
      </w:r>
      <w:proofErr w:type="spellStart"/>
      <w:r w:rsidR="00CF652D">
        <w:t>MySQL</w:t>
      </w:r>
      <w:proofErr w:type="spellEnd"/>
      <w:r w:rsidR="00CF652D">
        <w:t xml:space="preserve"> felületén lefuttatva felépül</w:t>
      </w:r>
      <w:ins w:id="219" w:author="Windows-felhasználó" w:date="2017-12-05T21:47:00Z">
        <w:r w:rsidR="00AB2910">
          <w:t>t</w:t>
        </w:r>
      </w:ins>
      <w:r w:rsidR="00CF652D">
        <w:t xml:space="preserve"> az adatbázis.</w:t>
      </w:r>
    </w:p>
    <w:p w14:paraId="2E691BD2" w14:textId="12CE1D72" w:rsidR="00CF652D" w:rsidRDefault="00A85304" w:rsidP="00D277CC">
      <w:r>
        <w:t xml:space="preserve">A következő lépésben legeneráltam a webalkalmazás vázát, és a generált alkalmazást összekapcsoltam az adatbázissal, amihez mindössze egy konfigurációs </w:t>
      </w:r>
      <w:proofErr w:type="gramStart"/>
      <w:r>
        <w:t>fájlban</w:t>
      </w:r>
      <w:proofErr w:type="gramEnd"/>
      <w:r>
        <w:t xml:space="preserve"> kellett megadni az adatbázis kapcsolat paramétereit (adatbázisszerver elérési útja, adatbázis neve, </w:t>
      </w:r>
      <w:r w:rsidR="00AB253E">
        <w:t xml:space="preserve">felhasználónév, jelszó). A generáló </w:t>
      </w:r>
      <w:proofErr w:type="spellStart"/>
      <w:r w:rsidR="00AB253E">
        <w:t>szkript</w:t>
      </w:r>
      <w:proofErr w:type="spellEnd"/>
      <w:r w:rsidR="00AB253E">
        <w:t xml:space="preserve"> lefuttatása után az alábbi weboldal tekinthető meg a szerveren:</w:t>
      </w:r>
    </w:p>
    <w:p w14:paraId="0B67AA3D" w14:textId="77777777" w:rsidR="00AB253E" w:rsidRDefault="00485FCB" w:rsidP="0093168B">
      <w:pPr>
        <w:keepNext/>
        <w:jc w:val="center"/>
      </w:pPr>
      <w:r>
        <w:pict w14:anchorId="74F66BE3">
          <v:shape id="_x0000_i1029" type="#_x0000_t75" style="width:373.4pt;height:247.8pt">
            <v:imagedata r:id="rId30" o:title="start-app-installed"/>
          </v:shape>
        </w:pict>
      </w:r>
    </w:p>
    <w:p w14:paraId="0277244F" w14:textId="71226FE7" w:rsidR="00AB253E" w:rsidRDefault="00AB253E" w:rsidP="0004470D">
      <w:pPr>
        <w:pStyle w:val="Kpalrs"/>
        <w:pPrChange w:id="220" w:author="Windows-felhasználó" w:date="2017-12-05T21:24:00Z">
          <w:pPr>
            <w:pStyle w:val="Kpalrs"/>
          </w:pPr>
        </w:pPrChange>
      </w:pPr>
      <w:r>
        <w:t>16. ábra: Generált webalkalmazás</w:t>
      </w:r>
    </w:p>
    <w:p w14:paraId="34C2CAA1" w14:textId="68C547A4" w:rsidR="00BA336B" w:rsidRDefault="00BA336B" w:rsidP="0093168B">
      <w:pPr>
        <w:pStyle w:val="Cmsor3"/>
      </w:pPr>
      <w:r>
        <w:t>Felhasználó</w:t>
      </w:r>
      <w:r w:rsidR="006849EE">
        <w:t>k</w:t>
      </w:r>
      <w:r>
        <w:t xml:space="preserve"> kezelés</w:t>
      </w:r>
      <w:r w:rsidR="006849EE">
        <w:t>e</w:t>
      </w:r>
    </w:p>
    <w:p w14:paraId="0639FDA3" w14:textId="39740901" w:rsidR="00AB253E" w:rsidRDefault="002D0157">
      <w:r>
        <w:t>Az</w:t>
      </w:r>
      <w:r w:rsidR="0019258C">
        <w:t xml:space="preserve"> új felhasználónak tudnia kell regisztrálni, erről a regisztrációról értesítést kapnia, bejelentkezni,</w:t>
      </w:r>
      <w:r w:rsidR="000D7BDA">
        <w:t xml:space="preserve"> ha esetleg elfelejtené a jelszavát, akkor ezt biztonságosan megváltoztatni. E funkcionalitás megvalósításához a </w:t>
      </w:r>
      <w:proofErr w:type="spellStart"/>
      <w:r w:rsidR="00D871D5">
        <w:t>Dektrium</w:t>
      </w:r>
      <w:proofErr w:type="spellEnd"/>
      <w:r w:rsidR="00D871D5">
        <w:t>/</w:t>
      </w:r>
      <w:r w:rsidR="000D7BDA">
        <w:t>Yii2-user</w:t>
      </w:r>
      <w:r w:rsidR="000D7BDA">
        <w:fldChar w:fldCharType="begin"/>
      </w:r>
      <w:r w:rsidR="000D7BDA">
        <w:instrText xml:space="preserve"> REF _Ref500151706 \r \h </w:instrText>
      </w:r>
      <w:r w:rsidR="000D7BDA">
        <w:fldChar w:fldCharType="separate"/>
      </w:r>
      <w:r w:rsidR="000D7BDA">
        <w:t>[9]</w:t>
      </w:r>
      <w:r w:rsidR="000D7BDA">
        <w:fldChar w:fldCharType="end"/>
      </w:r>
      <w:r w:rsidR="000D7BDA">
        <w:t xml:space="preserve"> külső modult használtam. A </w:t>
      </w:r>
      <w:proofErr w:type="spellStart"/>
      <w:r w:rsidR="000D7BDA">
        <w:t>Composer</w:t>
      </w:r>
      <w:proofErr w:type="spellEnd"/>
      <w:r w:rsidR="000D7BDA">
        <w:t xml:space="preserve"> segítségével </w:t>
      </w:r>
      <w:r w:rsidR="00BA44AF">
        <w:t xml:space="preserve">egy parancssori utasítás kiadásával </w:t>
      </w:r>
      <w:r w:rsidR="000D7BDA">
        <w:t xml:space="preserve">egyszerűen </w:t>
      </w:r>
      <w:r w:rsidR="000D7BDA">
        <w:lastRenderedPageBreak/>
        <w:t>hozzáadható a projekthez</w:t>
      </w:r>
      <w:del w:id="221" w:author="Windows-felhasználó" w:date="2017-12-05T21:47:00Z">
        <w:r w:rsidR="000D7BDA" w:rsidDel="00AB2910">
          <w:delText>,</w:delText>
        </w:r>
      </w:del>
      <w:ins w:id="222" w:author="Windows-felhasználó" w:date="2017-12-05T21:47:00Z">
        <w:r w:rsidR="00AB2910">
          <w:t>.</w:t>
        </w:r>
      </w:ins>
      <w:r w:rsidR="000D7BDA">
        <w:t xml:space="preserve"> </w:t>
      </w:r>
      <w:del w:id="223" w:author="Windows-felhasználó" w:date="2017-12-05T21:47:00Z">
        <w:r w:rsidR="0047355B" w:rsidDel="00AB2910">
          <w:delText>a</w:delText>
        </w:r>
      </w:del>
      <w:ins w:id="224" w:author="Windows-felhasználó" w:date="2017-12-05T21:47:00Z">
        <w:r w:rsidR="00AB2910">
          <w:t>A</w:t>
        </w:r>
      </w:ins>
      <w:r w:rsidR="0047355B">
        <w:t xml:space="preserve">mint ez megtörtént, be kell állítani az alkalmazást, hogy felhasználó osztályként az előbb hozzáadott modul osztályát használja. </w:t>
      </w:r>
      <w:r w:rsidR="00BA44AF">
        <w:t>A Yii2-user modul saját adatmodellt használ, így az általam létrehozott felhasználó tábla feleslegessé vált, azt töröltem az adatbázisból. A modul számára szükséges táblákat egy parancssori utasítás hatására létrehozza a keretrendszer.</w:t>
      </w:r>
    </w:p>
    <w:p w14:paraId="7E3F33D8" w14:textId="7762DF6E" w:rsidR="00D871D5" w:rsidRDefault="00D871D5">
      <w:r>
        <w:t xml:space="preserve">A </w:t>
      </w:r>
      <w:proofErr w:type="spellStart"/>
      <w:r>
        <w:t>Dektrium</w:t>
      </w:r>
      <w:proofErr w:type="spellEnd"/>
      <w:r>
        <w:t xml:space="preserve"> a regisztráció során üzenetet küld a megadott email címre a regisztráció véglegesítésére. Ahhoz, hogy az alkalmazásból leveleket tudjunk küldeni, szükség v</w:t>
      </w:r>
      <w:r w:rsidR="007D512D">
        <w:t>an eg</w:t>
      </w:r>
      <w:r w:rsidR="002D0157">
        <w:t xml:space="preserve">y levelező szolgáltatásra, aminek használatához szükséges adatokat egy konfigurációs </w:t>
      </w:r>
      <w:proofErr w:type="gramStart"/>
      <w:r w:rsidR="002D0157">
        <w:t>fájlban</w:t>
      </w:r>
      <w:proofErr w:type="gramEnd"/>
      <w:r w:rsidR="002D0157">
        <w:t xml:space="preserve"> kell beállítani.</w:t>
      </w:r>
      <w:r w:rsidR="007D512D">
        <w:t xml:space="preserve"> Minden Google felhasználó használhatja a </w:t>
      </w:r>
      <w:proofErr w:type="spellStart"/>
      <w:r w:rsidR="007D512D">
        <w:t>Gmail</w:t>
      </w:r>
      <w:proofErr w:type="spellEnd"/>
      <w:r w:rsidR="007D512D">
        <w:t xml:space="preserve"> SMTP szolgáltatását, így a fejlesztés idejére nem kellett levelező szervert</w:t>
      </w:r>
      <w:r w:rsidR="002D0157">
        <w:t xml:space="preserve"> </w:t>
      </w:r>
      <w:commentRangeStart w:id="225"/>
      <w:r w:rsidR="002D0157">
        <w:t>bérelnem</w:t>
      </w:r>
      <w:commentRangeEnd w:id="225"/>
      <w:r w:rsidR="002649E2">
        <w:rPr>
          <w:rStyle w:val="Jegyzethivatkozs"/>
        </w:rPr>
        <w:commentReference w:id="225"/>
      </w:r>
      <w:ins w:id="226" w:author="Windows-felhasználó" w:date="2017-12-05T21:48:00Z">
        <w:r w:rsidR="00AB2910">
          <w:t>, vagy telepíteni egyet a szerverre</w:t>
        </w:r>
      </w:ins>
      <w:r w:rsidR="002D0157">
        <w:t>.</w:t>
      </w:r>
      <w:r w:rsidR="007D512D">
        <w:t xml:space="preserve"> </w:t>
      </w:r>
      <w:proofErr w:type="gramStart"/>
      <w:r w:rsidR="002D0157">
        <w:t>A</w:t>
      </w:r>
      <w:proofErr w:type="gramEnd"/>
      <w:r w:rsidR="002D0157">
        <w:t xml:space="preserve"> Google fiókom belépési adatait megadva már tudtam levelet küldeni az alkalmazásból.</w:t>
      </w:r>
    </w:p>
    <w:p w14:paraId="2A7D2C9D" w14:textId="77777777" w:rsidR="00BA336B" w:rsidRDefault="002D0157" w:rsidP="0093168B">
      <w:pPr>
        <w:keepNext/>
        <w:jc w:val="center"/>
      </w:pPr>
      <w:r>
        <w:rPr>
          <w:noProof/>
          <w:lang w:eastAsia="hu-HU"/>
        </w:rPr>
        <w:drawing>
          <wp:inline distT="0" distB="0" distL="0" distR="0" wp14:anchorId="3A1C1DD8" wp14:editId="0F027703">
            <wp:extent cx="4072270" cy="3799796"/>
            <wp:effectExtent l="0" t="0" r="4445"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78252" cy="3805378"/>
                    </a:xfrm>
                    <a:prstGeom prst="rect">
                      <a:avLst/>
                    </a:prstGeom>
                  </pic:spPr>
                </pic:pic>
              </a:graphicData>
            </a:graphic>
          </wp:inline>
        </w:drawing>
      </w:r>
    </w:p>
    <w:p w14:paraId="4B8975DF" w14:textId="7E59440C" w:rsidR="00BA44AF" w:rsidRDefault="00BA336B" w:rsidP="0004470D">
      <w:pPr>
        <w:pStyle w:val="Kpalrs"/>
        <w:pPrChange w:id="227" w:author="Windows-felhasználó" w:date="2017-12-05T21:24:00Z">
          <w:pPr>
            <w:pStyle w:val="Kpalrs"/>
          </w:pPr>
        </w:pPrChange>
      </w:pPr>
      <w:r>
        <w:t>17. ábra: Regisztrációs felület</w:t>
      </w:r>
    </w:p>
    <w:p w14:paraId="040E12BB" w14:textId="341946F9" w:rsidR="00D871D5" w:rsidRDefault="002D0157" w:rsidP="0093168B">
      <w:pPr>
        <w:pStyle w:val="Cmsor3"/>
      </w:pPr>
      <w:r>
        <w:tab/>
      </w:r>
      <w:r w:rsidR="00BA336B">
        <w:t>Fő</w:t>
      </w:r>
      <w:del w:id="228" w:author="Predi" w:date="2017-12-04T22:52:00Z">
        <w:r w:rsidR="00BA336B" w:rsidDel="002649E2">
          <w:delText xml:space="preserve"> </w:delText>
        </w:r>
      </w:del>
      <w:r w:rsidR="00BA336B">
        <w:t>oldal</w:t>
      </w:r>
    </w:p>
    <w:p w14:paraId="626D443E" w14:textId="418163BA" w:rsidR="00BA336B" w:rsidRDefault="00F3641B">
      <w:r>
        <w:t>Amíg a felhasználó nem jelentkezik be, a főoldalon egy üdvözlő üzenet fogadja, ami bejelentkezésre utasítja. Első bejelentkezés után még nincs</w:t>
      </w:r>
      <w:r w:rsidR="006849EE">
        <w:t>enek</w:t>
      </w:r>
      <w:r>
        <w:t xml:space="preserve"> beállítva sem a </w:t>
      </w:r>
      <w:r>
        <w:lastRenderedPageBreak/>
        <w:t>cserepek, sem a telepített egység, így a fő</w:t>
      </w:r>
      <w:del w:id="229" w:author="Predi" w:date="2017-12-04T22:52:00Z">
        <w:r w:rsidDel="002649E2">
          <w:delText xml:space="preserve"> </w:delText>
        </w:r>
      </w:del>
      <w:r>
        <w:t xml:space="preserve">oldalon </w:t>
      </w:r>
      <w:r w:rsidR="006849EE">
        <w:t xml:space="preserve">egy gombot jelenítek meg, amivel arra a felületre </w:t>
      </w:r>
      <w:proofErr w:type="gramStart"/>
      <w:r w:rsidR="006849EE">
        <w:t>navigálja</w:t>
      </w:r>
      <w:proofErr w:type="gramEnd"/>
      <w:r w:rsidR="006849EE">
        <w:t xml:space="preserve"> a felhasználót, ahol ezt megteheti</w:t>
      </w:r>
      <w:ins w:id="230" w:author="Windows-felhasználó" w:date="2017-12-05T21:49:00Z">
        <w:r w:rsidR="00AB2910">
          <w:t>.</w:t>
        </w:r>
      </w:ins>
      <w:del w:id="231" w:author="Windows-felhasználó" w:date="2017-12-05T21:49:00Z">
        <w:r w:rsidR="006849EE" w:rsidDel="00AB2910">
          <w:delText>:</w:delText>
        </w:r>
      </w:del>
    </w:p>
    <w:p w14:paraId="74DD2060" w14:textId="77777777" w:rsidR="006849EE" w:rsidRDefault="006849EE" w:rsidP="0093168B">
      <w:pPr>
        <w:keepNext/>
        <w:jc w:val="center"/>
      </w:pPr>
      <w:r>
        <w:rPr>
          <w:noProof/>
          <w:lang w:eastAsia="hu-HU"/>
        </w:rPr>
        <w:drawing>
          <wp:inline distT="0" distB="0" distL="0" distR="0" wp14:anchorId="59327549" wp14:editId="11A4F8F0">
            <wp:extent cx="5071198" cy="2626242"/>
            <wp:effectExtent l="0" t="0" r="0" b="317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7694" cy="2639964"/>
                    </a:xfrm>
                    <a:prstGeom prst="rect">
                      <a:avLst/>
                    </a:prstGeom>
                  </pic:spPr>
                </pic:pic>
              </a:graphicData>
            </a:graphic>
          </wp:inline>
        </w:drawing>
      </w:r>
    </w:p>
    <w:p w14:paraId="6AF100D0" w14:textId="73814CBD" w:rsidR="006849EE" w:rsidDel="00C07E0C" w:rsidRDefault="006849EE" w:rsidP="0004470D">
      <w:pPr>
        <w:pStyle w:val="Kpalrs"/>
        <w:rPr>
          <w:del w:id="232" w:author="Windows-felhasználó" w:date="2017-12-05T15:03:00Z"/>
        </w:rPr>
        <w:pPrChange w:id="233" w:author="Windows-felhasználó" w:date="2017-12-05T21:24:00Z">
          <w:pPr>
            <w:pStyle w:val="Kpalrs"/>
          </w:pPr>
        </w:pPrChange>
      </w:pPr>
      <w:r>
        <w:t>18. ábra: Fő</w:t>
      </w:r>
      <w:del w:id="234" w:author="Predi" w:date="2017-12-04T22:52:00Z">
        <w:r w:rsidDel="002649E2">
          <w:delText xml:space="preserve"> </w:delText>
        </w:r>
      </w:del>
      <w:r>
        <w:t>oldal első bejelentkezés után</w:t>
      </w:r>
    </w:p>
    <w:p w14:paraId="3FDC45E7" w14:textId="77777777" w:rsidR="006849EE" w:rsidRPr="00BA336B" w:rsidRDefault="006849EE" w:rsidP="0004470D">
      <w:pPr>
        <w:pStyle w:val="Kpalrs"/>
        <w:pPrChange w:id="235" w:author="Windows-felhasználó" w:date="2017-12-05T21:24:00Z">
          <w:pPr/>
        </w:pPrChange>
      </w:pPr>
    </w:p>
    <w:p w14:paraId="305122CE" w14:textId="54DACAD4" w:rsidR="00BA336B" w:rsidDel="00F01A98" w:rsidRDefault="00681847" w:rsidP="00F01A98">
      <w:pPr>
        <w:rPr>
          <w:del w:id="236" w:author="Windows-felhasználó" w:date="2017-12-05T16:54:00Z"/>
        </w:rPr>
        <w:pPrChange w:id="237" w:author="Windows-felhasználó" w:date="2017-12-05T16:54:00Z">
          <w:pPr/>
        </w:pPrChange>
      </w:pPr>
      <w:r>
        <w:t>Azt, hogy a</w:t>
      </w:r>
      <w:r w:rsidR="006849EE">
        <w:t xml:space="preserve"> felhasználó beállította-e már a telepített egységét, </w:t>
      </w:r>
      <w:r>
        <w:t xml:space="preserve">onnan lehet tudni, </w:t>
      </w:r>
      <w:r w:rsidR="00934B8B">
        <w:t xml:space="preserve">hogy létezik-e </w:t>
      </w:r>
      <w:proofErr w:type="gramStart"/>
      <w:r>
        <w:t>a</w:t>
      </w:r>
      <w:proofErr w:type="gramEnd"/>
      <w:r>
        <w:t xml:space="preserve"> </w:t>
      </w:r>
      <w:r>
        <w:rPr>
          <w:b/>
        </w:rPr>
        <w:t>USER_PI</w:t>
      </w:r>
      <w:r>
        <w:t xml:space="preserve"> táblában bejegyzés</w:t>
      </w:r>
      <w:r w:rsidR="00934B8B">
        <w:t>,</w:t>
      </w:r>
      <w:r>
        <w:t xml:space="preserve"> ami tartalmazza a felhasználó és a telepített egység azonosítóját.</w:t>
      </w:r>
      <w:r w:rsidR="006849EE">
        <w:t xml:space="preserve"> </w:t>
      </w:r>
      <w:r w:rsidR="00934B8B">
        <w:t xml:space="preserve">A </w:t>
      </w:r>
      <w:proofErr w:type="spellStart"/>
      <w:r w:rsidR="00934B8B">
        <w:t>Yii</w:t>
      </w:r>
      <w:proofErr w:type="spellEnd"/>
      <w:r w:rsidR="00934B8B">
        <w:t xml:space="preserve"> alkalmazásokban</w:t>
      </w:r>
      <w:r>
        <w:t xml:space="preserve"> az adatbázis tábláihoz generálhatunk modell osztályokat, </w:t>
      </w:r>
      <w:r w:rsidR="00934B8B">
        <w:t>amiken keresztül az adott táblára vonatkozó lekérdezéseket végezhetünk.  Egy ilyen generált modell osztály kezdetben csak egy lekérdező függvényt tartalmaz, ami a paraméter</w:t>
      </w:r>
      <w:ins w:id="238" w:author="Predi" w:date="2017-12-04T22:53:00Z">
        <w:r w:rsidR="002649E2">
          <w:t>ként</w:t>
        </w:r>
      </w:ins>
      <w:del w:id="239" w:author="Predi" w:date="2017-12-04T22:53:00Z">
        <w:r w:rsidR="00934B8B" w:rsidDel="002649E2">
          <w:delText>ül</w:delText>
        </w:r>
      </w:del>
      <w:r w:rsidR="00934B8B">
        <w:t xml:space="preserve"> kapott azonosítóhoz tartozó rekordot kérdezi le az adatbázisból</w:t>
      </w:r>
      <w:ins w:id="240" w:author="Windows-felhasználó" w:date="2017-12-05T16:54:00Z">
        <w:r w:rsidR="00F01A98">
          <w:t>.</w:t>
        </w:r>
      </w:ins>
      <w:del w:id="241" w:author="Windows-felhasználó" w:date="2017-12-05T16:54:00Z">
        <w:r w:rsidR="00934B8B" w:rsidDel="00F01A98">
          <w:delText xml:space="preserve">: </w:delText>
        </w:r>
      </w:del>
    </w:p>
    <w:p w14:paraId="7E1F1B38" w14:textId="0E99634C" w:rsidR="00934B8B" w:rsidDel="00113DD1" w:rsidRDefault="00F01A98" w:rsidP="00F01A98">
      <w:pPr>
        <w:rPr>
          <w:del w:id="242" w:author="Windows-felhasználó" w:date="2017-12-05T13:37:00Z"/>
        </w:rPr>
        <w:pPrChange w:id="243" w:author="Windows-felhasználó" w:date="2017-12-05T16:54:00Z">
          <w:pPr>
            <w:pStyle w:val="Kd"/>
          </w:pPr>
        </w:pPrChange>
      </w:pPr>
      <w:ins w:id="244" w:author="Windows-felhasználó" w:date="2017-12-05T16:55:00Z">
        <w:r>
          <w:t xml:space="preserve"> </w:t>
        </w:r>
      </w:ins>
      <w:del w:id="245" w:author="Windows-felhasználó" w:date="2017-12-05T13:38:00Z">
        <w:r w:rsidR="00934B8B" w:rsidDel="00D7707B">
          <w:delText xml:space="preserve">    </w:delText>
        </w:r>
      </w:del>
      <w:commentRangeStart w:id="246"/>
      <w:del w:id="247" w:author="Windows-felhasználó" w:date="2017-12-05T13:37:00Z">
        <w:r w:rsidR="00934B8B" w:rsidDel="00113DD1">
          <w:delText>public static function findIdentity($id) {</w:delText>
        </w:r>
      </w:del>
    </w:p>
    <w:p w14:paraId="0A6436FF" w14:textId="46F1F04E" w:rsidR="00934B8B" w:rsidDel="00113DD1" w:rsidRDefault="00934B8B" w:rsidP="00F01A98">
      <w:pPr>
        <w:rPr>
          <w:del w:id="248" w:author="Windows-felhasználó" w:date="2017-12-05T13:37:00Z"/>
        </w:rPr>
        <w:pPrChange w:id="249" w:author="Windows-felhasználó" w:date="2017-12-05T16:54:00Z">
          <w:pPr>
            <w:pStyle w:val="Kd"/>
          </w:pPr>
        </w:pPrChange>
      </w:pPr>
      <w:del w:id="250" w:author="Windows-felhasználó" w:date="2017-12-05T13:37:00Z">
        <w:r w:rsidDel="00113DD1">
          <w:delText xml:space="preserve">        return self::findOne($id);</w:delText>
        </w:r>
      </w:del>
    </w:p>
    <w:p w14:paraId="419E8DA8" w14:textId="1E385D22" w:rsidR="00934B8B" w:rsidDel="00D7707B" w:rsidRDefault="00934B8B" w:rsidP="00F01A98">
      <w:pPr>
        <w:rPr>
          <w:del w:id="251" w:author="Windows-felhasználó" w:date="2017-12-05T13:42:00Z"/>
        </w:rPr>
        <w:pPrChange w:id="252" w:author="Windows-felhasználó" w:date="2017-12-05T16:54:00Z">
          <w:pPr>
            <w:pStyle w:val="Kd"/>
          </w:pPr>
        </w:pPrChange>
      </w:pPr>
      <w:del w:id="253" w:author="Windows-felhasználó" w:date="2017-12-05T13:37:00Z">
        <w:r w:rsidDel="00113DD1">
          <w:delText xml:space="preserve">    }</w:delText>
        </w:r>
        <w:commentRangeEnd w:id="246"/>
        <w:r w:rsidR="002649E2" w:rsidDel="00113DD1">
          <w:rPr>
            <w:rStyle w:val="Jegyzethivatkozs"/>
          </w:rPr>
          <w:commentReference w:id="246"/>
        </w:r>
      </w:del>
    </w:p>
    <w:p w14:paraId="0F090ADF" w14:textId="77777777" w:rsidR="00F01A98" w:rsidRDefault="002B68C1" w:rsidP="00F01A98">
      <w:pPr>
        <w:rPr>
          <w:ins w:id="254" w:author="Windows-felhasználó" w:date="2017-12-05T16:55:00Z"/>
        </w:rPr>
        <w:pPrChange w:id="255" w:author="Windows-felhasználó" w:date="2017-12-05T16:54:00Z">
          <w:pPr/>
        </w:pPrChange>
      </w:pPr>
      <w:del w:id="256" w:author="Predi" w:date="2017-12-04T22:54:00Z">
        <w:r w:rsidDel="008364BC">
          <w:delText>Én a</w:delText>
        </w:r>
      </w:del>
      <w:ins w:id="257" w:author="Predi" w:date="2017-12-04T22:54:00Z">
        <w:r w:rsidR="008364BC">
          <w:t>A</w:t>
        </w:r>
      </w:ins>
      <w:r>
        <w:t xml:space="preserve"> felhasználó azonosítója alapján keresem a rekordot ezért egy új függvényt hozok létre</w:t>
      </w:r>
      <w:ins w:id="258" w:author="Windows-felhasználó" w:date="2017-12-05T16:55:00Z">
        <w:r w:rsidR="00F01A98">
          <w:t>, amiben egy paraméteres lekérdezést valósítok meg.</w:t>
        </w:r>
      </w:ins>
    </w:p>
    <w:p w14:paraId="7A8C899E" w14:textId="41DA7439" w:rsidR="002B68C1" w:rsidDel="00F01A98" w:rsidRDefault="002B68C1" w:rsidP="00F01A98">
      <w:pPr>
        <w:rPr>
          <w:del w:id="259" w:author="Windows-felhasználó" w:date="2017-12-05T16:55:00Z"/>
        </w:rPr>
        <w:pPrChange w:id="260" w:author="Windows-felhasználó" w:date="2017-12-05T16:54:00Z">
          <w:pPr/>
        </w:pPrChange>
      </w:pPr>
      <w:del w:id="261" w:author="Windows-felhasználó" w:date="2017-12-05T16:55:00Z">
        <w:r w:rsidDel="00F01A98">
          <w:delText xml:space="preserve">. Ehhez egy feltételes lekérdezést kell végrehajtani, amihez az fent látható </w:delText>
        </w:r>
        <w:r w:rsidDel="00F01A98">
          <w:rPr>
            <w:b/>
          </w:rPr>
          <w:delText>findOne</w:delText>
        </w:r>
        <w:r w:rsidDel="00F01A98">
          <w:delText xml:space="preserve"> függvényt kell az alábbi módon paraméterezni:</w:delText>
        </w:r>
      </w:del>
    </w:p>
    <w:p w14:paraId="146E4914" w14:textId="2157F4BE" w:rsidR="002B68C1" w:rsidDel="00D7707B" w:rsidRDefault="002B68C1" w:rsidP="00D7707B">
      <w:pPr>
        <w:pStyle w:val="Kd"/>
        <w:rPr>
          <w:del w:id="262" w:author="Windows-felhasználó" w:date="2017-12-05T13:44:00Z"/>
        </w:rPr>
        <w:pPrChange w:id="263" w:author="Windows-felhasználó" w:date="2017-12-05T13:44:00Z">
          <w:pPr>
            <w:pStyle w:val="Kd"/>
          </w:pPr>
        </w:pPrChange>
      </w:pPr>
      <w:del w:id="264" w:author="Windows-felhasználó" w:date="2017-12-05T13:48:00Z">
        <w:r w:rsidDel="00BD5912">
          <w:tab/>
        </w:r>
      </w:del>
      <w:del w:id="265" w:author="Windows-felhasználó" w:date="2017-12-05T13:44:00Z">
        <w:r w:rsidDel="00D7707B">
          <w:delText>public static function findByUserIdentity($user_id) {</w:delText>
        </w:r>
      </w:del>
    </w:p>
    <w:p w14:paraId="65F647C6" w14:textId="56DEE672" w:rsidR="002B68C1" w:rsidDel="00D7707B" w:rsidRDefault="002B68C1" w:rsidP="00D7707B">
      <w:pPr>
        <w:pStyle w:val="Kd"/>
        <w:rPr>
          <w:del w:id="266" w:author="Windows-felhasználó" w:date="2017-12-05T13:44:00Z"/>
        </w:rPr>
        <w:pPrChange w:id="267" w:author="Windows-felhasználó" w:date="2017-12-05T13:44:00Z">
          <w:pPr>
            <w:pStyle w:val="Kd"/>
          </w:pPr>
        </w:pPrChange>
      </w:pPr>
      <w:del w:id="268" w:author="Windows-felhasználó" w:date="2017-12-05T13:44:00Z">
        <w:r w:rsidDel="00D7707B">
          <w:delText xml:space="preserve">     </w:delText>
        </w:r>
        <w:r w:rsidDel="00D7707B">
          <w:tab/>
          <w:delText xml:space="preserve">   return self::findOne(['user_id'=&gt;$user_id]);</w:delText>
        </w:r>
      </w:del>
    </w:p>
    <w:p w14:paraId="0D7F666A" w14:textId="4B7467F4" w:rsidR="002B68C1" w:rsidDel="00F01A98" w:rsidRDefault="002B68C1" w:rsidP="00D7707B">
      <w:pPr>
        <w:pStyle w:val="Kd"/>
        <w:rPr>
          <w:del w:id="269" w:author="Windows-felhasználó" w:date="2017-12-05T16:54:00Z"/>
        </w:rPr>
        <w:pPrChange w:id="270" w:author="Windows-felhasználó" w:date="2017-12-05T13:44:00Z">
          <w:pPr>
            <w:pStyle w:val="Kd"/>
          </w:pPr>
        </w:pPrChange>
      </w:pPr>
      <w:del w:id="271" w:author="Windows-felhasználó" w:date="2017-12-05T13:44:00Z">
        <w:r w:rsidDel="00D7707B">
          <w:delText xml:space="preserve">    </w:delText>
        </w:r>
        <w:r w:rsidDel="00D7707B">
          <w:tab/>
          <w:delText>}</w:delText>
        </w:r>
      </w:del>
    </w:p>
    <w:p w14:paraId="422F4916" w14:textId="2A02887A" w:rsidR="009372B6" w:rsidRDefault="00072168" w:rsidP="006D7FAC">
      <w:pPr>
        <w:rPr>
          <w:ins w:id="272" w:author="Windows-felhasználó" w:date="2017-12-05T17:29:00Z"/>
        </w:rPr>
        <w:pPrChange w:id="273" w:author="Windows-felhasználó" w:date="2017-12-05T15:52:00Z">
          <w:pPr/>
        </w:pPrChange>
      </w:pPr>
      <w:r>
        <w:t>Ezek után a fő</w:t>
      </w:r>
      <w:ins w:id="274" w:author="Windows-felhasználó" w:date="2017-12-05T15:17:00Z">
        <w:r w:rsidR="00A17101">
          <w:t xml:space="preserve"> </w:t>
        </w:r>
      </w:ins>
      <w:del w:id="275" w:author="Predi" w:date="2017-12-04T22:54:00Z">
        <w:r w:rsidDel="008364BC">
          <w:delText xml:space="preserve"> </w:delText>
        </w:r>
      </w:del>
      <w:r>
        <w:t>oldal felületleíró fájljában annyit kell csupán tenni, hogy beimportál</w:t>
      </w:r>
      <w:ins w:id="276" w:author="Windows-felhasználó" w:date="2017-12-05T15:27:00Z">
        <w:r w:rsidR="00274228">
          <w:t>om</w:t>
        </w:r>
      </w:ins>
      <w:del w:id="277" w:author="Windows-felhasználó" w:date="2017-12-05T15:27:00Z">
        <w:r w:rsidDel="00274228">
          <w:delText>juk</w:delText>
        </w:r>
      </w:del>
      <w:r>
        <w:t xml:space="preserve"> </w:t>
      </w:r>
      <w:proofErr w:type="gramStart"/>
      <w:r>
        <w:t>a</w:t>
      </w:r>
      <w:proofErr w:type="gramEnd"/>
      <w:r>
        <w:t xml:space="preserve"> </w:t>
      </w:r>
      <w:proofErr w:type="spellStart"/>
      <w:r>
        <w:rPr>
          <w:b/>
        </w:rPr>
        <w:t>UserPi</w:t>
      </w:r>
      <w:proofErr w:type="spellEnd"/>
      <w:r>
        <w:t xml:space="preserve"> modell osztályt, meghív</w:t>
      </w:r>
      <w:ins w:id="278" w:author="Windows-felhasználó" w:date="2017-12-05T15:27:00Z">
        <w:r w:rsidR="00274228">
          <w:t>om</w:t>
        </w:r>
      </w:ins>
      <w:del w:id="279" w:author="Windows-felhasználó" w:date="2017-12-05T15:27:00Z">
        <w:r w:rsidDel="00274228">
          <w:delText>juk</w:delText>
        </w:r>
      </w:del>
      <w:r>
        <w:t xml:space="preserve"> a lekérdező függvényét, és az eredmény alapján kirajzol</w:t>
      </w:r>
      <w:ins w:id="280" w:author="Windows-felhasználó" w:date="2017-12-05T15:27:00Z">
        <w:r w:rsidR="00274228">
          <w:t>om</w:t>
        </w:r>
      </w:ins>
      <w:del w:id="281" w:author="Windows-felhasználó" w:date="2017-12-05T15:27:00Z">
        <w:r w:rsidDel="00274228">
          <w:delText>juk</w:delText>
        </w:r>
      </w:del>
      <w:r>
        <w:t xml:space="preserve"> a kívánt felületet</w:t>
      </w:r>
      <w:ins w:id="282" w:author="Windows-felhasználó" w:date="2017-12-05T15:05:00Z">
        <w:r w:rsidR="00A17101">
          <w:t>.</w:t>
        </w:r>
      </w:ins>
      <w:ins w:id="283" w:author="Windows-felhasználó" w:date="2017-12-05T15:18:00Z">
        <w:r w:rsidR="00A17101">
          <w:t xml:space="preserve"> </w:t>
        </w:r>
      </w:ins>
      <w:ins w:id="284" w:author="Windows-felhasználó" w:date="2017-12-05T15:24:00Z">
        <w:r w:rsidR="00274228">
          <w:t xml:space="preserve">Ha be van állítva a telepített </w:t>
        </w:r>
        <w:proofErr w:type="gramStart"/>
        <w:r w:rsidR="00274228">
          <w:t>egység</w:t>
        </w:r>
        <w:proofErr w:type="gramEnd"/>
        <w:r w:rsidR="00274228">
          <w:t xml:space="preserve"> de még nincs felvéve egy </w:t>
        </w:r>
      </w:ins>
      <w:ins w:id="285" w:author="Windows-felhasználó" w:date="2017-12-05T15:27:00Z">
        <w:r w:rsidR="00545ED7">
          <w:t xml:space="preserve">cserép sem, </w:t>
        </w:r>
        <w:r w:rsidR="00274228">
          <w:t xml:space="preserve">akkor </w:t>
        </w:r>
      </w:ins>
      <w:ins w:id="286" w:author="Windows-felhasználó" w:date="2017-12-05T15:29:00Z">
        <w:r w:rsidR="00274228">
          <w:t xml:space="preserve">egy nagy gombot jelenítek </w:t>
        </w:r>
      </w:ins>
      <w:del w:id="287" w:author="Windows-felhasználó" w:date="2017-12-05T15:05:00Z">
        <w:r w:rsidDel="00C07E0C">
          <w:delText>:</w:delText>
        </w:r>
      </w:del>
      <w:ins w:id="288" w:author="Windows-felhasználó" w:date="2017-12-05T15:29:00Z">
        <w:r w:rsidR="00274228">
          <w:t>meg, ami a cserép</w:t>
        </w:r>
      </w:ins>
      <w:ins w:id="289" w:author="Windows-felhasználó" w:date="2017-12-05T15:31:00Z">
        <w:r w:rsidR="00545ED7">
          <w:t xml:space="preserve"> kreáló felületre vezet, hasonlóan a telepített egység beállításához. </w:t>
        </w:r>
      </w:ins>
      <w:ins w:id="290" w:author="Windows-felhasználó" w:date="2017-12-05T20:15:00Z">
        <w:r w:rsidR="00ED636D">
          <w:t xml:space="preserve">A cserép hozzáadása esetén létrehozok egy </w:t>
        </w:r>
      </w:ins>
      <w:ins w:id="291" w:author="Windows-felhasználó" w:date="2017-12-05T20:18:00Z">
        <w:r w:rsidR="00ED636D">
          <w:t>bejegyzést a megadott adatokkal</w:t>
        </w:r>
      </w:ins>
      <w:ins w:id="292" w:author="Windows-felhasználó" w:date="2017-12-05T20:20:00Z">
        <w:r w:rsidR="00ED636D">
          <w:t xml:space="preserve"> az adatbázisban</w:t>
        </w:r>
      </w:ins>
      <w:ins w:id="293" w:author="Windows-felhasználó" w:date="2017-12-05T20:18:00Z">
        <w:r w:rsidR="00ED636D">
          <w:t xml:space="preserve">, majd </w:t>
        </w:r>
      </w:ins>
      <w:ins w:id="294" w:author="Windows-felhasználó" w:date="2017-12-05T20:20:00Z">
        <w:r w:rsidR="00ED636D">
          <w:t xml:space="preserve">egy </w:t>
        </w:r>
      </w:ins>
      <w:ins w:id="295" w:author="Windows-felhasználó" w:date="2017-12-05T20:15:00Z">
        <w:r w:rsidR="00ED636D">
          <w:t>utasítást</w:t>
        </w:r>
      </w:ins>
      <w:ins w:id="296" w:author="Windows-felhasználó" w:date="2017-12-05T20:18:00Z">
        <w:r w:rsidR="00ED636D">
          <w:t xml:space="preserve"> is</w:t>
        </w:r>
      </w:ins>
      <w:ins w:id="297" w:author="Windows-felhasználó" w:date="2017-12-05T20:15:00Z">
        <w:r w:rsidR="00ED636D">
          <w:t>,</w:t>
        </w:r>
      </w:ins>
      <w:ins w:id="298" w:author="Windows-felhasználó" w:date="2017-12-05T20:18:00Z">
        <w:r w:rsidR="00ED636D">
          <w:t xml:space="preserve"> amit a telepített </w:t>
        </w:r>
      </w:ins>
      <w:ins w:id="299" w:author="Windows-felhasználó" w:date="2017-12-05T20:19:00Z">
        <w:r w:rsidR="00ED636D">
          <w:t xml:space="preserve">egység </w:t>
        </w:r>
      </w:ins>
      <w:ins w:id="300" w:author="Windows-felhasználó" w:date="2017-12-05T20:18:00Z">
        <w:r w:rsidR="00ED636D">
          <w:t>le tud kérdezni</w:t>
        </w:r>
      </w:ins>
      <w:ins w:id="301" w:author="Windows-felhasználó" w:date="2017-12-05T20:19:00Z">
        <w:r w:rsidR="00ED636D">
          <w:t xml:space="preserve">. </w:t>
        </w:r>
      </w:ins>
      <w:ins w:id="302" w:author="Windows-felhasználó" w:date="2017-12-05T20:20:00Z">
        <w:r w:rsidR="00ED636D">
          <w:t>E</w:t>
        </w:r>
      </w:ins>
      <w:ins w:id="303" w:author="Windows-felhasználó" w:date="2017-12-05T20:19:00Z">
        <w:r w:rsidR="00ED636D">
          <w:t>z</w:t>
        </w:r>
      </w:ins>
      <w:ins w:id="304" w:author="Windows-felhasználó" w:date="2017-12-05T20:20:00Z">
        <w:r w:rsidR="00ED636D">
          <w:t xml:space="preserve"> az utasítás</w:t>
        </w:r>
      </w:ins>
      <w:ins w:id="305" w:author="Windows-felhasználó" w:date="2017-12-05T20:19:00Z">
        <w:r w:rsidR="00ED636D">
          <w:t xml:space="preserve"> tartalmazza a létrehozott cserép azonosítóját, ami alapján</w:t>
        </w:r>
      </w:ins>
      <w:ins w:id="306" w:author="Windows-felhasználó" w:date="2017-12-05T20:18:00Z">
        <w:r w:rsidR="00ED636D">
          <w:t xml:space="preserve"> a </w:t>
        </w:r>
      </w:ins>
      <w:ins w:id="307" w:author="Windows-felhasználó" w:date="2017-12-05T20:19:00Z">
        <w:r w:rsidR="00ED636D">
          <w:t xml:space="preserve">Pi el tudja végezni a szükséges </w:t>
        </w:r>
      </w:ins>
      <w:ins w:id="308" w:author="Windows-felhasználó" w:date="2017-12-05T20:18:00Z">
        <w:r w:rsidR="00ED636D">
          <w:t>beállításokat.</w:t>
        </w:r>
      </w:ins>
    </w:p>
    <w:p w14:paraId="2CC2718C" w14:textId="7EBFE651" w:rsidR="002B68C1" w:rsidDel="00545ED7" w:rsidRDefault="002B68C1" w:rsidP="00545ED7">
      <w:pPr>
        <w:rPr>
          <w:del w:id="309" w:author="Windows-felhasználó" w:date="2017-12-05T15:39:00Z"/>
        </w:rPr>
        <w:pPrChange w:id="310" w:author="Windows-felhasználó" w:date="2017-12-05T15:39:00Z">
          <w:pPr/>
        </w:pPrChange>
      </w:pPr>
    </w:p>
    <w:p w14:paraId="04D58B62" w14:textId="77777777" w:rsidR="004C5796" w:rsidRDefault="00967253" w:rsidP="00545ED7">
      <w:pPr>
        <w:ind w:firstLine="0"/>
        <w:rPr>
          <w:ins w:id="311" w:author="Windows-felhasználó" w:date="2017-12-05T17:15:00Z"/>
          <w:noProof/>
          <w:lang w:eastAsia="hu-HU"/>
        </w:rPr>
        <w:pPrChange w:id="312" w:author="Windows-felhasználó" w:date="2017-12-05T15:40:00Z">
          <w:pPr/>
        </w:pPrChange>
      </w:pPr>
      <w:ins w:id="313" w:author="Windows-felhasználó" w:date="2017-12-05T15:48:00Z">
        <w:r>
          <w:tab/>
        </w:r>
      </w:ins>
    </w:p>
    <w:p w14:paraId="0B5BC340" w14:textId="77777777" w:rsidR="004C5796" w:rsidRDefault="004C5796" w:rsidP="004C5796">
      <w:pPr>
        <w:keepNext/>
        <w:ind w:firstLine="0"/>
        <w:jc w:val="center"/>
        <w:rPr>
          <w:ins w:id="314" w:author="Windows-felhasználó" w:date="2017-12-05T17:15:00Z"/>
        </w:rPr>
        <w:pPrChange w:id="315" w:author="Windows-felhasználó" w:date="2017-12-05T17:15:00Z">
          <w:pPr>
            <w:ind w:firstLine="0"/>
            <w:jc w:val="center"/>
          </w:pPr>
        </w:pPrChange>
      </w:pPr>
      <w:ins w:id="316" w:author="Windows-felhasználó" w:date="2017-12-05T17:14:00Z">
        <w:r>
          <w:rPr>
            <w:noProof/>
            <w:lang w:eastAsia="hu-HU"/>
          </w:rPr>
          <w:lastRenderedPageBreak/>
          <w:drawing>
            <wp:inline distT="0" distB="0" distL="0" distR="0" wp14:anchorId="30A6326D" wp14:editId="639BB3FF">
              <wp:extent cx="5337545" cy="247713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982"/>
                      <a:stretch/>
                    </pic:blipFill>
                    <pic:spPr bwMode="auto">
                      <a:xfrm>
                        <a:off x="0" y="0"/>
                        <a:ext cx="5337545" cy="2477135"/>
                      </a:xfrm>
                      <a:prstGeom prst="rect">
                        <a:avLst/>
                      </a:prstGeom>
                      <a:noFill/>
                      <a:ln>
                        <a:noFill/>
                      </a:ln>
                      <a:extLst>
                        <a:ext uri="{53640926-AAD7-44D8-BBD7-CCE9431645EC}">
                          <a14:shadowObscured xmlns:a14="http://schemas.microsoft.com/office/drawing/2010/main"/>
                        </a:ext>
                      </a:extLst>
                    </pic:spPr>
                  </pic:pic>
                </a:graphicData>
              </a:graphic>
            </wp:inline>
          </w:drawing>
        </w:r>
      </w:ins>
    </w:p>
    <w:p w14:paraId="2872EEC3" w14:textId="190F6BB6" w:rsidR="004C5796" w:rsidRDefault="004C5796" w:rsidP="0004470D">
      <w:pPr>
        <w:pStyle w:val="Kpalrs"/>
        <w:rPr>
          <w:ins w:id="317" w:author="Windows-felhasználó" w:date="2017-12-05T17:15:00Z"/>
        </w:rPr>
        <w:pPrChange w:id="318" w:author="Windows-felhasználó" w:date="2017-12-05T21:24:00Z">
          <w:pPr/>
        </w:pPrChange>
      </w:pPr>
      <w:ins w:id="319" w:author="Windows-felhasználó" w:date="2017-12-05T17:16:00Z">
        <w:r>
          <w:t>19</w:t>
        </w:r>
      </w:ins>
      <w:ins w:id="320" w:author="Windows-felhasználó" w:date="2017-12-05T17:15:00Z">
        <w:r>
          <w:t>. ábra</w:t>
        </w:r>
      </w:ins>
      <w:ins w:id="321" w:author="Windows-felhasználó" w:date="2017-12-05T17:16:00Z">
        <w:r>
          <w:t>: Telepített egység és cserép beállítása</w:t>
        </w:r>
      </w:ins>
    </w:p>
    <w:p w14:paraId="3E3483E2" w14:textId="746042C0" w:rsidR="009372B6" w:rsidRDefault="004C5796" w:rsidP="009372B6">
      <w:pPr>
        <w:ind w:firstLine="0"/>
        <w:rPr>
          <w:ins w:id="322" w:author="Windows-felhasználó" w:date="2017-12-05T17:32:00Z"/>
        </w:rPr>
        <w:pPrChange w:id="323" w:author="Windows-felhasználó" w:date="2017-12-05T17:29:00Z">
          <w:pPr/>
        </w:pPrChange>
      </w:pPr>
      <w:ins w:id="324" w:author="Windows-felhasználó" w:date="2017-12-05T17:15:00Z">
        <w:r>
          <w:tab/>
        </w:r>
      </w:ins>
      <w:ins w:id="325" w:author="Windows-felhasználó" w:date="2017-12-05T17:29:00Z">
        <w:r w:rsidR="009372B6">
          <w:t xml:space="preserve">Abban az esetben, ha már van beállítva cserép, </w:t>
        </w:r>
      </w:ins>
      <w:ins w:id="326" w:author="Windows-felhasználó" w:date="2017-12-05T17:34:00Z">
        <w:r w:rsidR="009372B6">
          <w:t xml:space="preserve">lekérdezem ezeket az adatbázisból, és rajtuk </w:t>
        </w:r>
      </w:ins>
      <w:ins w:id="327" w:author="Windows-felhasználó" w:date="2017-12-05T17:29:00Z">
        <w:r w:rsidR="009372B6">
          <w:t xml:space="preserve">végig iterálva mindegyikhez kirajzolok egy táblázatot, amiben az </w:t>
        </w:r>
        <w:proofErr w:type="gramStart"/>
        <w:r w:rsidR="009372B6">
          <w:t>aktuális</w:t>
        </w:r>
        <w:proofErr w:type="gramEnd"/>
        <w:r w:rsidR="009372B6">
          <w:t xml:space="preserve"> adataikat jelenítem meg, valamint egy gombot, amivel a részletes nézetre navigálhat a felhasználó. Ezen </w:t>
        </w:r>
        <w:proofErr w:type="gramStart"/>
        <w:r w:rsidR="009372B6">
          <w:t>funkciók</w:t>
        </w:r>
        <w:proofErr w:type="gramEnd"/>
        <w:r w:rsidR="009372B6">
          <w:t xml:space="preserve"> megvalósításához </w:t>
        </w:r>
        <w:r w:rsidR="009372B6">
          <w:t>generáltam modell</w:t>
        </w:r>
        <w:r w:rsidR="009372B6">
          <w:t xml:space="preserve"> és </w:t>
        </w:r>
        <w:proofErr w:type="spellStart"/>
        <w:r w:rsidR="009372B6">
          <w:t>controller</w:t>
        </w:r>
        <w:proofErr w:type="spellEnd"/>
        <w:r w:rsidR="009372B6">
          <w:t xml:space="preserve"> osztályokat, valamint nézetet a </w:t>
        </w:r>
        <w:r w:rsidR="009372B6">
          <w:rPr>
            <w:b/>
          </w:rPr>
          <w:t xml:space="preserve">POTS, COMMANDS, PIS </w:t>
        </w:r>
        <w:r w:rsidR="009372B6">
          <w:t xml:space="preserve">és </w:t>
        </w:r>
        <w:r w:rsidR="009372B6">
          <w:rPr>
            <w:b/>
          </w:rPr>
          <w:t xml:space="preserve">PLANT_CONFIGS </w:t>
        </w:r>
        <w:r w:rsidR="00AB2910">
          <w:t>táblákhoz.</w:t>
        </w:r>
      </w:ins>
    </w:p>
    <w:p w14:paraId="542CD94C" w14:textId="77777777" w:rsidR="009372B6" w:rsidRDefault="009372B6" w:rsidP="009372B6">
      <w:pPr>
        <w:keepNext/>
        <w:ind w:firstLine="0"/>
        <w:jc w:val="center"/>
        <w:rPr>
          <w:ins w:id="328" w:author="Windows-felhasználó" w:date="2017-12-05T17:33:00Z"/>
        </w:rPr>
        <w:pPrChange w:id="329" w:author="Windows-felhasználó" w:date="2017-12-05T17:33:00Z">
          <w:pPr>
            <w:ind w:firstLine="0"/>
            <w:jc w:val="center"/>
          </w:pPr>
        </w:pPrChange>
      </w:pPr>
      <w:ins w:id="330" w:author="Windows-felhasználó" w:date="2017-12-05T17:33:00Z">
        <w:r>
          <w:rPr>
            <w:noProof/>
            <w:lang w:eastAsia="hu-HU"/>
          </w:rPr>
          <w:drawing>
            <wp:inline distT="0" distB="0" distL="0" distR="0" wp14:anchorId="51EDD9FA" wp14:editId="76D8DB30">
              <wp:extent cx="4419238" cy="3737956"/>
              <wp:effectExtent l="0" t="0" r="635"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6612" cy="3744194"/>
                      </a:xfrm>
                      <a:prstGeom prst="rect">
                        <a:avLst/>
                      </a:prstGeom>
                    </pic:spPr>
                  </pic:pic>
                </a:graphicData>
              </a:graphic>
            </wp:inline>
          </w:drawing>
        </w:r>
      </w:ins>
    </w:p>
    <w:p w14:paraId="50CB8A20" w14:textId="75C69436" w:rsidR="009372B6" w:rsidRDefault="009372B6" w:rsidP="0004470D">
      <w:pPr>
        <w:pStyle w:val="Kpalrs"/>
        <w:rPr>
          <w:ins w:id="331" w:author="Windows-felhasználó" w:date="2017-12-05T17:34:00Z"/>
        </w:rPr>
        <w:pPrChange w:id="332" w:author="Windows-felhasználó" w:date="2017-12-05T21:24:00Z">
          <w:pPr/>
        </w:pPrChange>
      </w:pPr>
      <w:ins w:id="333" w:author="Windows-felhasználó" w:date="2017-12-05T17:33:00Z">
        <w:r>
          <w:fldChar w:fldCharType="begin"/>
        </w:r>
        <w:r>
          <w:instrText xml:space="preserve"> SEQ ábra \* ARABIC </w:instrText>
        </w:r>
      </w:ins>
      <w:r>
        <w:fldChar w:fldCharType="separate"/>
      </w:r>
      <w:ins w:id="334" w:author="Windows-felhasználó" w:date="2017-12-05T21:24:00Z">
        <w:r w:rsidR="0004470D">
          <w:rPr>
            <w:noProof/>
          </w:rPr>
          <w:t>2</w:t>
        </w:r>
      </w:ins>
      <w:ins w:id="335" w:author="Windows-felhasználó" w:date="2017-12-05T17:33:00Z">
        <w:r>
          <w:fldChar w:fldCharType="end"/>
        </w:r>
        <w:r>
          <w:t xml:space="preserve">0. ábra: Cserép </w:t>
        </w:r>
        <w:proofErr w:type="gramStart"/>
        <w:r>
          <w:t>aktuális</w:t>
        </w:r>
        <w:proofErr w:type="gramEnd"/>
        <w:r>
          <w:t xml:space="preserve"> állapota a főoldalon</w:t>
        </w:r>
      </w:ins>
    </w:p>
    <w:p w14:paraId="77B4D21E" w14:textId="551644A3" w:rsidR="009372B6" w:rsidRDefault="00EE5DB6" w:rsidP="00EE5DB6">
      <w:pPr>
        <w:pStyle w:val="Cmsor3"/>
        <w:rPr>
          <w:ins w:id="336" w:author="Windows-felhasználó" w:date="2017-12-05T17:51:00Z"/>
        </w:rPr>
        <w:pPrChange w:id="337" w:author="Windows-felhasználó" w:date="2017-12-05T17:51:00Z">
          <w:pPr/>
        </w:pPrChange>
      </w:pPr>
      <w:ins w:id="338" w:author="Windows-felhasználó" w:date="2017-12-05T17:51:00Z">
        <w:r>
          <w:lastRenderedPageBreak/>
          <w:t>Részletes nézet</w:t>
        </w:r>
      </w:ins>
    </w:p>
    <w:p w14:paraId="52540D30" w14:textId="12425B59" w:rsidR="00EE5DB6" w:rsidRDefault="008D4141" w:rsidP="00EE5DB6">
      <w:pPr>
        <w:rPr>
          <w:ins w:id="339" w:author="Windows-felhasználó" w:date="2017-12-05T18:32:00Z"/>
        </w:rPr>
        <w:pPrChange w:id="340" w:author="Windows-felhasználó" w:date="2017-12-05T17:51:00Z">
          <w:pPr/>
        </w:pPrChange>
      </w:pPr>
      <w:ins w:id="341" w:author="Windows-felhasználó" w:date="2017-12-05T18:29:00Z">
        <w:r>
          <w:t xml:space="preserve">A részletes nézeten a felhasználó megtekintheti a cserép állapotának változását időben, valamint itt tudja megváltoztatni a növény </w:t>
        </w:r>
      </w:ins>
      <w:ins w:id="342" w:author="Windows-felhasználó" w:date="2017-12-05T18:32:00Z">
        <w:r>
          <w:t xml:space="preserve">és cserép </w:t>
        </w:r>
      </w:ins>
      <w:ins w:id="343" w:author="Windows-felhasználó" w:date="2017-12-05T18:29:00Z">
        <w:r>
          <w:t xml:space="preserve">konfigurációját, </w:t>
        </w:r>
      </w:ins>
      <w:ins w:id="344" w:author="Windows-felhasználó" w:date="2017-12-05T18:32:00Z">
        <w:r>
          <w:t>és itt tud kiadni parancsokat a gondozást illetően.</w:t>
        </w:r>
      </w:ins>
    </w:p>
    <w:p w14:paraId="091F4D9C" w14:textId="59A6AC43" w:rsidR="00CF357B" w:rsidRDefault="008D4141" w:rsidP="006911F2">
      <w:pPr>
        <w:rPr>
          <w:ins w:id="345" w:author="Windows-felhasználó" w:date="2017-12-05T19:22:00Z"/>
        </w:rPr>
        <w:pPrChange w:id="346" w:author="Windows-felhasználó" w:date="2017-12-05T20:04:00Z">
          <w:pPr/>
        </w:pPrChange>
      </w:pPr>
      <w:ins w:id="347" w:author="Windows-felhasználó" w:date="2017-12-05T18:33:00Z">
        <w:r>
          <w:t>Az</w:t>
        </w:r>
      </w:ins>
      <w:ins w:id="348" w:author="Windows-felhasználó" w:date="2017-12-05T18:34:00Z">
        <w:r>
          <w:t xml:space="preserve"> adatok változását </w:t>
        </w:r>
        <w:proofErr w:type="gramStart"/>
        <w:r>
          <w:t>időben</w:t>
        </w:r>
        <w:proofErr w:type="gramEnd"/>
        <w:r>
          <w:t xml:space="preserve"> </w:t>
        </w:r>
      </w:ins>
      <w:ins w:id="349" w:author="Windows-felhasználó" w:date="2017-12-05T18:40:00Z">
        <w:r w:rsidR="00BC1636">
          <w:t xml:space="preserve">a </w:t>
        </w:r>
      </w:ins>
      <w:ins w:id="350" w:author="Windows-felhasználó" w:date="2017-12-05T21:51:00Z">
        <w:r w:rsidR="00AB2910">
          <w:t xml:space="preserve">legjobban </w:t>
        </w:r>
      </w:ins>
      <w:ins w:id="351" w:author="Windows-felhasználó" w:date="2017-12-05T18:34:00Z">
        <w:r w:rsidR="00BC1636">
          <w:t xml:space="preserve">grafikonon lehet </w:t>
        </w:r>
      </w:ins>
      <w:ins w:id="352" w:author="Windows-felhasználó" w:date="2017-12-05T18:42:00Z">
        <w:r w:rsidR="00BC1636">
          <w:t>szemléltetni</w:t>
        </w:r>
      </w:ins>
      <w:ins w:id="353" w:author="Windows-felhasználó" w:date="2017-12-05T18:34:00Z">
        <w:r w:rsidR="00BC1636">
          <w:t>, ezért a</w:t>
        </w:r>
      </w:ins>
      <w:ins w:id="354" w:author="Windows-felhasználó" w:date="2017-12-05T18:41:00Z">
        <w:r w:rsidR="00BC1636">
          <w:t xml:space="preserve"> </w:t>
        </w:r>
        <w:r w:rsidR="00BC1636" w:rsidRPr="00BC1636">
          <w:t>talajnedvesség</w:t>
        </w:r>
      </w:ins>
      <w:ins w:id="355" w:author="Windows-felhasználó" w:date="2017-12-05T18:34:00Z">
        <w:r w:rsidR="00BC1636" w:rsidRPr="00BC1636">
          <w:t xml:space="preserve"> </w:t>
        </w:r>
      </w:ins>
      <w:ins w:id="356" w:author="Windows-felhasználó" w:date="2017-12-05T18:41:00Z">
        <w:r w:rsidR="00BC1636">
          <w:t xml:space="preserve">és </w:t>
        </w:r>
      </w:ins>
      <w:ins w:id="357" w:author="Windows-felhasználó" w:date="2017-12-05T18:34:00Z">
        <w:r w:rsidR="00BC1636">
          <w:t xml:space="preserve">fényviszony alakulásának </w:t>
        </w:r>
      </w:ins>
      <w:ins w:id="358" w:author="Windows-felhasználó" w:date="2017-12-05T18:42:00Z">
        <w:r w:rsidR="00BC1636">
          <w:t xml:space="preserve">ábrázolásához </w:t>
        </w:r>
      </w:ins>
      <w:ins w:id="359" w:author="Windows-felhasználó" w:date="2017-12-05T18:41:00Z">
        <w:r w:rsidR="00BC1636">
          <w:t xml:space="preserve">egy-egy grafikont </w:t>
        </w:r>
      </w:ins>
      <w:ins w:id="360" w:author="Windows-felhasználó" w:date="2017-12-05T18:42:00Z">
        <w:r w:rsidR="00CF357B">
          <w:t>jelenítek meg.</w:t>
        </w:r>
      </w:ins>
      <w:ins w:id="361" w:author="Windows-felhasználó" w:date="2017-12-05T19:09:00Z">
        <w:r w:rsidR="00CF357B">
          <w:t xml:space="preserve"> </w:t>
        </w:r>
      </w:ins>
      <w:ins w:id="362" w:author="Windows-felhasználó" w:date="2017-12-05T19:13:00Z">
        <w:r w:rsidR="00CF357B">
          <w:t xml:space="preserve">A </w:t>
        </w:r>
      </w:ins>
      <w:ins w:id="363" w:author="Windows-felhasználó" w:date="2017-12-05T19:16:00Z">
        <w:r w:rsidR="008C3F04">
          <w:t>felhasználó vála</w:t>
        </w:r>
        <w:r w:rsidR="005A5FEE">
          <w:t>szthat, hogy az elmúlt nap, hét,</w:t>
        </w:r>
      </w:ins>
      <w:ins w:id="364" w:author="Windows-felhasználó" w:date="2017-12-05T19:29:00Z">
        <w:r w:rsidR="005A5FEE">
          <w:t xml:space="preserve"> </w:t>
        </w:r>
      </w:ins>
      <w:ins w:id="365" w:author="Windows-felhasználó" w:date="2017-12-05T19:16:00Z">
        <w:r w:rsidR="008C3F04">
          <w:t xml:space="preserve">hónap </w:t>
        </w:r>
      </w:ins>
      <w:ins w:id="366" w:author="Windows-felhasználó" w:date="2017-12-05T19:29:00Z">
        <w:r w:rsidR="005A5FEE">
          <w:t xml:space="preserve">vagy az indulás óta kapott adatokat </w:t>
        </w:r>
      </w:ins>
      <w:ins w:id="367" w:author="Windows-felhasználó" w:date="2017-12-05T19:16:00Z">
        <w:r w:rsidR="008C3F04">
          <w:t>szeretné megtekinteni</w:t>
        </w:r>
      </w:ins>
      <w:ins w:id="368" w:author="Windows-felhasználó" w:date="2017-12-05T19:22:00Z">
        <w:r w:rsidR="005A5FEE">
          <w:t xml:space="preserve">. </w:t>
        </w:r>
      </w:ins>
      <w:ins w:id="369" w:author="Windows-felhasználó" w:date="2017-12-05T19:46:00Z">
        <w:r w:rsidR="003E3F6E">
          <w:t xml:space="preserve">Ennek megvalósításához a Google </w:t>
        </w:r>
      </w:ins>
      <w:ins w:id="370" w:author="Windows-felhasználó" w:date="2017-12-05T19:49:00Z">
        <w:r w:rsidR="003E3F6E">
          <w:t xml:space="preserve">grafikon </w:t>
        </w:r>
      </w:ins>
      <w:ins w:id="371" w:author="Windows-felhasználó" w:date="2017-12-05T19:46:00Z">
        <w:r w:rsidR="003E3F6E">
          <w:t>implementációját használom</w:t>
        </w:r>
      </w:ins>
      <w:ins w:id="372" w:author="Windows-felhasználó" w:date="2017-12-05T19:49:00Z">
        <w:r w:rsidR="003E3F6E">
          <w:t xml:space="preserve">, amit hasonlóan a </w:t>
        </w:r>
        <w:r w:rsidR="00047CD3">
          <w:t>felhasz</w:t>
        </w:r>
      </w:ins>
      <w:ins w:id="373" w:author="Windows-felhasználó" w:date="2017-12-05T20:14:00Z">
        <w:r w:rsidR="00ED636D">
          <w:t>n</w:t>
        </w:r>
      </w:ins>
      <w:ins w:id="374" w:author="Windows-felhasználó" w:date="2017-12-05T19:49:00Z">
        <w:r w:rsidR="00047CD3">
          <w:t xml:space="preserve">álókezelő modulhoz </w:t>
        </w:r>
      </w:ins>
      <w:ins w:id="375" w:author="Windows-felhasználó" w:date="2017-12-05T19:51:00Z">
        <w:r w:rsidR="00047CD3">
          <w:t xml:space="preserve">kell </w:t>
        </w:r>
      </w:ins>
      <w:ins w:id="376" w:author="Windows-felhasználó" w:date="2017-12-05T19:50:00Z">
        <w:r w:rsidR="00047CD3">
          <w:t>hozzáadni a projekthez</w:t>
        </w:r>
      </w:ins>
      <w:ins w:id="377" w:author="Windows-felhasználó" w:date="2017-12-05T19:51:00Z">
        <w:r w:rsidR="00047CD3">
          <w:t>.</w:t>
        </w:r>
      </w:ins>
      <w:ins w:id="378" w:author="Windows-felhasználó" w:date="2017-12-05T20:04:00Z">
        <w:r w:rsidR="006911F2">
          <w:t xml:space="preserve"> </w:t>
        </w:r>
        <w:r w:rsidR="006911F2">
          <w:t xml:space="preserve">A többi adatot táblázatos formában jelenítem meg a grafikonok alatt. </w:t>
        </w:r>
      </w:ins>
    </w:p>
    <w:p w14:paraId="5A1A2D94" w14:textId="1B403243" w:rsidR="00047CD3" w:rsidRDefault="006911F2" w:rsidP="00047CD3">
      <w:pPr>
        <w:keepNext/>
        <w:jc w:val="center"/>
        <w:rPr>
          <w:ins w:id="379" w:author="Windows-felhasználó" w:date="2017-12-05T19:51:00Z"/>
        </w:rPr>
        <w:pPrChange w:id="380" w:author="Windows-felhasználó" w:date="2017-12-05T19:51:00Z">
          <w:pPr>
            <w:jc w:val="center"/>
          </w:pPr>
        </w:pPrChange>
      </w:pPr>
      <w:ins w:id="381" w:author="Windows-felhasználó" w:date="2017-12-05T20:06:00Z">
        <w:r>
          <w:rPr>
            <w:noProof/>
            <w:lang w:eastAsia="hu-HU"/>
          </w:rPr>
          <w:drawing>
            <wp:inline distT="0" distB="0" distL="0" distR="0" wp14:anchorId="08D4EE57" wp14:editId="3AB3D881">
              <wp:extent cx="5400040" cy="5142230"/>
              <wp:effectExtent l="0" t="0" r="0" b="127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5142230"/>
                      </a:xfrm>
                      <a:prstGeom prst="rect">
                        <a:avLst/>
                      </a:prstGeom>
                    </pic:spPr>
                  </pic:pic>
                </a:graphicData>
              </a:graphic>
            </wp:inline>
          </w:drawing>
        </w:r>
      </w:ins>
    </w:p>
    <w:p w14:paraId="275B9A92" w14:textId="4C28B9E4" w:rsidR="005A5FEE" w:rsidRDefault="00047CD3" w:rsidP="0004470D">
      <w:pPr>
        <w:pStyle w:val="Kpalrs"/>
        <w:rPr>
          <w:ins w:id="382" w:author="Windows-felhasználó" w:date="2017-12-05T19:10:00Z"/>
        </w:rPr>
        <w:pPrChange w:id="383" w:author="Windows-felhasználó" w:date="2017-12-05T21:24:00Z">
          <w:pPr/>
        </w:pPrChange>
      </w:pPr>
      <w:ins w:id="384" w:author="Windows-felhasználó" w:date="2017-12-05T19:51:00Z">
        <w:r>
          <w:t xml:space="preserve">21. ábra: </w:t>
        </w:r>
      </w:ins>
      <w:ins w:id="385" w:author="Windows-felhasználó" w:date="2017-12-05T20:08:00Z">
        <w:r w:rsidR="006911F2">
          <w:t>Részletes felület</w:t>
        </w:r>
      </w:ins>
    </w:p>
    <w:p w14:paraId="22121E6C" w14:textId="77777777" w:rsidR="00E649C0" w:rsidRDefault="006911F2" w:rsidP="006911F2">
      <w:pPr>
        <w:tabs>
          <w:tab w:val="left" w:pos="720"/>
          <w:tab w:val="left" w:pos="1440"/>
          <w:tab w:val="left" w:pos="2160"/>
          <w:tab w:val="left" w:pos="2880"/>
          <w:tab w:val="left" w:pos="3600"/>
          <w:tab w:val="left" w:pos="4320"/>
          <w:tab w:val="left" w:pos="5040"/>
          <w:tab w:val="left" w:pos="5760"/>
          <w:tab w:val="left" w:pos="6497"/>
        </w:tabs>
        <w:ind w:firstLine="0"/>
        <w:rPr>
          <w:ins w:id="386" w:author="Windows-felhasználó" w:date="2017-12-05T20:23:00Z"/>
        </w:rPr>
        <w:pPrChange w:id="387" w:author="Windows-felhasználó" w:date="2017-12-05T20:13:00Z">
          <w:pPr/>
        </w:pPrChange>
      </w:pPr>
      <w:ins w:id="388" w:author="Windows-felhasználó" w:date="2017-12-05T20:07:00Z">
        <w:r>
          <w:lastRenderedPageBreak/>
          <w:tab/>
        </w:r>
      </w:ins>
      <w:ins w:id="389" w:author="Windows-felhasználó" w:date="2017-12-05T20:21:00Z">
        <w:r w:rsidR="00ED636D">
          <w:t>A grafikonokat</w:t>
        </w:r>
      </w:ins>
      <w:ins w:id="390" w:author="Windows-felhasználó" w:date="2017-12-05T20:23:00Z">
        <w:r w:rsidR="00ED636D">
          <w:t xml:space="preserve"> és táblázatot</w:t>
        </w:r>
      </w:ins>
      <w:ins w:id="391" w:author="Windows-felhasználó" w:date="2017-12-05T20:21:00Z">
        <w:r w:rsidR="00ED636D">
          <w:t xml:space="preserve"> a </w:t>
        </w:r>
        <w:r w:rsidR="00ED636D">
          <w:rPr>
            <w:b/>
          </w:rPr>
          <w:t>SENSOR_DATA</w:t>
        </w:r>
        <w:r w:rsidR="00ED636D">
          <w:t xml:space="preserve"> </w:t>
        </w:r>
      </w:ins>
      <w:ins w:id="392" w:author="Windows-felhasználó" w:date="2017-12-05T20:22:00Z">
        <w:r w:rsidR="00ED636D">
          <w:t>tábla adataival töltöm fel, így ehhez is generá</w:t>
        </w:r>
        <w:r w:rsidR="00E649C0">
          <w:t>ltam egy modell osztályt</w:t>
        </w:r>
      </w:ins>
      <w:ins w:id="393" w:author="Windows-felhasználó" w:date="2017-12-05T20:29:00Z">
        <w:r w:rsidR="00E649C0">
          <w:t xml:space="preserve">, amit kiegészítettem négy függvénnyel, amik a </w:t>
        </w:r>
      </w:ins>
      <w:ins w:id="394" w:author="Windows-felhasználó" w:date="2017-12-05T20:30:00Z">
        <w:r w:rsidR="00E649C0">
          <w:t>napi, heti, havi és rendszer felállítása óta eltelt idő lebontásokban adja vissza</w:t>
        </w:r>
      </w:ins>
      <w:ins w:id="395" w:author="Windows-felhasználó" w:date="2017-12-05T20:31:00Z">
        <w:r w:rsidR="00E649C0">
          <w:t xml:space="preserve"> az adatokat</w:t>
        </w:r>
      </w:ins>
      <w:ins w:id="396" w:author="Windows-felhasználó" w:date="2017-12-05T20:22:00Z">
        <w:r w:rsidR="00E649C0">
          <w:t>.</w:t>
        </w:r>
      </w:ins>
    </w:p>
    <w:p w14:paraId="4EA29686" w14:textId="76A4779E" w:rsidR="0004470D" w:rsidRDefault="00E649C0" w:rsidP="006911F2">
      <w:pPr>
        <w:tabs>
          <w:tab w:val="left" w:pos="720"/>
          <w:tab w:val="left" w:pos="1440"/>
          <w:tab w:val="left" w:pos="2160"/>
          <w:tab w:val="left" w:pos="2880"/>
          <w:tab w:val="left" w:pos="3600"/>
          <w:tab w:val="left" w:pos="4320"/>
          <w:tab w:val="left" w:pos="5040"/>
          <w:tab w:val="left" w:pos="5760"/>
          <w:tab w:val="left" w:pos="6497"/>
        </w:tabs>
        <w:ind w:firstLine="0"/>
        <w:rPr>
          <w:ins w:id="397" w:author="Windows-felhasználó" w:date="2017-12-05T21:30:00Z"/>
        </w:rPr>
        <w:pPrChange w:id="398" w:author="Windows-felhasználó" w:date="2017-12-05T20:13:00Z">
          <w:pPr/>
        </w:pPrChange>
      </w:pPr>
      <w:ins w:id="399" w:author="Windows-felhasználó" w:date="2017-12-05T20:31:00Z">
        <w:r>
          <w:tab/>
        </w:r>
      </w:ins>
      <w:ins w:id="400" w:author="Windows-felhasználó" w:date="2017-12-05T20:07:00Z">
        <w:r w:rsidR="006911F2">
          <w:t xml:space="preserve">A grafikonok felett elhelyeztem három gombot, </w:t>
        </w:r>
      </w:ins>
      <w:ins w:id="401" w:author="Windows-felhasználó" w:date="2017-12-05T20:13:00Z">
        <w:r>
          <w:t>amiken keresztül a felhasználó elvégezheti a</w:t>
        </w:r>
      </w:ins>
      <w:ins w:id="402" w:author="Windows-felhasználó" w:date="2017-12-05T20:32:00Z">
        <w:r>
          <w:t xml:space="preserve"> konfigurációt és az</w:t>
        </w:r>
      </w:ins>
      <w:ins w:id="403" w:author="Windows-felhasználó" w:date="2017-12-05T20:13:00Z">
        <w:r>
          <w:t xml:space="preserve"> utasítások </w:t>
        </w:r>
      </w:ins>
      <w:ins w:id="404" w:author="Windows-felhasználó" w:date="2017-12-05T20:32:00Z">
        <w:r>
          <w:t xml:space="preserve">kiadását. Az utasítás kiadása során egy legördülő menübe helyeztem el a választható </w:t>
        </w:r>
      </w:ins>
      <w:ins w:id="405" w:author="Windows-felhasználó" w:date="2017-12-05T20:33:00Z">
        <w:r>
          <w:t xml:space="preserve">parancsokat mértékegységgel, </w:t>
        </w:r>
      </w:ins>
      <w:ins w:id="406" w:author="Windows-felhasználó" w:date="2017-12-05T20:34:00Z">
        <w:r w:rsidR="00F822FD">
          <w:t>majd egy szöveg</w:t>
        </w:r>
        <w:r w:rsidR="0004470D">
          <w:t xml:space="preserve">mezőben írható be a paraméter, az utasítás többi mezőjének </w:t>
        </w:r>
      </w:ins>
      <w:ins w:id="407" w:author="Windows-felhasználó" w:date="2017-12-05T21:51:00Z">
        <w:r w:rsidR="00AB2910">
          <w:t xml:space="preserve">pedig </w:t>
        </w:r>
      </w:ins>
      <w:ins w:id="408" w:author="Windows-felhasználó" w:date="2017-12-05T20:34:00Z">
        <w:r w:rsidR="0004470D">
          <w:t xml:space="preserve">a </w:t>
        </w:r>
        <w:proofErr w:type="spellStart"/>
        <w:r w:rsidR="0004470D">
          <w:t>controller</w:t>
        </w:r>
        <w:proofErr w:type="spellEnd"/>
        <w:r w:rsidR="0004470D">
          <w:t xml:space="preserve"> osztályban </w:t>
        </w:r>
      </w:ins>
      <w:ins w:id="409" w:author="Windows-felhasználó" w:date="2017-12-05T21:29:00Z">
        <w:r w:rsidR="0004470D">
          <w:t xml:space="preserve">adok értéket. </w:t>
        </w:r>
      </w:ins>
    </w:p>
    <w:p w14:paraId="6BEA91B7" w14:textId="42B47785" w:rsidR="006911F2" w:rsidRDefault="0004470D" w:rsidP="005759F3">
      <w:pPr>
        <w:tabs>
          <w:tab w:val="left" w:pos="720"/>
          <w:tab w:val="left" w:pos="1440"/>
          <w:tab w:val="left" w:pos="2160"/>
          <w:tab w:val="left" w:pos="2880"/>
          <w:tab w:val="left" w:pos="3600"/>
          <w:tab w:val="left" w:pos="4320"/>
          <w:tab w:val="left" w:pos="5040"/>
          <w:tab w:val="left" w:pos="5760"/>
          <w:tab w:val="left" w:pos="6497"/>
        </w:tabs>
        <w:ind w:firstLine="0"/>
        <w:rPr>
          <w:ins w:id="410" w:author="Windows-felhasználó" w:date="2017-12-05T20:05:00Z"/>
        </w:rPr>
        <w:pPrChange w:id="411" w:author="Windows-felhasználó" w:date="2017-12-05T21:37:00Z">
          <w:pPr/>
        </w:pPrChange>
      </w:pPr>
      <w:ins w:id="412" w:author="Windows-felhasználó" w:date="2017-12-05T21:30:00Z">
        <w:r>
          <w:tab/>
          <w:t xml:space="preserve">A cserépmódosító felületen a felhasználó megváltoztathatja a cserép nevét, a naplemente és napfelkelte idejét, valamint választhat egy növény konfigurációt az alap konfigurációk közül. </w:t>
        </w:r>
      </w:ins>
      <w:ins w:id="413" w:author="Windows-felhasználó" w:date="2017-12-05T21:32:00Z">
        <w:r>
          <w:t xml:space="preserve">A </w:t>
        </w:r>
        <w:proofErr w:type="spellStart"/>
        <w:r>
          <w:t>controller</w:t>
        </w:r>
        <w:proofErr w:type="spellEnd"/>
        <w:r>
          <w:t xml:space="preserve"> osztályban a mentés során létrehozok egy utasítást, ami </w:t>
        </w:r>
      </w:ins>
      <w:ins w:id="414" w:author="Windows-felhasználó" w:date="2017-12-05T21:33:00Z">
        <w:r>
          <w:t xml:space="preserve">alapján a </w:t>
        </w:r>
      </w:ins>
      <w:ins w:id="415" w:author="Windows-felhasználó" w:date="2017-12-05T21:34:00Z">
        <w:r>
          <w:t xml:space="preserve">telepített egység el tudja majd végezni a szükséges módosításokat. </w:t>
        </w:r>
      </w:ins>
      <w:ins w:id="416" w:author="Windows-felhasználó" w:date="2017-12-05T21:35:00Z">
        <w:r w:rsidR="005759F3">
          <w:t>A kiválasztott növény konfigurációt a felhasználó megváltoztathatja, ekkor egy új bejegyzés jön létre az adatbázisban, amiben jelezve van, hogy ez módosított konfiguráció, így nem fog megjelenni a cserépmódosító felületen a választható konfigurációk között. Mentés során ebben az esetben is létrehozok egy utasítást a telepített egység számára.</w:t>
        </w:r>
      </w:ins>
    </w:p>
    <w:p w14:paraId="1B744D9D" w14:textId="53AB85A3" w:rsidR="0004470D" w:rsidRDefault="0004470D" w:rsidP="0004470D">
      <w:pPr>
        <w:keepNext/>
        <w:ind w:firstLine="0"/>
        <w:jc w:val="center"/>
        <w:rPr>
          <w:ins w:id="417" w:author="Windows-felhasználó" w:date="2017-12-05T21:24:00Z"/>
        </w:rPr>
        <w:pPrChange w:id="418" w:author="Windows-felhasználó" w:date="2017-12-05T21:24:00Z">
          <w:pPr>
            <w:ind w:firstLine="0"/>
          </w:pPr>
        </w:pPrChange>
      </w:pPr>
      <w:ins w:id="419" w:author="Windows-felhasználó" w:date="2017-12-05T21:25:00Z">
        <w:r>
          <w:rPr>
            <w:noProof/>
            <w:lang w:eastAsia="hu-HU"/>
          </w:rPr>
          <w:drawing>
            <wp:inline distT="0" distB="0" distL="0" distR="0" wp14:anchorId="22879AD5" wp14:editId="2C019485">
              <wp:extent cx="5394960" cy="274320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4960" cy="2743200"/>
                      </a:xfrm>
                      <a:prstGeom prst="rect">
                        <a:avLst/>
                      </a:prstGeom>
                      <a:noFill/>
                      <a:ln>
                        <a:noFill/>
                      </a:ln>
                    </pic:spPr>
                  </pic:pic>
                </a:graphicData>
              </a:graphic>
            </wp:inline>
          </w:drawing>
        </w:r>
      </w:ins>
    </w:p>
    <w:p w14:paraId="57D23D66" w14:textId="380B6B6C" w:rsidR="0004470D" w:rsidRDefault="0004470D" w:rsidP="0004470D">
      <w:pPr>
        <w:pStyle w:val="Kpalrs"/>
        <w:rPr>
          <w:ins w:id="420" w:author="Windows-felhasználó" w:date="2017-12-05T21:24:00Z"/>
        </w:rPr>
        <w:pPrChange w:id="421" w:author="Windows-felhasználó" w:date="2017-12-05T21:24:00Z">
          <w:pPr>
            <w:pStyle w:val="Kpalrs"/>
          </w:pPr>
        </w:pPrChange>
      </w:pPr>
      <w:ins w:id="422" w:author="Windows-felhasználó" w:date="2017-12-05T21:24:00Z">
        <w:r>
          <w:t>22. ábra: Utasítás kiadása</w:t>
        </w:r>
      </w:ins>
      <w:ins w:id="423" w:author="Windows-felhasználó" w:date="2017-12-05T21:25:00Z">
        <w:r>
          <w:t>, és konfiguráció</w:t>
        </w:r>
      </w:ins>
    </w:p>
    <w:p w14:paraId="311C1AFB" w14:textId="4DFF2DA1" w:rsidR="00072168" w:rsidDel="00D7707B" w:rsidRDefault="007E5E91" w:rsidP="005759F3">
      <w:pPr>
        <w:rPr>
          <w:del w:id="424" w:author="Windows-felhasználó" w:date="2017-12-05T13:47:00Z"/>
        </w:rPr>
        <w:pPrChange w:id="425" w:author="Windows-felhasználó" w:date="2017-12-05T21:37:00Z">
          <w:pPr>
            <w:pStyle w:val="Kd"/>
          </w:pPr>
        </w:pPrChange>
      </w:pPr>
      <w:del w:id="426" w:author="Windows-felhasználó" w:date="2017-12-05T13:47:00Z">
        <w:r w:rsidDel="00D7707B">
          <w:lastRenderedPageBreak/>
          <w:delText>&lt;?php</w:delText>
        </w:r>
      </w:del>
    </w:p>
    <w:p w14:paraId="70769205" w14:textId="7F7B72B5" w:rsidR="00072168" w:rsidDel="00D7707B" w:rsidRDefault="00072168" w:rsidP="005759F3">
      <w:pPr>
        <w:rPr>
          <w:del w:id="427" w:author="Windows-felhasználó" w:date="2017-12-05T13:47:00Z"/>
        </w:rPr>
        <w:pPrChange w:id="428" w:author="Windows-felhasználó" w:date="2017-12-05T21:37:00Z">
          <w:pPr>
            <w:pStyle w:val="Kd"/>
          </w:pPr>
        </w:pPrChange>
      </w:pPr>
      <w:del w:id="429" w:author="Windows-felhasználó" w:date="2017-12-05T13:47:00Z">
        <w:r w:rsidDel="00D7707B">
          <w:tab/>
        </w:r>
        <w:r w:rsidR="007E5E91" w:rsidDel="00D7707B">
          <w:tab/>
        </w:r>
        <w:r w:rsidDel="00D7707B">
          <w:delText>use app\models\UserPi;</w:delText>
        </w:r>
      </w:del>
    </w:p>
    <w:p w14:paraId="34C1A126" w14:textId="3CA720B9" w:rsidR="00072168" w:rsidDel="00D7707B" w:rsidRDefault="007E5E91" w:rsidP="005759F3">
      <w:pPr>
        <w:rPr>
          <w:del w:id="430" w:author="Windows-felhasználó" w:date="2017-12-05T13:47:00Z"/>
        </w:rPr>
        <w:pPrChange w:id="431" w:author="Windows-felhasználó" w:date="2017-12-05T21:37:00Z">
          <w:pPr>
            <w:pStyle w:val="Kd"/>
          </w:pPr>
        </w:pPrChange>
      </w:pPr>
      <w:del w:id="432" w:author="Windows-felhasználó" w:date="2017-12-05T13:47:00Z">
        <w:r w:rsidDel="00D7707B">
          <w:tab/>
        </w:r>
        <w:r w:rsidR="00072168" w:rsidDel="00D7707B">
          <w:tab/>
        </w:r>
        <w:r w:rsidR="00072168" w:rsidRPr="00072168" w:rsidDel="00D7707B">
          <w:delText>$usr_pi = UserPi::findByUserIdentity(Yii::$app-&gt;user-&gt;getId());</w:delText>
        </w:r>
      </w:del>
    </w:p>
    <w:p w14:paraId="59C87747" w14:textId="416F4DB2" w:rsidR="00072168" w:rsidDel="00D7707B" w:rsidRDefault="00072168" w:rsidP="005759F3">
      <w:pPr>
        <w:rPr>
          <w:del w:id="433" w:author="Windows-felhasználó" w:date="2017-12-05T13:47:00Z"/>
        </w:rPr>
        <w:pPrChange w:id="434" w:author="Windows-felhasználó" w:date="2017-12-05T21:37:00Z">
          <w:pPr>
            <w:pStyle w:val="Kd"/>
          </w:pPr>
        </w:pPrChange>
      </w:pPr>
      <w:del w:id="435" w:author="Windows-felhasználó" w:date="2017-12-05T13:47:00Z">
        <w:r w:rsidDel="00D7707B">
          <w:tab/>
        </w:r>
        <w:r w:rsidR="007E5E91" w:rsidDel="00D7707B">
          <w:tab/>
        </w:r>
        <w:r w:rsidDel="00D7707B">
          <w:delText>if ($usr_pi) {</w:delText>
        </w:r>
      </w:del>
    </w:p>
    <w:p w14:paraId="7A94C97D" w14:textId="534F040C" w:rsidR="00072168" w:rsidDel="00D7707B" w:rsidRDefault="007E5E91" w:rsidP="005759F3">
      <w:pPr>
        <w:rPr>
          <w:del w:id="436" w:author="Windows-felhasználó" w:date="2017-12-05T13:47:00Z"/>
        </w:rPr>
        <w:pPrChange w:id="437" w:author="Windows-felhasználó" w:date="2017-12-05T21:37:00Z">
          <w:pPr>
            <w:pStyle w:val="Kd"/>
          </w:pPr>
        </w:pPrChange>
      </w:pPr>
      <w:del w:id="438" w:author="Windows-felhasználó" w:date="2017-12-05T13:47:00Z">
        <w:r w:rsidDel="00D7707B">
          <w:tab/>
        </w:r>
        <w:r w:rsidDel="00D7707B">
          <w:tab/>
        </w:r>
        <w:r w:rsidR="00072168" w:rsidDel="00D7707B">
          <w:delText xml:space="preserve">     </w:delText>
        </w:r>
        <w:r w:rsidR="00072168" w:rsidDel="00D7707B">
          <w:tab/>
          <w:delText>if (Pots::findPotsByUserId(Yii::$app-&gt;user-&gt;getId())) {</w:delText>
        </w:r>
      </w:del>
    </w:p>
    <w:p w14:paraId="3902B36D" w14:textId="5717478D" w:rsidR="00072168" w:rsidDel="00D7707B" w:rsidRDefault="007E5E91" w:rsidP="005759F3">
      <w:pPr>
        <w:rPr>
          <w:del w:id="439" w:author="Windows-felhasználó" w:date="2017-12-05T13:47:00Z"/>
        </w:rPr>
        <w:pPrChange w:id="440" w:author="Windows-felhasználó" w:date="2017-12-05T21:37:00Z">
          <w:pPr>
            <w:pStyle w:val="Kd"/>
          </w:pPr>
        </w:pPrChange>
      </w:pPr>
      <w:del w:id="441" w:author="Windows-felhasználó" w:date="2017-12-05T13:47:00Z">
        <w:r w:rsidDel="00D7707B">
          <w:tab/>
        </w:r>
        <w:r w:rsidDel="00D7707B">
          <w:tab/>
        </w:r>
        <w:r w:rsidDel="00D7707B">
          <w:tab/>
        </w:r>
        <w:r w:rsidR="00072168" w:rsidDel="00D7707B">
          <w:delText xml:space="preserve">     </w:delText>
        </w:r>
        <w:r w:rsidR="00072168" w:rsidDel="00D7707B">
          <w:tab/>
          <w:delText>echo '&lt;p class="lead"&gt;Your pots:&lt;/p&gt;';</w:delText>
        </w:r>
      </w:del>
    </w:p>
    <w:p w14:paraId="37AA2F8B" w14:textId="0DF3279D" w:rsidR="00072168" w:rsidDel="00D7707B" w:rsidRDefault="007E5E91" w:rsidP="005759F3">
      <w:pPr>
        <w:rPr>
          <w:del w:id="442" w:author="Windows-felhasználó" w:date="2017-12-05T13:47:00Z"/>
        </w:rPr>
        <w:pPrChange w:id="443" w:author="Windows-felhasználó" w:date="2017-12-05T21:37:00Z">
          <w:pPr>
            <w:pStyle w:val="Kd"/>
          </w:pPr>
        </w:pPrChange>
      </w:pPr>
      <w:del w:id="444" w:author="Windows-felhasználó" w:date="2017-12-05T13:47:00Z">
        <w:r w:rsidDel="00D7707B">
          <w:tab/>
        </w:r>
        <w:r w:rsidDel="00D7707B">
          <w:tab/>
        </w:r>
        <w:r w:rsidR="00072168" w:rsidDel="00D7707B">
          <w:tab/>
          <w:delText>} else {</w:delText>
        </w:r>
      </w:del>
    </w:p>
    <w:p w14:paraId="16EEC443" w14:textId="52E8C7FF" w:rsidR="00072168" w:rsidDel="00D7707B" w:rsidRDefault="007E5E91" w:rsidP="005759F3">
      <w:pPr>
        <w:rPr>
          <w:del w:id="445" w:author="Windows-felhasználó" w:date="2017-12-05T13:47:00Z"/>
        </w:rPr>
        <w:pPrChange w:id="446" w:author="Windows-felhasználó" w:date="2017-12-05T21:37:00Z">
          <w:pPr>
            <w:pStyle w:val="Kd"/>
          </w:pPr>
        </w:pPrChange>
      </w:pPr>
      <w:del w:id="447" w:author="Windows-felhasználó" w:date="2017-12-05T13:47:00Z">
        <w:r w:rsidDel="00D7707B">
          <w:tab/>
        </w:r>
        <w:r w:rsidDel="00D7707B">
          <w:tab/>
        </w:r>
        <w:r w:rsidDel="00D7707B">
          <w:tab/>
        </w:r>
        <w:r w:rsidR="00072168" w:rsidDel="00D7707B">
          <w:delText xml:space="preserve">     </w:delText>
        </w:r>
        <w:r w:rsidR="00072168" w:rsidDel="00D7707B">
          <w:tab/>
          <w:delText>echo Html::button('Add Your first Pot!', [</w:delText>
        </w:r>
      </w:del>
    </w:p>
    <w:p w14:paraId="60EBECDE" w14:textId="00FCC37E" w:rsidR="00072168" w:rsidDel="00D7707B" w:rsidRDefault="007E5E91" w:rsidP="005759F3">
      <w:pPr>
        <w:rPr>
          <w:del w:id="448" w:author="Windows-felhasználó" w:date="2017-12-05T13:47:00Z"/>
        </w:rPr>
        <w:pPrChange w:id="449" w:author="Windows-felhasználó" w:date="2017-12-05T21:37:00Z">
          <w:pPr>
            <w:pStyle w:val="Kd"/>
          </w:pPr>
        </w:pPrChange>
      </w:pPr>
      <w:del w:id="450" w:author="Windows-felhasználó" w:date="2017-12-05T13:47:00Z">
        <w:r w:rsidDel="00D7707B">
          <w:tab/>
        </w:r>
        <w:r w:rsidDel="00D7707B">
          <w:tab/>
        </w:r>
        <w:r w:rsidDel="00D7707B">
          <w:tab/>
        </w:r>
        <w:r w:rsidR="00072168" w:rsidDel="00D7707B">
          <w:delText xml:space="preserve">     'value' =&gt; Url::to('index.php?r=pots/create'),</w:delText>
        </w:r>
      </w:del>
    </w:p>
    <w:p w14:paraId="55EAF922" w14:textId="04282FCA" w:rsidR="00072168" w:rsidDel="00D7707B" w:rsidRDefault="007E5E91" w:rsidP="005759F3">
      <w:pPr>
        <w:rPr>
          <w:del w:id="451" w:author="Windows-felhasználó" w:date="2017-12-05T13:47:00Z"/>
        </w:rPr>
        <w:pPrChange w:id="452" w:author="Windows-felhasználó" w:date="2017-12-05T21:37:00Z">
          <w:pPr>
            <w:pStyle w:val="Kd"/>
          </w:pPr>
        </w:pPrChange>
      </w:pPr>
      <w:del w:id="453" w:author="Windows-felhasználó" w:date="2017-12-05T13:47:00Z">
        <w:r w:rsidDel="00D7707B">
          <w:tab/>
        </w:r>
        <w:r w:rsidDel="00D7707B">
          <w:tab/>
        </w:r>
        <w:r w:rsidDel="00D7707B">
          <w:tab/>
        </w:r>
        <w:r w:rsidR="00072168" w:rsidDel="00D7707B">
          <w:delText xml:space="preserve">     'class' =&gt; 'btn btn-success', 'id' =&gt; 'modalButtonPots'</w:delText>
        </w:r>
      </w:del>
    </w:p>
    <w:p w14:paraId="514A8F4D" w14:textId="5BA5B3E6" w:rsidR="00072168" w:rsidDel="00D7707B" w:rsidRDefault="007E5E91" w:rsidP="005759F3">
      <w:pPr>
        <w:rPr>
          <w:del w:id="454" w:author="Windows-felhasználó" w:date="2017-12-05T13:47:00Z"/>
        </w:rPr>
        <w:pPrChange w:id="455" w:author="Windows-felhasználó" w:date="2017-12-05T21:37:00Z">
          <w:pPr>
            <w:pStyle w:val="Kd"/>
          </w:pPr>
        </w:pPrChange>
      </w:pPr>
      <w:del w:id="456" w:author="Windows-felhasználó" w:date="2017-12-05T13:47:00Z">
        <w:r w:rsidDel="00D7707B">
          <w:tab/>
        </w:r>
        <w:r w:rsidDel="00D7707B">
          <w:tab/>
        </w:r>
        <w:r w:rsidDel="00D7707B">
          <w:tab/>
        </w:r>
        <w:r w:rsidR="00072168" w:rsidDel="00D7707B">
          <w:delText xml:space="preserve">     ]);</w:delText>
        </w:r>
      </w:del>
    </w:p>
    <w:p w14:paraId="34684AF9" w14:textId="34481C59" w:rsidR="00072168" w:rsidDel="00D7707B" w:rsidRDefault="00072168" w:rsidP="005759F3">
      <w:pPr>
        <w:rPr>
          <w:del w:id="457" w:author="Windows-felhasználó" w:date="2017-12-05T13:47:00Z"/>
        </w:rPr>
        <w:pPrChange w:id="458" w:author="Windows-felhasználó" w:date="2017-12-05T21:37:00Z">
          <w:pPr>
            <w:pStyle w:val="Kd"/>
          </w:pPr>
        </w:pPrChange>
      </w:pPr>
      <w:del w:id="459" w:author="Windows-felhasználó" w:date="2017-12-05T13:47:00Z">
        <w:r w:rsidDel="00D7707B">
          <w:delText xml:space="preserve">     </w:delText>
        </w:r>
        <w:r w:rsidR="007E5E91" w:rsidDel="00D7707B">
          <w:tab/>
        </w:r>
        <w:r w:rsidR="007E5E91" w:rsidDel="00D7707B">
          <w:tab/>
        </w:r>
        <w:r w:rsidR="007E5E91" w:rsidDel="00D7707B">
          <w:tab/>
        </w:r>
        <w:r w:rsidDel="00D7707B">
          <w:delText>}</w:delText>
        </w:r>
      </w:del>
    </w:p>
    <w:p w14:paraId="20110FAC" w14:textId="02490972" w:rsidR="00072168" w:rsidDel="00D7707B" w:rsidRDefault="007E5E91" w:rsidP="005759F3">
      <w:pPr>
        <w:rPr>
          <w:del w:id="460" w:author="Windows-felhasználó" w:date="2017-12-05T13:47:00Z"/>
        </w:rPr>
        <w:pPrChange w:id="461" w:author="Windows-felhasználó" w:date="2017-12-05T21:37:00Z">
          <w:pPr>
            <w:pStyle w:val="Kd"/>
          </w:pPr>
        </w:pPrChange>
      </w:pPr>
      <w:del w:id="462" w:author="Windows-felhasználó" w:date="2017-12-05T13:47:00Z">
        <w:r w:rsidDel="00D7707B">
          <w:tab/>
        </w:r>
        <w:r w:rsidR="00072168" w:rsidDel="00D7707B">
          <w:delText xml:space="preserve">     } else {</w:delText>
        </w:r>
      </w:del>
    </w:p>
    <w:p w14:paraId="4992EB76" w14:textId="72C8A22A" w:rsidR="00072168" w:rsidDel="00D7707B" w:rsidRDefault="00072168" w:rsidP="005759F3">
      <w:pPr>
        <w:rPr>
          <w:del w:id="463" w:author="Windows-felhasználó" w:date="2017-12-05T13:47:00Z"/>
        </w:rPr>
        <w:pPrChange w:id="464" w:author="Windows-felhasználó" w:date="2017-12-05T21:37:00Z">
          <w:pPr>
            <w:pStyle w:val="Kd"/>
          </w:pPr>
        </w:pPrChange>
      </w:pPr>
      <w:del w:id="465" w:author="Windows-felhasználó" w:date="2017-12-05T13:47:00Z">
        <w:r w:rsidDel="00D7707B">
          <w:delText xml:space="preserve">     </w:delText>
        </w:r>
        <w:r w:rsidR="007E5E91" w:rsidDel="00D7707B">
          <w:tab/>
        </w:r>
        <w:r w:rsidR="007E5E91" w:rsidDel="00D7707B">
          <w:tab/>
        </w:r>
        <w:r w:rsidR="007E5E91" w:rsidDel="00D7707B">
          <w:tab/>
        </w:r>
        <w:r w:rsidDel="00D7707B">
          <w:delText>echo Html::button('Set Up Your Pi!', [</w:delText>
        </w:r>
      </w:del>
    </w:p>
    <w:p w14:paraId="245FEDA1" w14:textId="57132607" w:rsidR="00072168" w:rsidDel="00D7707B" w:rsidRDefault="007E5E91" w:rsidP="005759F3">
      <w:pPr>
        <w:rPr>
          <w:del w:id="466" w:author="Windows-felhasználó" w:date="2017-12-05T13:47:00Z"/>
        </w:rPr>
        <w:pPrChange w:id="467" w:author="Windows-felhasználó" w:date="2017-12-05T21:37:00Z">
          <w:pPr>
            <w:pStyle w:val="Kd"/>
          </w:pPr>
        </w:pPrChange>
      </w:pPr>
      <w:del w:id="468" w:author="Windows-felhasználó" w:date="2017-12-05T13:47:00Z">
        <w:r w:rsidDel="00D7707B">
          <w:tab/>
        </w:r>
        <w:r w:rsidDel="00D7707B">
          <w:tab/>
        </w:r>
        <w:r w:rsidR="00072168" w:rsidDel="00D7707B">
          <w:delText xml:space="preserve">     'value' =&gt; Url::to('index.php?r=pis/create'),</w:delText>
        </w:r>
      </w:del>
    </w:p>
    <w:p w14:paraId="0F2BF236" w14:textId="5DD27DB3" w:rsidR="00072168" w:rsidDel="00D7707B" w:rsidRDefault="007E5E91" w:rsidP="005759F3">
      <w:pPr>
        <w:rPr>
          <w:del w:id="469" w:author="Windows-felhasználó" w:date="2017-12-05T13:47:00Z"/>
        </w:rPr>
        <w:pPrChange w:id="470" w:author="Windows-felhasználó" w:date="2017-12-05T21:37:00Z">
          <w:pPr>
            <w:pStyle w:val="Kd"/>
          </w:pPr>
        </w:pPrChange>
      </w:pPr>
      <w:del w:id="471" w:author="Windows-felhasználó" w:date="2017-12-05T13:47:00Z">
        <w:r w:rsidDel="00D7707B">
          <w:tab/>
        </w:r>
        <w:r w:rsidDel="00D7707B">
          <w:tab/>
        </w:r>
        <w:r w:rsidR="00072168" w:rsidDel="00D7707B">
          <w:delText xml:space="preserve">     'class' =&gt; 'btn btn-success', 'id' =&gt; 'modalButtonPots'</w:delText>
        </w:r>
      </w:del>
    </w:p>
    <w:p w14:paraId="73CDEA27" w14:textId="6F06A4D7" w:rsidR="00072168" w:rsidDel="00D7707B" w:rsidRDefault="007E5E91" w:rsidP="005759F3">
      <w:pPr>
        <w:rPr>
          <w:del w:id="472" w:author="Windows-felhasználó" w:date="2017-12-05T13:47:00Z"/>
        </w:rPr>
        <w:pPrChange w:id="473" w:author="Windows-felhasználó" w:date="2017-12-05T21:37:00Z">
          <w:pPr>
            <w:pStyle w:val="Kd"/>
          </w:pPr>
        </w:pPrChange>
      </w:pPr>
      <w:del w:id="474" w:author="Windows-felhasználó" w:date="2017-12-05T13:47:00Z">
        <w:r w:rsidDel="00D7707B">
          <w:tab/>
        </w:r>
        <w:r w:rsidR="00072168" w:rsidDel="00D7707B">
          <w:delText xml:space="preserve">     </w:delText>
        </w:r>
        <w:r w:rsidDel="00D7707B">
          <w:tab/>
        </w:r>
        <w:r w:rsidDel="00D7707B">
          <w:tab/>
        </w:r>
        <w:r w:rsidR="00072168" w:rsidDel="00D7707B">
          <w:delText>]);</w:delText>
        </w:r>
      </w:del>
    </w:p>
    <w:p w14:paraId="3D9CC29E" w14:textId="537622E0" w:rsidR="00072168" w:rsidDel="00D7707B" w:rsidRDefault="00072168" w:rsidP="005759F3">
      <w:pPr>
        <w:rPr>
          <w:del w:id="475" w:author="Windows-felhasználó" w:date="2017-12-05T13:47:00Z"/>
        </w:rPr>
        <w:pPrChange w:id="476" w:author="Windows-felhasználó" w:date="2017-12-05T21:37:00Z">
          <w:pPr>
            <w:pStyle w:val="Kd"/>
          </w:pPr>
        </w:pPrChange>
      </w:pPr>
      <w:del w:id="477" w:author="Windows-felhasználó" w:date="2017-12-05T13:47:00Z">
        <w:r w:rsidDel="00D7707B">
          <w:delText xml:space="preserve">     </w:delText>
        </w:r>
        <w:r w:rsidR="007E5E91" w:rsidDel="00D7707B">
          <w:tab/>
        </w:r>
        <w:r w:rsidR="007E5E91" w:rsidDel="00D7707B">
          <w:tab/>
        </w:r>
        <w:r w:rsidDel="00D7707B">
          <w:delText>}</w:delText>
        </w:r>
      </w:del>
    </w:p>
    <w:p w14:paraId="06835D8C" w14:textId="08B84018" w:rsidR="00072168" w:rsidDel="00D7707B" w:rsidRDefault="007E5E91" w:rsidP="005759F3">
      <w:pPr>
        <w:rPr>
          <w:del w:id="478" w:author="Windows-felhasználó" w:date="2017-12-05T13:47:00Z"/>
        </w:rPr>
        <w:pPrChange w:id="479" w:author="Windows-felhasználó" w:date="2017-12-05T21:37:00Z">
          <w:pPr>
            <w:pStyle w:val="Kd"/>
          </w:pPr>
        </w:pPrChange>
      </w:pPr>
      <w:del w:id="480" w:author="Windows-felhasználó" w:date="2017-12-05T13:47:00Z">
        <w:r w:rsidDel="00D7707B">
          <w:delText xml:space="preserve">     </w:delText>
        </w:r>
        <w:r w:rsidR="00072168" w:rsidDel="00D7707B">
          <w:delText>?&gt;</w:delText>
        </w:r>
      </w:del>
    </w:p>
    <w:p w14:paraId="2B903283" w14:textId="0B1F2DA0" w:rsidR="00072168" w:rsidRPr="00494485" w:rsidDel="005759F3" w:rsidRDefault="00072168" w:rsidP="005759F3">
      <w:pPr>
        <w:rPr>
          <w:del w:id="481" w:author="Windows-felhasználó" w:date="2017-12-05T21:38:00Z"/>
        </w:rPr>
        <w:pPrChange w:id="482" w:author="Windows-felhasználó" w:date="2017-12-05T21:37:00Z">
          <w:pPr/>
        </w:pPrChange>
      </w:pPr>
    </w:p>
    <w:p w14:paraId="0A2695DE" w14:textId="76777D65" w:rsidR="00FD45B1" w:rsidRPr="00494485" w:rsidRDefault="00847798" w:rsidP="0093168B">
      <w:pPr>
        <w:pStyle w:val="Cmsor2"/>
      </w:pPr>
      <w:r>
        <w:t xml:space="preserve">Telepített egység </w:t>
      </w:r>
      <w:r w:rsidR="00BD2434">
        <w:t>szoftvere</w:t>
      </w:r>
    </w:p>
    <w:p w14:paraId="11B27047" w14:textId="5A7431FC" w:rsidR="00FD45B1" w:rsidRPr="00494485" w:rsidRDefault="00FD45B1" w:rsidP="0093168B">
      <w:pPr>
        <w:pStyle w:val="Cmsor3"/>
      </w:pPr>
      <w:r>
        <w:t>Választott technológia</w:t>
      </w:r>
    </w:p>
    <w:p w14:paraId="35282A91" w14:textId="28E073E3" w:rsidR="00422893" w:rsidRDefault="00422893">
      <w:r>
        <w:t xml:space="preserve">A háttérlogika megvalósításához a Python nyelvet választottam, azért, mert ez egy olyan nyelv, amivel korábban még nem volt dolgom, és szerettem volna kipróbálni. Hatalmas közösség áll mögötte, nagy az irodalmi háttere, rengeteg ingyenes könyvtárral rendelkezik megoldásként gyakori programozási </w:t>
      </w:r>
      <w:proofErr w:type="gramStart"/>
      <w:r>
        <w:t>problémákra</w:t>
      </w:r>
      <w:proofErr w:type="gramEnd"/>
      <w:r>
        <w:t xml:space="preserve">, így legtöbb esetben csak az aktuális projekt sajátosságait kell implementálni. Nagyon kedvelt nyelv az IoT világában, olyan eszközök esetében, amikor </w:t>
      </w:r>
      <w:r w:rsidR="001162C7">
        <w:t xml:space="preserve">erősen </w:t>
      </w:r>
      <w:proofErr w:type="gramStart"/>
      <w:r>
        <w:t>limitált</w:t>
      </w:r>
      <w:proofErr w:type="gramEnd"/>
      <w:r>
        <w:t xml:space="preserve"> a rendelkezésre álló számítási kapacitás, memória.</w:t>
      </w:r>
      <w:r w:rsidR="00FD45B1">
        <w:t xml:space="preserve"> Könnyű a különböző technológiák használata, adatbázis hozzáférés, HTTP kérések adása mind csak pár sor kódot kíván. </w:t>
      </w:r>
      <w:r>
        <w:t xml:space="preserve">Használják tudományos számításokhoz, oktatási célra, mivel egyszerű a </w:t>
      </w:r>
      <w:proofErr w:type="gramStart"/>
      <w:r>
        <w:t>szintaxisa</w:t>
      </w:r>
      <w:proofErr w:type="gramEnd"/>
      <w:r>
        <w:t>, könnye</w:t>
      </w:r>
      <w:r w:rsidR="00FD45B1">
        <w:t xml:space="preserve">n olvasható, könnyen tanulható.  </w:t>
      </w:r>
      <w:r w:rsidR="001162C7">
        <w:t xml:space="preserve">Adatbáziskezelő technológiának a szerverhez hasonlóan </w:t>
      </w:r>
      <w:proofErr w:type="spellStart"/>
      <w:r w:rsidR="001162C7">
        <w:t>MySQL</w:t>
      </w:r>
      <w:proofErr w:type="spellEnd"/>
      <w:r w:rsidR="001162C7">
        <w:t>-t választottam.</w:t>
      </w:r>
    </w:p>
    <w:p w14:paraId="2C9159E7" w14:textId="22A508DB" w:rsidR="00FD45B1" w:rsidRDefault="00FD45B1" w:rsidP="0093168B">
      <w:pPr>
        <w:pStyle w:val="Cmsor3"/>
      </w:pPr>
      <w:r>
        <w:t>Megvalósítás</w:t>
      </w:r>
    </w:p>
    <w:p w14:paraId="30517EB8" w14:textId="3D30968E" w:rsidR="00497555" w:rsidRPr="00494485" w:rsidRDefault="00497555" w:rsidP="0093168B">
      <w:pPr>
        <w:pStyle w:val="Cmsor4"/>
      </w:pPr>
      <w:r>
        <w:t>Rendszer indítása</w:t>
      </w:r>
    </w:p>
    <w:p w14:paraId="5B0242A5" w14:textId="14ECEC45" w:rsidR="00FD45B1" w:rsidRDefault="00A32CD0">
      <w:r>
        <w:t xml:space="preserve">A telepített egység indítása során két helyzet </w:t>
      </w:r>
      <w:r w:rsidR="00144BFA">
        <w:t>állhat fenn</w:t>
      </w:r>
      <w:r>
        <w:t xml:space="preserve">, </w:t>
      </w:r>
      <w:r w:rsidR="001162C7">
        <w:t xml:space="preserve">vagy </w:t>
      </w:r>
      <w:r>
        <w:t xml:space="preserve">nincs bekonfigurálva egy cserép sem, vagy pedig be van állítva egy vagy több cserép. Előbbi esetben várni kell az utasításra a beállítandó cserép adataival, majd ezeket a beállításokat el kell végezni. Ha </w:t>
      </w:r>
      <w:r w:rsidR="009540A0">
        <w:t>már vannak beállítva cserepek, akkor hozzájuk el lehet indítani a fő</w:t>
      </w:r>
      <w:ins w:id="483" w:author="Windows-felhasználó" w:date="2017-12-05T22:03:00Z">
        <w:r w:rsidR="002726AC">
          <w:t xml:space="preserve"> </w:t>
        </w:r>
      </w:ins>
      <w:del w:id="484" w:author="Predi" w:date="2017-12-04T22:56:00Z">
        <w:r w:rsidR="009540A0" w:rsidDel="008B2CCE">
          <w:delText xml:space="preserve"> </w:delText>
        </w:r>
      </w:del>
      <w:r w:rsidR="009540A0">
        <w:t>programot.</w:t>
      </w:r>
    </w:p>
    <w:p w14:paraId="08FEB435" w14:textId="28217143" w:rsidR="00915490" w:rsidRDefault="009540A0">
      <w:del w:id="485" w:author="Windows-felhasználó" w:date="2017-12-05T13:56:00Z">
        <w:r w:rsidDel="00BD5912">
          <w:delText xml:space="preserve">Ahhoz, hogy a felhasználónak ne </w:delText>
        </w:r>
        <w:commentRangeStart w:id="486"/>
        <w:r w:rsidDel="00BD5912">
          <w:delText>kelljen ügyelnie a programok elindítására</w:delText>
        </w:r>
        <w:commentRangeEnd w:id="486"/>
        <w:r w:rsidR="008364BC" w:rsidDel="00BD5912">
          <w:rPr>
            <w:rStyle w:val="Jegyzethivatkozs"/>
          </w:rPr>
          <w:commentReference w:id="486"/>
        </w:r>
        <w:r w:rsidDel="00BD5912">
          <w:delText>, a</w:delText>
        </w:r>
      </w:del>
      <w:ins w:id="487" w:author="Windows-felhasználó" w:date="2017-12-05T13:56:00Z">
        <w:r w:rsidR="00BD5912">
          <w:t>A</w:t>
        </w:r>
      </w:ins>
      <w:r>
        <w:t xml:space="preserve">z operációs rendszer indulására időzítek egy </w:t>
      </w:r>
      <w:proofErr w:type="spellStart"/>
      <w:r>
        <w:t>szkriptet</w:t>
      </w:r>
      <w:proofErr w:type="spellEnd"/>
      <w:r>
        <w:t xml:space="preserve">, ami elindítja az programot. Ehhez a </w:t>
      </w:r>
      <w:proofErr w:type="spellStart"/>
      <w:r>
        <w:t>Cron</w:t>
      </w:r>
      <w:proofErr w:type="spellEnd"/>
      <w:r>
        <w:rPr>
          <w:rStyle w:val="Lbjegyzet-hivatkozs"/>
        </w:rPr>
        <w:footnoteReference w:id="10"/>
      </w:r>
      <w:r>
        <w:t xml:space="preserve"> nevű szoftvert használom</w:t>
      </w:r>
      <w:r w:rsidR="00CB5452">
        <w:t xml:space="preserve">, amit </w:t>
      </w:r>
      <w:r w:rsidR="00915490">
        <w:t>a következőképpen konfiguráltam:</w:t>
      </w:r>
    </w:p>
    <w:p w14:paraId="70CC43DD" w14:textId="2481139B" w:rsidR="00915490" w:rsidRDefault="00DA1D7E" w:rsidP="0093168B">
      <w:pPr>
        <w:pStyle w:val="Kd"/>
        <w:jc w:val="left"/>
      </w:pPr>
      <w:r>
        <w:t>@</w:t>
      </w:r>
      <w:proofErr w:type="spellStart"/>
      <w:r>
        <w:t>reboot</w:t>
      </w:r>
      <w:proofErr w:type="spellEnd"/>
      <w:r>
        <w:t xml:space="preserve"> /</w:t>
      </w:r>
      <w:proofErr w:type="spellStart"/>
      <w:r>
        <w:t>usr</w:t>
      </w:r>
      <w:proofErr w:type="spellEnd"/>
      <w:r>
        <w:t>/bin/</w:t>
      </w:r>
      <w:proofErr w:type="spellStart"/>
      <w:r>
        <w:t>python</w:t>
      </w:r>
      <w:proofErr w:type="spellEnd"/>
      <w:r>
        <w:t xml:space="preserve"> /</w:t>
      </w:r>
      <w:proofErr w:type="gramStart"/>
      <w:r>
        <w:t>..,</w:t>
      </w:r>
      <w:proofErr w:type="gramEnd"/>
      <w:r>
        <w:t xml:space="preserve"> elérési út ...</w:t>
      </w:r>
      <w:r w:rsidRPr="00DA1D7E">
        <w:t>/startupScript.py</w:t>
      </w:r>
    </w:p>
    <w:p w14:paraId="2E37DFB2" w14:textId="71989B21" w:rsidR="00915490" w:rsidRDefault="00915490">
      <w:r>
        <w:t xml:space="preserve">A </w:t>
      </w:r>
      <w:proofErr w:type="spellStart"/>
      <w:r>
        <w:t>cron</w:t>
      </w:r>
      <w:proofErr w:type="spellEnd"/>
      <w:r>
        <w:t xml:space="preserve">-feladatot a </w:t>
      </w:r>
      <w:r w:rsidRPr="0093168B">
        <w:rPr>
          <w:i/>
        </w:rPr>
        <w:t>@</w:t>
      </w:r>
      <w:proofErr w:type="spellStart"/>
      <w:r w:rsidRPr="0093168B">
        <w:rPr>
          <w:i/>
        </w:rPr>
        <w:t>reboot</w:t>
      </w:r>
      <w:proofErr w:type="spellEnd"/>
      <w:r>
        <w:rPr>
          <w:i/>
        </w:rPr>
        <w:t xml:space="preserve"> </w:t>
      </w:r>
      <w:r>
        <w:t>idejére ütemez</w:t>
      </w:r>
      <w:r w:rsidR="00CB5452">
        <w:t>t</w:t>
      </w:r>
      <w:r>
        <w:t xml:space="preserve">em, így minden induláskor le fog futni az utána következő utasítás. Ez az utasítás </w:t>
      </w:r>
      <w:r w:rsidR="00DA1D7E">
        <w:t xml:space="preserve">elindítja a </w:t>
      </w:r>
      <w:r w:rsidR="00DA1D7E" w:rsidRPr="0093168B">
        <w:rPr>
          <w:b/>
        </w:rPr>
        <w:t>startupScript.py</w:t>
      </w:r>
      <w:r w:rsidR="00CB5452">
        <w:t xml:space="preserve"> nevű Python programot. </w:t>
      </w:r>
      <w:r w:rsidR="00052788">
        <w:br/>
      </w:r>
      <w:del w:id="493" w:author="Windows-felhasználó" w:date="2017-12-05T22:03:00Z">
        <w:r w:rsidR="00052788" w:rsidDel="002726AC">
          <w:lastRenderedPageBreak/>
          <w:tab/>
        </w:r>
      </w:del>
      <w:ins w:id="494" w:author="Windows-felhasználó" w:date="2017-12-05T22:03:00Z">
        <w:r w:rsidR="002726AC">
          <w:tab/>
        </w:r>
      </w:ins>
      <w:r w:rsidR="00CB5452">
        <w:t xml:space="preserve">Ez a </w:t>
      </w:r>
      <w:proofErr w:type="gramStart"/>
      <w:r w:rsidR="00CB5452">
        <w:t>program felelős</w:t>
      </w:r>
      <w:proofErr w:type="gramEnd"/>
      <w:r w:rsidR="00CB5452">
        <w:t xml:space="preserve"> azért, hogy megfelelően induljon el a rendszer. Ha nincs cserép bejegyzés az adatbázisban, vár az utasításra, ha pedig már van cserép, akkor elindítja hozzájuk a </w:t>
      </w:r>
      <w:proofErr w:type="spellStart"/>
      <w:r w:rsidR="00CB5452">
        <w:t>fő</w:t>
      </w:r>
      <w:del w:id="495" w:author="Predi" w:date="2017-12-04T22:56:00Z">
        <w:r w:rsidR="00CB5452" w:rsidDel="008B2CCE">
          <w:delText xml:space="preserve"> </w:delText>
        </w:r>
      </w:del>
      <w:r w:rsidR="00CB5452">
        <w:t>programot</w:t>
      </w:r>
      <w:proofErr w:type="spellEnd"/>
      <w:r w:rsidR="00CB5452">
        <w:t xml:space="preserve">. </w:t>
      </w:r>
    </w:p>
    <w:p w14:paraId="7C24AC4D" w14:textId="64BAA400" w:rsidR="00CB5452" w:rsidRDefault="00CB5452">
      <w:r>
        <w:t>Az adatbázishoz való csatlakozáshoz mindössze néhány sor kód szükséges:</w:t>
      </w:r>
    </w:p>
    <w:p w14:paraId="3E45480B" w14:textId="0758E381" w:rsidR="00CB5452" w:rsidDel="00BD5912" w:rsidRDefault="00BD5912" w:rsidP="00BD5912">
      <w:pPr>
        <w:pStyle w:val="Kd"/>
        <w:rPr>
          <w:del w:id="496" w:author="Windows-felhasználó" w:date="2017-12-05T13:56:00Z"/>
        </w:rPr>
        <w:pPrChange w:id="497" w:author="Windows-felhasználó" w:date="2017-12-05T13:56:00Z">
          <w:pPr>
            <w:pStyle w:val="Kd"/>
          </w:pPr>
        </w:pPrChange>
      </w:pPr>
      <w:ins w:id="498" w:author="Windows-felhasználó" w:date="2017-12-05T13:57:00Z">
        <w:r>
          <w:tab/>
        </w:r>
      </w:ins>
      <w:del w:id="499" w:author="Windows-felhasználó" w:date="2017-12-05T13:56:00Z">
        <w:r w:rsidR="00CB5452" w:rsidDel="00BD5912">
          <w:delText>db_config = {</w:delText>
        </w:r>
      </w:del>
    </w:p>
    <w:p w14:paraId="02E9A79D" w14:textId="4D5D1EDB" w:rsidR="00CB5452" w:rsidDel="00BD5912" w:rsidRDefault="00CB5452" w:rsidP="00BD5912">
      <w:pPr>
        <w:pStyle w:val="Kd"/>
        <w:rPr>
          <w:del w:id="500" w:author="Windows-felhasználó" w:date="2017-12-05T13:56:00Z"/>
        </w:rPr>
        <w:pPrChange w:id="501" w:author="Windows-felhasználó" w:date="2017-12-05T13:56:00Z">
          <w:pPr>
            <w:pStyle w:val="Kd"/>
          </w:pPr>
        </w:pPrChange>
      </w:pPr>
      <w:del w:id="502" w:author="Windows-felhasználó" w:date="2017-12-05T13:56:00Z">
        <w:r w:rsidDel="00BD5912">
          <w:tab/>
          <w:delText xml:space="preserve">'user': 'root', </w:delText>
        </w:r>
      </w:del>
    </w:p>
    <w:p w14:paraId="58CFEECD" w14:textId="087598F8" w:rsidR="00CB5452" w:rsidDel="00BD5912" w:rsidRDefault="00CB5452" w:rsidP="00BD5912">
      <w:pPr>
        <w:pStyle w:val="Kd"/>
        <w:rPr>
          <w:del w:id="503" w:author="Windows-felhasználó" w:date="2017-12-05T13:56:00Z"/>
        </w:rPr>
        <w:pPrChange w:id="504" w:author="Windows-felhasználó" w:date="2017-12-05T13:56:00Z">
          <w:pPr>
            <w:pStyle w:val="Kd"/>
          </w:pPr>
        </w:pPrChange>
      </w:pPr>
      <w:del w:id="505" w:author="Windows-felhasználó" w:date="2017-12-05T13:56:00Z">
        <w:r w:rsidDel="00BD5912">
          <w:tab/>
          <w:delText xml:space="preserve">'password': '****', </w:delText>
        </w:r>
      </w:del>
    </w:p>
    <w:p w14:paraId="3C09143A" w14:textId="227A1AAB" w:rsidR="00CB5452" w:rsidDel="00BD5912" w:rsidRDefault="00CB5452" w:rsidP="00BD5912">
      <w:pPr>
        <w:pStyle w:val="Kd"/>
        <w:rPr>
          <w:del w:id="506" w:author="Windows-felhasználó" w:date="2017-12-05T13:56:00Z"/>
        </w:rPr>
        <w:pPrChange w:id="507" w:author="Windows-felhasználó" w:date="2017-12-05T13:56:00Z">
          <w:pPr>
            <w:pStyle w:val="Kd"/>
          </w:pPr>
        </w:pPrChange>
      </w:pPr>
      <w:del w:id="508" w:author="Windows-felhasználó" w:date="2017-12-05T13:56:00Z">
        <w:r w:rsidDel="00BD5912">
          <w:tab/>
          <w:delText xml:space="preserve">'host': 'localhost', </w:delText>
        </w:r>
      </w:del>
    </w:p>
    <w:p w14:paraId="4359D92D" w14:textId="415DCAEB" w:rsidR="00CB5452" w:rsidDel="00BD5912" w:rsidRDefault="00CB5452" w:rsidP="00BD5912">
      <w:pPr>
        <w:pStyle w:val="Kd"/>
        <w:rPr>
          <w:del w:id="509" w:author="Windows-felhasználó" w:date="2017-12-05T13:56:00Z"/>
        </w:rPr>
        <w:pPrChange w:id="510" w:author="Windows-felhasználó" w:date="2017-12-05T13:56:00Z">
          <w:pPr>
            <w:pStyle w:val="Kd"/>
          </w:pPr>
        </w:pPrChange>
      </w:pPr>
      <w:del w:id="511" w:author="Windows-felhasználó" w:date="2017-12-05T13:56:00Z">
        <w:r w:rsidDel="00BD5912">
          <w:tab/>
          <w:delText>'database': 'PLANT_CARE'</w:delText>
        </w:r>
      </w:del>
    </w:p>
    <w:p w14:paraId="5859DD1A" w14:textId="28B26346" w:rsidR="00CB5452" w:rsidDel="00BD5912" w:rsidRDefault="00CB5452" w:rsidP="00BD5912">
      <w:pPr>
        <w:pStyle w:val="Kd"/>
        <w:rPr>
          <w:del w:id="512" w:author="Windows-felhasználó" w:date="2017-12-05T13:56:00Z"/>
        </w:rPr>
        <w:pPrChange w:id="513" w:author="Windows-felhasználó" w:date="2017-12-05T13:56:00Z">
          <w:pPr>
            <w:pStyle w:val="Kd"/>
          </w:pPr>
        </w:pPrChange>
      </w:pPr>
      <w:del w:id="514" w:author="Windows-felhasználó" w:date="2017-12-05T13:56:00Z">
        <w:r w:rsidDel="00BD5912">
          <w:delText>}</w:delText>
        </w:r>
      </w:del>
    </w:p>
    <w:p w14:paraId="19A14DCF" w14:textId="00B77351" w:rsidR="00CB5452" w:rsidDel="00BD5912" w:rsidRDefault="00CB5452" w:rsidP="0093168B">
      <w:pPr>
        <w:pStyle w:val="Kd"/>
        <w:rPr>
          <w:del w:id="515" w:author="Windows-felhasználó" w:date="2017-12-05T13:57:00Z"/>
        </w:rPr>
      </w:pPr>
      <w:del w:id="516" w:author="Windows-felhasználó" w:date="2017-12-05T13:57:00Z">
        <w:r w:rsidDel="00BD5912">
          <w:delText>db_cnx = mysql.connector.connect(**db_config)</w:delText>
        </w:r>
      </w:del>
    </w:p>
    <w:p w14:paraId="4A0FF9BB" w14:textId="21B8A709" w:rsidR="00CB5452" w:rsidDel="00BD5912" w:rsidRDefault="00CB5452" w:rsidP="0093168B">
      <w:pPr>
        <w:pStyle w:val="Kd"/>
        <w:rPr>
          <w:del w:id="517" w:author="Windows-felhasználó" w:date="2017-12-05T13:57:00Z"/>
        </w:rPr>
      </w:pPr>
      <w:del w:id="518" w:author="Windows-felhasználó" w:date="2017-12-05T13:57:00Z">
        <w:r w:rsidDel="00BD5912">
          <w:delText>db_cursor = db_cnx.cursor()</w:delText>
        </w:r>
      </w:del>
    </w:p>
    <w:p w14:paraId="51FAEB9B" w14:textId="77777777" w:rsidR="00BD5912" w:rsidRPr="00BD5912" w:rsidRDefault="00BD5912" w:rsidP="00BD5912">
      <w:pPr>
        <w:shd w:val="clear" w:color="auto" w:fill="FFFFFF"/>
        <w:spacing w:after="0" w:line="240" w:lineRule="auto"/>
        <w:ind w:firstLine="0"/>
        <w:jc w:val="left"/>
        <w:rPr>
          <w:ins w:id="519" w:author="Windows-felhasználó" w:date="2017-12-05T13:56:00Z"/>
          <w:rFonts w:ascii="Courier New" w:hAnsi="Courier New" w:cs="Courier New"/>
          <w:color w:val="000000"/>
          <w:sz w:val="20"/>
          <w:szCs w:val="20"/>
          <w:lang w:eastAsia="hu-HU"/>
        </w:rPr>
      </w:pPr>
      <w:proofErr w:type="spellStart"/>
      <w:proofErr w:type="gramStart"/>
      <w:ins w:id="520" w:author="Windows-felhasználó" w:date="2017-12-05T13:56:00Z">
        <w:r w:rsidRPr="00BD5912">
          <w:rPr>
            <w:rFonts w:ascii="Courier New" w:hAnsi="Courier New" w:cs="Courier New"/>
            <w:color w:val="000000"/>
            <w:sz w:val="20"/>
            <w:szCs w:val="20"/>
            <w:lang w:eastAsia="hu-HU"/>
          </w:rPr>
          <w:t>db</w:t>
        </w:r>
        <w:proofErr w:type="gramEnd"/>
        <w:r w:rsidRPr="00BD5912">
          <w:rPr>
            <w:rFonts w:ascii="Courier New" w:hAnsi="Courier New" w:cs="Courier New"/>
            <w:color w:val="000000"/>
            <w:sz w:val="20"/>
            <w:szCs w:val="20"/>
            <w:lang w:eastAsia="hu-HU"/>
          </w:rPr>
          <w:t>_config</w:t>
        </w:r>
        <w:proofErr w:type="spellEnd"/>
        <w:r w:rsidRPr="00BD5912">
          <w:rPr>
            <w:rFonts w:ascii="Courier New" w:hAnsi="Courier New" w:cs="Courier New"/>
            <w:color w:val="000000"/>
            <w:sz w:val="20"/>
            <w:szCs w:val="20"/>
            <w:lang w:eastAsia="hu-HU"/>
          </w:rPr>
          <w:t xml:space="preserve"> </w:t>
        </w:r>
        <w:r w:rsidRPr="00BD5912">
          <w:rPr>
            <w:rFonts w:ascii="Courier New" w:hAnsi="Courier New" w:cs="Courier New"/>
            <w:b/>
            <w:bCs/>
            <w:color w:val="000080"/>
            <w:sz w:val="20"/>
            <w:szCs w:val="20"/>
            <w:lang w:eastAsia="hu-HU"/>
          </w:rPr>
          <w:t>=</w:t>
        </w:r>
        <w:r w:rsidRPr="00BD5912">
          <w:rPr>
            <w:rFonts w:ascii="Courier New" w:hAnsi="Courier New" w:cs="Courier New"/>
            <w:color w:val="000000"/>
            <w:sz w:val="20"/>
            <w:szCs w:val="20"/>
            <w:lang w:eastAsia="hu-HU"/>
          </w:rPr>
          <w:t xml:space="preserve"> </w:t>
        </w:r>
        <w:r w:rsidRPr="00BD5912">
          <w:rPr>
            <w:rFonts w:ascii="Courier New" w:hAnsi="Courier New" w:cs="Courier New"/>
            <w:b/>
            <w:bCs/>
            <w:color w:val="000080"/>
            <w:sz w:val="20"/>
            <w:szCs w:val="20"/>
            <w:lang w:eastAsia="hu-HU"/>
          </w:rPr>
          <w:t>{</w:t>
        </w:r>
      </w:ins>
    </w:p>
    <w:p w14:paraId="222D8223" w14:textId="77777777" w:rsidR="00BD5912" w:rsidRPr="00BD5912" w:rsidRDefault="00BD5912" w:rsidP="00BD5912">
      <w:pPr>
        <w:shd w:val="clear" w:color="auto" w:fill="FFFFFF"/>
        <w:spacing w:after="0" w:line="240" w:lineRule="auto"/>
        <w:jc w:val="left"/>
        <w:rPr>
          <w:ins w:id="521" w:author="Windows-felhasználó" w:date="2017-12-05T13:56:00Z"/>
          <w:rFonts w:ascii="Courier New" w:hAnsi="Courier New" w:cs="Courier New"/>
          <w:color w:val="000000"/>
          <w:sz w:val="20"/>
          <w:szCs w:val="20"/>
          <w:lang w:eastAsia="hu-HU"/>
        </w:rPr>
        <w:pPrChange w:id="522" w:author="Windows-felhasználó" w:date="2017-12-05T13:57:00Z">
          <w:pPr>
            <w:shd w:val="clear" w:color="auto" w:fill="FFFFFF"/>
            <w:spacing w:after="0" w:line="240" w:lineRule="auto"/>
            <w:ind w:firstLine="0"/>
            <w:jc w:val="left"/>
          </w:pPr>
        </w:pPrChange>
      </w:pPr>
      <w:ins w:id="523" w:author="Windows-felhasználó" w:date="2017-12-05T13:56:00Z">
        <w:r w:rsidRPr="00BD5912">
          <w:rPr>
            <w:rFonts w:ascii="Courier New" w:hAnsi="Courier New" w:cs="Courier New"/>
            <w:color w:val="000000"/>
            <w:sz w:val="20"/>
            <w:szCs w:val="20"/>
            <w:lang w:eastAsia="hu-HU"/>
          </w:rPr>
          <w:t xml:space="preserve">    </w:t>
        </w:r>
        <w:r w:rsidRPr="00BD5912">
          <w:rPr>
            <w:rFonts w:ascii="Courier New" w:hAnsi="Courier New" w:cs="Courier New"/>
            <w:color w:val="808080"/>
            <w:sz w:val="20"/>
            <w:szCs w:val="20"/>
            <w:lang w:eastAsia="hu-HU"/>
          </w:rPr>
          <w:t>'</w:t>
        </w:r>
        <w:proofErr w:type="spellStart"/>
        <w:r w:rsidRPr="00BD5912">
          <w:rPr>
            <w:rFonts w:ascii="Courier New" w:hAnsi="Courier New" w:cs="Courier New"/>
            <w:color w:val="808080"/>
            <w:sz w:val="20"/>
            <w:szCs w:val="20"/>
            <w:lang w:eastAsia="hu-HU"/>
          </w:rPr>
          <w:t>user</w:t>
        </w:r>
        <w:proofErr w:type="spellEnd"/>
        <w:r w:rsidRPr="00BD5912">
          <w:rPr>
            <w:rFonts w:ascii="Courier New" w:hAnsi="Courier New" w:cs="Courier New"/>
            <w:color w:val="808080"/>
            <w:sz w:val="20"/>
            <w:szCs w:val="20"/>
            <w:lang w:eastAsia="hu-HU"/>
          </w:rPr>
          <w:t>'</w:t>
        </w:r>
        <w:r w:rsidRPr="00BD5912">
          <w:rPr>
            <w:rFonts w:ascii="Courier New" w:hAnsi="Courier New" w:cs="Courier New"/>
            <w:b/>
            <w:bCs/>
            <w:color w:val="000080"/>
            <w:sz w:val="20"/>
            <w:szCs w:val="20"/>
            <w:lang w:eastAsia="hu-HU"/>
          </w:rPr>
          <w:t>:</w:t>
        </w:r>
        <w:r w:rsidRPr="00BD5912">
          <w:rPr>
            <w:rFonts w:ascii="Courier New" w:hAnsi="Courier New" w:cs="Courier New"/>
            <w:color w:val="000000"/>
            <w:sz w:val="20"/>
            <w:szCs w:val="20"/>
            <w:lang w:eastAsia="hu-HU"/>
          </w:rPr>
          <w:t xml:space="preserve"> </w:t>
        </w:r>
        <w:r w:rsidRPr="00BD5912">
          <w:rPr>
            <w:rFonts w:ascii="Courier New" w:hAnsi="Courier New" w:cs="Courier New"/>
            <w:color w:val="808080"/>
            <w:sz w:val="20"/>
            <w:szCs w:val="20"/>
            <w:lang w:eastAsia="hu-HU"/>
          </w:rPr>
          <w:t>'</w:t>
        </w:r>
        <w:proofErr w:type="spellStart"/>
        <w:r w:rsidRPr="00BD5912">
          <w:rPr>
            <w:rFonts w:ascii="Courier New" w:hAnsi="Courier New" w:cs="Courier New"/>
            <w:color w:val="808080"/>
            <w:sz w:val="20"/>
            <w:szCs w:val="20"/>
            <w:lang w:eastAsia="hu-HU"/>
          </w:rPr>
          <w:t>root</w:t>
        </w:r>
        <w:proofErr w:type="spellEnd"/>
        <w:r w:rsidRPr="00BD5912">
          <w:rPr>
            <w:rFonts w:ascii="Courier New" w:hAnsi="Courier New" w:cs="Courier New"/>
            <w:color w:val="808080"/>
            <w:sz w:val="20"/>
            <w:szCs w:val="20"/>
            <w:lang w:eastAsia="hu-HU"/>
          </w:rPr>
          <w:t>'</w:t>
        </w:r>
        <w:r w:rsidRPr="00BD5912">
          <w:rPr>
            <w:rFonts w:ascii="Courier New" w:hAnsi="Courier New" w:cs="Courier New"/>
            <w:b/>
            <w:bCs/>
            <w:color w:val="000080"/>
            <w:sz w:val="20"/>
            <w:szCs w:val="20"/>
            <w:lang w:eastAsia="hu-HU"/>
          </w:rPr>
          <w:t>,</w:t>
        </w:r>
        <w:r w:rsidRPr="00BD5912">
          <w:rPr>
            <w:rFonts w:ascii="Courier New" w:hAnsi="Courier New" w:cs="Courier New"/>
            <w:color w:val="000000"/>
            <w:sz w:val="20"/>
            <w:szCs w:val="20"/>
            <w:lang w:eastAsia="hu-HU"/>
          </w:rPr>
          <w:t xml:space="preserve"> </w:t>
        </w:r>
      </w:ins>
    </w:p>
    <w:p w14:paraId="46E6309C" w14:textId="77777777" w:rsidR="00BD5912" w:rsidRPr="00BD5912" w:rsidRDefault="00BD5912" w:rsidP="00BD5912">
      <w:pPr>
        <w:shd w:val="clear" w:color="auto" w:fill="FFFFFF"/>
        <w:spacing w:after="0" w:line="240" w:lineRule="auto"/>
        <w:jc w:val="left"/>
        <w:rPr>
          <w:ins w:id="524" w:author="Windows-felhasználó" w:date="2017-12-05T13:56:00Z"/>
          <w:rFonts w:ascii="Courier New" w:hAnsi="Courier New" w:cs="Courier New"/>
          <w:color w:val="000000"/>
          <w:sz w:val="20"/>
          <w:szCs w:val="20"/>
          <w:lang w:eastAsia="hu-HU"/>
        </w:rPr>
        <w:pPrChange w:id="525" w:author="Windows-felhasználó" w:date="2017-12-05T13:57:00Z">
          <w:pPr>
            <w:shd w:val="clear" w:color="auto" w:fill="FFFFFF"/>
            <w:spacing w:after="0" w:line="240" w:lineRule="auto"/>
            <w:ind w:firstLine="0"/>
            <w:jc w:val="left"/>
          </w:pPr>
        </w:pPrChange>
      </w:pPr>
      <w:ins w:id="526" w:author="Windows-felhasználó" w:date="2017-12-05T13:56:00Z">
        <w:r w:rsidRPr="00BD5912">
          <w:rPr>
            <w:rFonts w:ascii="Courier New" w:hAnsi="Courier New" w:cs="Courier New"/>
            <w:color w:val="000000"/>
            <w:sz w:val="20"/>
            <w:szCs w:val="20"/>
            <w:lang w:eastAsia="hu-HU"/>
          </w:rPr>
          <w:t xml:space="preserve">    </w:t>
        </w:r>
        <w:r w:rsidRPr="00BD5912">
          <w:rPr>
            <w:rFonts w:ascii="Courier New" w:hAnsi="Courier New" w:cs="Courier New"/>
            <w:color w:val="808080"/>
            <w:sz w:val="20"/>
            <w:szCs w:val="20"/>
            <w:lang w:eastAsia="hu-HU"/>
          </w:rPr>
          <w:t>'</w:t>
        </w:r>
        <w:proofErr w:type="spellStart"/>
        <w:r w:rsidRPr="00BD5912">
          <w:rPr>
            <w:rFonts w:ascii="Courier New" w:hAnsi="Courier New" w:cs="Courier New"/>
            <w:color w:val="808080"/>
            <w:sz w:val="20"/>
            <w:szCs w:val="20"/>
            <w:lang w:eastAsia="hu-HU"/>
          </w:rPr>
          <w:t>password</w:t>
        </w:r>
        <w:proofErr w:type="spellEnd"/>
        <w:r w:rsidRPr="00BD5912">
          <w:rPr>
            <w:rFonts w:ascii="Courier New" w:hAnsi="Courier New" w:cs="Courier New"/>
            <w:color w:val="808080"/>
            <w:sz w:val="20"/>
            <w:szCs w:val="20"/>
            <w:lang w:eastAsia="hu-HU"/>
          </w:rPr>
          <w:t>'</w:t>
        </w:r>
        <w:r w:rsidRPr="00BD5912">
          <w:rPr>
            <w:rFonts w:ascii="Courier New" w:hAnsi="Courier New" w:cs="Courier New"/>
            <w:b/>
            <w:bCs/>
            <w:color w:val="000080"/>
            <w:sz w:val="20"/>
            <w:szCs w:val="20"/>
            <w:lang w:eastAsia="hu-HU"/>
          </w:rPr>
          <w:t>:</w:t>
        </w:r>
        <w:r w:rsidRPr="00BD5912">
          <w:rPr>
            <w:rFonts w:ascii="Courier New" w:hAnsi="Courier New" w:cs="Courier New"/>
            <w:color w:val="000000"/>
            <w:sz w:val="20"/>
            <w:szCs w:val="20"/>
            <w:lang w:eastAsia="hu-HU"/>
          </w:rPr>
          <w:t xml:space="preserve"> </w:t>
        </w:r>
        <w:r w:rsidRPr="00BD5912">
          <w:rPr>
            <w:rFonts w:ascii="Courier New" w:hAnsi="Courier New" w:cs="Courier New"/>
            <w:color w:val="808080"/>
            <w:sz w:val="20"/>
            <w:szCs w:val="20"/>
            <w:lang w:eastAsia="hu-HU"/>
          </w:rPr>
          <w:t>'</w:t>
        </w:r>
        <w:proofErr w:type="spellStart"/>
        <w:r w:rsidRPr="00BD5912">
          <w:rPr>
            <w:rFonts w:ascii="Courier New" w:hAnsi="Courier New" w:cs="Courier New"/>
            <w:color w:val="808080"/>
            <w:sz w:val="20"/>
            <w:szCs w:val="20"/>
            <w:lang w:eastAsia="hu-HU"/>
          </w:rPr>
          <w:t>schlieffenplan</w:t>
        </w:r>
        <w:proofErr w:type="spellEnd"/>
        <w:r w:rsidRPr="00BD5912">
          <w:rPr>
            <w:rFonts w:ascii="Courier New" w:hAnsi="Courier New" w:cs="Courier New"/>
            <w:color w:val="808080"/>
            <w:sz w:val="20"/>
            <w:szCs w:val="20"/>
            <w:lang w:eastAsia="hu-HU"/>
          </w:rPr>
          <w:t>'</w:t>
        </w:r>
        <w:r w:rsidRPr="00BD5912">
          <w:rPr>
            <w:rFonts w:ascii="Courier New" w:hAnsi="Courier New" w:cs="Courier New"/>
            <w:b/>
            <w:bCs/>
            <w:color w:val="000080"/>
            <w:sz w:val="20"/>
            <w:szCs w:val="20"/>
            <w:lang w:eastAsia="hu-HU"/>
          </w:rPr>
          <w:t>,</w:t>
        </w:r>
        <w:r w:rsidRPr="00BD5912">
          <w:rPr>
            <w:rFonts w:ascii="Courier New" w:hAnsi="Courier New" w:cs="Courier New"/>
            <w:color w:val="000000"/>
            <w:sz w:val="20"/>
            <w:szCs w:val="20"/>
            <w:lang w:eastAsia="hu-HU"/>
          </w:rPr>
          <w:t xml:space="preserve"> </w:t>
        </w:r>
      </w:ins>
    </w:p>
    <w:p w14:paraId="07E3BDD9" w14:textId="77777777" w:rsidR="00BD5912" w:rsidRPr="00BD5912" w:rsidRDefault="00BD5912" w:rsidP="00BD5912">
      <w:pPr>
        <w:shd w:val="clear" w:color="auto" w:fill="FFFFFF"/>
        <w:spacing w:after="0" w:line="240" w:lineRule="auto"/>
        <w:jc w:val="left"/>
        <w:rPr>
          <w:ins w:id="527" w:author="Windows-felhasználó" w:date="2017-12-05T13:56:00Z"/>
          <w:rFonts w:ascii="Courier New" w:hAnsi="Courier New" w:cs="Courier New"/>
          <w:color w:val="000000"/>
          <w:sz w:val="20"/>
          <w:szCs w:val="20"/>
          <w:lang w:eastAsia="hu-HU"/>
        </w:rPr>
        <w:pPrChange w:id="528" w:author="Windows-felhasználó" w:date="2017-12-05T13:57:00Z">
          <w:pPr>
            <w:shd w:val="clear" w:color="auto" w:fill="FFFFFF"/>
            <w:spacing w:after="0" w:line="240" w:lineRule="auto"/>
            <w:ind w:firstLine="0"/>
            <w:jc w:val="left"/>
          </w:pPr>
        </w:pPrChange>
      </w:pPr>
      <w:ins w:id="529" w:author="Windows-felhasználó" w:date="2017-12-05T13:56:00Z">
        <w:r w:rsidRPr="00BD5912">
          <w:rPr>
            <w:rFonts w:ascii="Courier New" w:hAnsi="Courier New" w:cs="Courier New"/>
            <w:color w:val="000000"/>
            <w:sz w:val="20"/>
            <w:szCs w:val="20"/>
            <w:lang w:eastAsia="hu-HU"/>
          </w:rPr>
          <w:t xml:space="preserve">    </w:t>
        </w:r>
        <w:r w:rsidRPr="00BD5912">
          <w:rPr>
            <w:rFonts w:ascii="Courier New" w:hAnsi="Courier New" w:cs="Courier New"/>
            <w:color w:val="808080"/>
            <w:sz w:val="20"/>
            <w:szCs w:val="20"/>
            <w:lang w:eastAsia="hu-HU"/>
          </w:rPr>
          <w:t>'</w:t>
        </w:r>
        <w:proofErr w:type="spellStart"/>
        <w:r w:rsidRPr="00BD5912">
          <w:rPr>
            <w:rFonts w:ascii="Courier New" w:hAnsi="Courier New" w:cs="Courier New"/>
            <w:color w:val="808080"/>
            <w:sz w:val="20"/>
            <w:szCs w:val="20"/>
            <w:lang w:eastAsia="hu-HU"/>
          </w:rPr>
          <w:t>host</w:t>
        </w:r>
        <w:proofErr w:type="spellEnd"/>
        <w:r w:rsidRPr="00BD5912">
          <w:rPr>
            <w:rFonts w:ascii="Courier New" w:hAnsi="Courier New" w:cs="Courier New"/>
            <w:color w:val="808080"/>
            <w:sz w:val="20"/>
            <w:szCs w:val="20"/>
            <w:lang w:eastAsia="hu-HU"/>
          </w:rPr>
          <w:t>'</w:t>
        </w:r>
        <w:r w:rsidRPr="00BD5912">
          <w:rPr>
            <w:rFonts w:ascii="Courier New" w:hAnsi="Courier New" w:cs="Courier New"/>
            <w:b/>
            <w:bCs/>
            <w:color w:val="000080"/>
            <w:sz w:val="20"/>
            <w:szCs w:val="20"/>
            <w:lang w:eastAsia="hu-HU"/>
          </w:rPr>
          <w:t>:</w:t>
        </w:r>
        <w:r w:rsidRPr="00BD5912">
          <w:rPr>
            <w:rFonts w:ascii="Courier New" w:hAnsi="Courier New" w:cs="Courier New"/>
            <w:color w:val="000000"/>
            <w:sz w:val="20"/>
            <w:szCs w:val="20"/>
            <w:lang w:eastAsia="hu-HU"/>
          </w:rPr>
          <w:t xml:space="preserve"> </w:t>
        </w:r>
        <w:r w:rsidRPr="00BD5912">
          <w:rPr>
            <w:rFonts w:ascii="Courier New" w:hAnsi="Courier New" w:cs="Courier New"/>
            <w:color w:val="808080"/>
            <w:sz w:val="20"/>
            <w:szCs w:val="20"/>
            <w:lang w:eastAsia="hu-HU"/>
          </w:rPr>
          <w:t>'</w:t>
        </w:r>
        <w:proofErr w:type="spellStart"/>
        <w:r w:rsidRPr="00BD5912">
          <w:rPr>
            <w:rFonts w:ascii="Courier New" w:hAnsi="Courier New" w:cs="Courier New"/>
            <w:color w:val="808080"/>
            <w:sz w:val="20"/>
            <w:szCs w:val="20"/>
            <w:lang w:eastAsia="hu-HU"/>
          </w:rPr>
          <w:t>localhost</w:t>
        </w:r>
        <w:proofErr w:type="spellEnd"/>
        <w:r w:rsidRPr="00BD5912">
          <w:rPr>
            <w:rFonts w:ascii="Courier New" w:hAnsi="Courier New" w:cs="Courier New"/>
            <w:color w:val="808080"/>
            <w:sz w:val="20"/>
            <w:szCs w:val="20"/>
            <w:lang w:eastAsia="hu-HU"/>
          </w:rPr>
          <w:t>'</w:t>
        </w:r>
        <w:r w:rsidRPr="00BD5912">
          <w:rPr>
            <w:rFonts w:ascii="Courier New" w:hAnsi="Courier New" w:cs="Courier New"/>
            <w:b/>
            <w:bCs/>
            <w:color w:val="000080"/>
            <w:sz w:val="20"/>
            <w:szCs w:val="20"/>
            <w:lang w:eastAsia="hu-HU"/>
          </w:rPr>
          <w:t>,</w:t>
        </w:r>
        <w:r w:rsidRPr="00BD5912">
          <w:rPr>
            <w:rFonts w:ascii="Courier New" w:hAnsi="Courier New" w:cs="Courier New"/>
            <w:color w:val="000000"/>
            <w:sz w:val="20"/>
            <w:szCs w:val="20"/>
            <w:lang w:eastAsia="hu-HU"/>
          </w:rPr>
          <w:t xml:space="preserve"> </w:t>
        </w:r>
      </w:ins>
    </w:p>
    <w:p w14:paraId="46F6D3E5" w14:textId="77777777" w:rsidR="00BD5912" w:rsidRPr="00BD5912" w:rsidRDefault="00BD5912" w:rsidP="00BD5912">
      <w:pPr>
        <w:shd w:val="clear" w:color="auto" w:fill="FFFFFF"/>
        <w:spacing w:after="0" w:line="240" w:lineRule="auto"/>
        <w:jc w:val="left"/>
        <w:rPr>
          <w:ins w:id="530" w:author="Windows-felhasználó" w:date="2017-12-05T13:56:00Z"/>
          <w:rFonts w:ascii="Courier New" w:hAnsi="Courier New" w:cs="Courier New"/>
          <w:color w:val="000000"/>
          <w:sz w:val="20"/>
          <w:szCs w:val="20"/>
          <w:lang w:eastAsia="hu-HU"/>
        </w:rPr>
        <w:pPrChange w:id="531" w:author="Windows-felhasználó" w:date="2017-12-05T13:57:00Z">
          <w:pPr>
            <w:shd w:val="clear" w:color="auto" w:fill="FFFFFF"/>
            <w:spacing w:after="0" w:line="240" w:lineRule="auto"/>
            <w:ind w:firstLine="0"/>
            <w:jc w:val="left"/>
          </w:pPr>
        </w:pPrChange>
      </w:pPr>
      <w:ins w:id="532" w:author="Windows-felhasználó" w:date="2017-12-05T13:56:00Z">
        <w:r w:rsidRPr="00BD5912">
          <w:rPr>
            <w:rFonts w:ascii="Courier New" w:hAnsi="Courier New" w:cs="Courier New"/>
            <w:color w:val="000000"/>
            <w:sz w:val="20"/>
            <w:szCs w:val="20"/>
            <w:lang w:eastAsia="hu-HU"/>
          </w:rPr>
          <w:t xml:space="preserve">    </w:t>
        </w:r>
        <w:r w:rsidRPr="00BD5912">
          <w:rPr>
            <w:rFonts w:ascii="Courier New" w:hAnsi="Courier New" w:cs="Courier New"/>
            <w:color w:val="808080"/>
            <w:sz w:val="20"/>
            <w:szCs w:val="20"/>
            <w:lang w:eastAsia="hu-HU"/>
          </w:rPr>
          <w:t>'</w:t>
        </w:r>
        <w:proofErr w:type="spellStart"/>
        <w:r w:rsidRPr="00BD5912">
          <w:rPr>
            <w:rFonts w:ascii="Courier New" w:hAnsi="Courier New" w:cs="Courier New"/>
            <w:color w:val="808080"/>
            <w:sz w:val="20"/>
            <w:szCs w:val="20"/>
            <w:lang w:eastAsia="hu-HU"/>
          </w:rPr>
          <w:t>database</w:t>
        </w:r>
        <w:proofErr w:type="spellEnd"/>
        <w:r w:rsidRPr="00BD5912">
          <w:rPr>
            <w:rFonts w:ascii="Courier New" w:hAnsi="Courier New" w:cs="Courier New"/>
            <w:color w:val="808080"/>
            <w:sz w:val="20"/>
            <w:szCs w:val="20"/>
            <w:lang w:eastAsia="hu-HU"/>
          </w:rPr>
          <w:t>'</w:t>
        </w:r>
        <w:r w:rsidRPr="00BD5912">
          <w:rPr>
            <w:rFonts w:ascii="Courier New" w:hAnsi="Courier New" w:cs="Courier New"/>
            <w:b/>
            <w:bCs/>
            <w:color w:val="000080"/>
            <w:sz w:val="20"/>
            <w:szCs w:val="20"/>
            <w:lang w:eastAsia="hu-HU"/>
          </w:rPr>
          <w:t>:</w:t>
        </w:r>
        <w:r w:rsidRPr="00BD5912">
          <w:rPr>
            <w:rFonts w:ascii="Courier New" w:hAnsi="Courier New" w:cs="Courier New"/>
            <w:color w:val="000000"/>
            <w:sz w:val="20"/>
            <w:szCs w:val="20"/>
            <w:lang w:eastAsia="hu-HU"/>
          </w:rPr>
          <w:t xml:space="preserve"> </w:t>
        </w:r>
        <w:r w:rsidRPr="00BD5912">
          <w:rPr>
            <w:rFonts w:ascii="Courier New" w:hAnsi="Courier New" w:cs="Courier New"/>
            <w:color w:val="808080"/>
            <w:sz w:val="20"/>
            <w:szCs w:val="20"/>
            <w:lang w:eastAsia="hu-HU"/>
          </w:rPr>
          <w:t>'PLANT_CARE'</w:t>
        </w:r>
      </w:ins>
    </w:p>
    <w:p w14:paraId="062BDC86" w14:textId="707C3DF2" w:rsidR="00BD5912" w:rsidRDefault="00BD5912" w:rsidP="00BD5912">
      <w:pPr>
        <w:shd w:val="clear" w:color="auto" w:fill="FFFFFF"/>
        <w:spacing w:after="0" w:line="240" w:lineRule="auto"/>
        <w:jc w:val="left"/>
        <w:rPr>
          <w:ins w:id="533" w:author="Windows-felhasználó" w:date="2017-12-05T13:57:00Z"/>
          <w:rFonts w:ascii="Courier New" w:hAnsi="Courier New" w:cs="Courier New"/>
          <w:b/>
          <w:bCs/>
          <w:color w:val="000080"/>
          <w:sz w:val="20"/>
          <w:szCs w:val="20"/>
          <w:lang w:eastAsia="hu-HU"/>
        </w:rPr>
        <w:pPrChange w:id="534" w:author="Windows-felhasználó" w:date="2017-12-05T13:57:00Z">
          <w:pPr>
            <w:shd w:val="clear" w:color="auto" w:fill="FFFFFF"/>
            <w:spacing w:after="0" w:line="240" w:lineRule="auto"/>
            <w:ind w:firstLine="0"/>
            <w:jc w:val="left"/>
          </w:pPr>
        </w:pPrChange>
      </w:pPr>
      <w:ins w:id="535" w:author="Windows-felhasználó" w:date="2017-12-05T13:56:00Z">
        <w:r w:rsidRPr="00BD5912">
          <w:rPr>
            <w:rFonts w:ascii="Courier New" w:hAnsi="Courier New" w:cs="Courier New"/>
            <w:b/>
            <w:bCs/>
            <w:color w:val="000080"/>
            <w:sz w:val="20"/>
            <w:szCs w:val="20"/>
            <w:lang w:eastAsia="hu-HU"/>
          </w:rPr>
          <w:t>}</w:t>
        </w:r>
      </w:ins>
    </w:p>
    <w:p w14:paraId="4930EF6B" w14:textId="77777777" w:rsidR="00BD5912" w:rsidRPr="00BD5912" w:rsidRDefault="00BD5912" w:rsidP="00BD5912">
      <w:pPr>
        <w:shd w:val="clear" w:color="auto" w:fill="FFFFFF"/>
        <w:spacing w:after="0" w:line="240" w:lineRule="auto"/>
        <w:jc w:val="left"/>
        <w:rPr>
          <w:ins w:id="536" w:author="Windows-felhasználó" w:date="2017-12-05T13:57:00Z"/>
          <w:rFonts w:ascii="Courier New" w:hAnsi="Courier New" w:cs="Courier New"/>
          <w:color w:val="000000"/>
          <w:sz w:val="20"/>
          <w:szCs w:val="20"/>
          <w:lang w:eastAsia="hu-HU"/>
        </w:rPr>
        <w:pPrChange w:id="537" w:author="Windows-felhasználó" w:date="2017-12-05T13:57:00Z">
          <w:pPr>
            <w:shd w:val="clear" w:color="auto" w:fill="FFFFFF"/>
            <w:spacing w:after="0" w:line="240" w:lineRule="auto"/>
            <w:ind w:firstLine="0"/>
            <w:jc w:val="left"/>
          </w:pPr>
        </w:pPrChange>
      </w:pPr>
      <w:proofErr w:type="spellStart"/>
      <w:proofErr w:type="gramStart"/>
      <w:ins w:id="538" w:author="Windows-felhasználó" w:date="2017-12-05T13:57:00Z">
        <w:r w:rsidRPr="00BD5912">
          <w:rPr>
            <w:rFonts w:ascii="Courier New" w:hAnsi="Courier New" w:cs="Courier New"/>
            <w:color w:val="000000"/>
            <w:sz w:val="20"/>
            <w:szCs w:val="20"/>
            <w:lang w:eastAsia="hu-HU"/>
          </w:rPr>
          <w:t>db</w:t>
        </w:r>
        <w:proofErr w:type="gramEnd"/>
        <w:r w:rsidRPr="00BD5912">
          <w:rPr>
            <w:rFonts w:ascii="Courier New" w:hAnsi="Courier New" w:cs="Courier New"/>
            <w:color w:val="000000"/>
            <w:sz w:val="20"/>
            <w:szCs w:val="20"/>
            <w:lang w:eastAsia="hu-HU"/>
          </w:rPr>
          <w:t>_cnx</w:t>
        </w:r>
        <w:proofErr w:type="spellEnd"/>
        <w:r w:rsidRPr="00BD5912">
          <w:rPr>
            <w:rFonts w:ascii="Courier New" w:hAnsi="Courier New" w:cs="Courier New"/>
            <w:color w:val="000000"/>
            <w:sz w:val="20"/>
            <w:szCs w:val="20"/>
            <w:lang w:eastAsia="hu-HU"/>
          </w:rPr>
          <w:t xml:space="preserve"> </w:t>
        </w:r>
        <w:r w:rsidRPr="00BD5912">
          <w:rPr>
            <w:rFonts w:ascii="Courier New" w:hAnsi="Courier New" w:cs="Courier New"/>
            <w:b/>
            <w:bCs/>
            <w:color w:val="000080"/>
            <w:sz w:val="20"/>
            <w:szCs w:val="20"/>
            <w:lang w:eastAsia="hu-HU"/>
          </w:rPr>
          <w:t>=</w:t>
        </w:r>
        <w:r w:rsidRPr="00BD5912">
          <w:rPr>
            <w:rFonts w:ascii="Courier New" w:hAnsi="Courier New" w:cs="Courier New"/>
            <w:color w:val="000000"/>
            <w:sz w:val="20"/>
            <w:szCs w:val="20"/>
            <w:lang w:eastAsia="hu-HU"/>
          </w:rPr>
          <w:t xml:space="preserve"> </w:t>
        </w:r>
        <w:proofErr w:type="spellStart"/>
        <w:r w:rsidRPr="00BD5912">
          <w:rPr>
            <w:rFonts w:ascii="Courier New" w:hAnsi="Courier New" w:cs="Courier New"/>
            <w:color w:val="000000"/>
            <w:sz w:val="20"/>
            <w:szCs w:val="20"/>
            <w:lang w:eastAsia="hu-HU"/>
          </w:rPr>
          <w:t>mysql</w:t>
        </w:r>
        <w:r w:rsidRPr="00BD5912">
          <w:rPr>
            <w:rFonts w:ascii="Courier New" w:hAnsi="Courier New" w:cs="Courier New"/>
            <w:b/>
            <w:bCs/>
            <w:color w:val="000080"/>
            <w:sz w:val="20"/>
            <w:szCs w:val="20"/>
            <w:lang w:eastAsia="hu-HU"/>
          </w:rPr>
          <w:t>.</w:t>
        </w:r>
        <w:r w:rsidRPr="00BD5912">
          <w:rPr>
            <w:rFonts w:ascii="Courier New" w:hAnsi="Courier New" w:cs="Courier New"/>
            <w:color w:val="000000"/>
            <w:sz w:val="20"/>
            <w:szCs w:val="20"/>
            <w:lang w:eastAsia="hu-HU"/>
          </w:rPr>
          <w:t>connector</w:t>
        </w:r>
        <w:r w:rsidRPr="00BD5912">
          <w:rPr>
            <w:rFonts w:ascii="Courier New" w:hAnsi="Courier New" w:cs="Courier New"/>
            <w:b/>
            <w:bCs/>
            <w:color w:val="000080"/>
            <w:sz w:val="20"/>
            <w:szCs w:val="20"/>
            <w:lang w:eastAsia="hu-HU"/>
          </w:rPr>
          <w:t>.</w:t>
        </w:r>
        <w:r w:rsidRPr="00BD5912">
          <w:rPr>
            <w:rFonts w:ascii="Courier New" w:hAnsi="Courier New" w:cs="Courier New"/>
            <w:color w:val="000000"/>
            <w:sz w:val="20"/>
            <w:szCs w:val="20"/>
            <w:lang w:eastAsia="hu-HU"/>
          </w:rPr>
          <w:t>connect</w:t>
        </w:r>
        <w:proofErr w:type="spellEnd"/>
        <w:r w:rsidRPr="00BD5912">
          <w:rPr>
            <w:rFonts w:ascii="Courier New" w:hAnsi="Courier New" w:cs="Courier New"/>
            <w:b/>
            <w:bCs/>
            <w:color w:val="000080"/>
            <w:sz w:val="20"/>
            <w:szCs w:val="20"/>
            <w:lang w:eastAsia="hu-HU"/>
          </w:rPr>
          <w:t>(**</w:t>
        </w:r>
        <w:proofErr w:type="spellStart"/>
        <w:r w:rsidRPr="00BD5912">
          <w:rPr>
            <w:rFonts w:ascii="Courier New" w:hAnsi="Courier New" w:cs="Courier New"/>
            <w:color w:val="000000"/>
            <w:sz w:val="20"/>
            <w:szCs w:val="20"/>
            <w:lang w:eastAsia="hu-HU"/>
          </w:rPr>
          <w:t>db_config</w:t>
        </w:r>
        <w:proofErr w:type="spellEnd"/>
        <w:r w:rsidRPr="00BD5912">
          <w:rPr>
            <w:rFonts w:ascii="Courier New" w:hAnsi="Courier New" w:cs="Courier New"/>
            <w:b/>
            <w:bCs/>
            <w:color w:val="000080"/>
            <w:sz w:val="20"/>
            <w:szCs w:val="20"/>
            <w:lang w:eastAsia="hu-HU"/>
          </w:rPr>
          <w:t>)</w:t>
        </w:r>
      </w:ins>
    </w:p>
    <w:p w14:paraId="755DC00C" w14:textId="77777777" w:rsidR="00BD5912" w:rsidRPr="00BD5912" w:rsidRDefault="00BD5912" w:rsidP="00BD5912">
      <w:pPr>
        <w:shd w:val="clear" w:color="auto" w:fill="FFFFFF"/>
        <w:spacing w:after="0" w:line="240" w:lineRule="auto"/>
        <w:jc w:val="left"/>
        <w:rPr>
          <w:ins w:id="539" w:author="Windows-felhasználó" w:date="2017-12-05T13:57:00Z"/>
          <w:lang w:eastAsia="hu-HU"/>
        </w:rPr>
        <w:pPrChange w:id="540" w:author="Windows-felhasználó" w:date="2017-12-05T13:57:00Z">
          <w:pPr>
            <w:shd w:val="clear" w:color="auto" w:fill="FFFFFF"/>
            <w:spacing w:after="0" w:line="240" w:lineRule="auto"/>
            <w:ind w:firstLine="0"/>
            <w:jc w:val="left"/>
          </w:pPr>
        </w:pPrChange>
      </w:pPr>
      <w:proofErr w:type="spellStart"/>
      <w:proofErr w:type="gramStart"/>
      <w:ins w:id="541" w:author="Windows-felhasználó" w:date="2017-12-05T13:57:00Z">
        <w:r w:rsidRPr="00BD5912">
          <w:rPr>
            <w:rFonts w:ascii="Courier New" w:hAnsi="Courier New" w:cs="Courier New"/>
            <w:color w:val="000000"/>
            <w:sz w:val="20"/>
            <w:szCs w:val="20"/>
            <w:lang w:eastAsia="hu-HU"/>
          </w:rPr>
          <w:t>db</w:t>
        </w:r>
        <w:proofErr w:type="gramEnd"/>
        <w:r w:rsidRPr="00BD5912">
          <w:rPr>
            <w:rFonts w:ascii="Courier New" w:hAnsi="Courier New" w:cs="Courier New"/>
            <w:color w:val="000000"/>
            <w:sz w:val="20"/>
            <w:szCs w:val="20"/>
            <w:lang w:eastAsia="hu-HU"/>
          </w:rPr>
          <w:t>_cursor</w:t>
        </w:r>
        <w:proofErr w:type="spellEnd"/>
        <w:r w:rsidRPr="00BD5912">
          <w:rPr>
            <w:rFonts w:ascii="Courier New" w:hAnsi="Courier New" w:cs="Courier New"/>
            <w:color w:val="000000"/>
            <w:sz w:val="20"/>
            <w:szCs w:val="20"/>
            <w:lang w:eastAsia="hu-HU"/>
          </w:rPr>
          <w:t xml:space="preserve"> </w:t>
        </w:r>
        <w:r w:rsidRPr="00BD5912">
          <w:rPr>
            <w:rFonts w:ascii="Courier New" w:hAnsi="Courier New" w:cs="Courier New"/>
            <w:b/>
            <w:bCs/>
            <w:color w:val="000080"/>
            <w:sz w:val="20"/>
            <w:szCs w:val="20"/>
            <w:lang w:eastAsia="hu-HU"/>
          </w:rPr>
          <w:t>=</w:t>
        </w:r>
        <w:r w:rsidRPr="00BD5912">
          <w:rPr>
            <w:rFonts w:ascii="Courier New" w:hAnsi="Courier New" w:cs="Courier New"/>
            <w:color w:val="000000"/>
            <w:sz w:val="20"/>
            <w:szCs w:val="20"/>
            <w:lang w:eastAsia="hu-HU"/>
          </w:rPr>
          <w:t xml:space="preserve"> </w:t>
        </w:r>
        <w:proofErr w:type="spellStart"/>
        <w:r w:rsidRPr="00BD5912">
          <w:rPr>
            <w:rFonts w:ascii="Courier New" w:hAnsi="Courier New" w:cs="Courier New"/>
            <w:color w:val="000000"/>
            <w:sz w:val="20"/>
            <w:szCs w:val="20"/>
            <w:lang w:eastAsia="hu-HU"/>
          </w:rPr>
          <w:t>db_cnx</w:t>
        </w:r>
        <w:r w:rsidRPr="00BD5912">
          <w:rPr>
            <w:rFonts w:ascii="Courier New" w:hAnsi="Courier New" w:cs="Courier New"/>
            <w:b/>
            <w:bCs/>
            <w:color w:val="000080"/>
            <w:sz w:val="20"/>
            <w:szCs w:val="20"/>
            <w:lang w:eastAsia="hu-HU"/>
          </w:rPr>
          <w:t>.</w:t>
        </w:r>
        <w:r w:rsidRPr="00BD5912">
          <w:rPr>
            <w:rFonts w:ascii="Courier New" w:hAnsi="Courier New" w:cs="Courier New"/>
            <w:color w:val="000000"/>
            <w:sz w:val="20"/>
            <w:szCs w:val="20"/>
            <w:lang w:eastAsia="hu-HU"/>
          </w:rPr>
          <w:t>cursor</w:t>
        </w:r>
        <w:proofErr w:type="spellEnd"/>
        <w:r w:rsidRPr="00BD5912">
          <w:rPr>
            <w:rFonts w:ascii="Courier New" w:hAnsi="Courier New" w:cs="Courier New"/>
            <w:b/>
            <w:bCs/>
            <w:color w:val="000080"/>
            <w:sz w:val="20"/>
            <w:szCs w:val="20"/>
            <w:lang w:eastAsia="hu-HU"/>
          </w:rPr>
          <w:t>()</w:t>
        </w:r>
      </w:ins>
    </w:p>
    <w:p w14:paraId="6C4B3C59" w14:textId="77777777" w:rsidR="00BD5912" w:rsidRDefault="00BD5912">
      <w:pPr>
        <w:rPr>
          <w:ins w:id="542" w:author="Windows-felhasználó" w:date="2017-12-05T13:56:00Z"/>
        </w:rPr>
      </w:pPr>
    </w:p>
    <w:p w14:paraId="09824B9D" w14:textId="6EDB40A0" w:rsidR="00CB5452" w:rsidRDefault="00CB5452">
      <w:r w:rsidRPr="0093168B">
        <w:t xml:space="preserve">Importálom a </w:t>
      </w:r>
      <w:proofErr w:type="spellStart"/>
      <w:proofErr w:type="gramStart"/>
      <w:r w:rsidRPr="0093168B">
        <w:rPr>
          <w:b/>
        </w:rPr>
        <w:t>mysql.connector</w:t>
      </w:r>
      <w:proofErr w:type="spellEnd"/>
      <w:r>
        <w:t xml:space="preserve"> könyvtárat</w:t>
      </w:r>
      <w:proofErr w:type="gramEnd"/>
      <w:r w:rsidR="00B45567">
        <w:t>, és</w:t>
      </w:r>
      <w:r>
        <w:t xml:space="preserve"> </w:t>
      </w:r>
      <w:r w:rsidR="00B45567">
        <w:t xml:space="preserve">megadom az adatbáziskapcsolat adatait. A </w:t>
      </w:r>
      <w:proofErr w:type="spellStart"/>
      <w:r w:rsidR="00B45567" w:rsidRPr="004C64AD">
        <w:rPr>
          <w:rPrChange w:id="543" w:author="Windows-felhasználó" w:date="2017-12-05T22:06:00Z">
            <w:rPr>
              <w:b/>
            </w:rPr>
          </w:rPrChange>
        </w:rPr>
        <w:t>db_cnx</w:t>
      </w:r>
      <w:proofErr w:type="spellEnd"/>
      <w:r w:rsidR="00B45567">
        <w:rPr>
          <w:b/>
        </w:rPr>
        <w:t xml:space="preserve"> </w:t>
      </w:r>
      <w:r w:rsidR="00B45567">
        <w:t xml:space="preserve">változó az adatbázis kapcsolatot </w:t>
      </w:r>
      <w:proofErr w:type="gramStart"/>
      <w:r w:rsidR="00B45567">
        <w:t>reprezentálja</w:t>
      </w:r>
      <w:proofErr w:type="gramEnd"/>
      <w:r w:rsidR="00B45567">
        <w:t xml:space="preserve">, a </w:t>
      </w:r>
      <w:proofErr w:type="spellStart"/>
      <w:r w:rsidR="00B45567" w:rsidRPr="004C64AD">
        <w:rPr>
          <w:rPrChange w:id="544" w:author="Windows-felhasználó" w:date="2017-12-05T22:07:00Z">
            <w:rPr>
              <w:b/>
            </w:rPr>
          </w:rPrChange>
        </w:rPr>
        <w:t>db_cursor</w:t>
      </w:r>
      <w:r w:rsidR="00B45567" w:rsidRPr="0093168B">
        <w:t>-ra</w:t>
      </w:r>
      <w:proofErr w:type="spellEnd"/>
      <w:r w:rsidR="00B45567">
        <w:t xml:space="preserve"> pedig azért van szükség, mert azon keresztül tudjuk a lekérdezéseket végrehajtani. Egy ilyen lekérdezés a következőképpen történik:</w:t>
      </w:r>
    </w:p>
    <w:p w14:paraId="75A3D93C" w14:textId="77777777" w:rsidR="00BD5912" w:rsidRPr="00BD5912" w:rsidRDefault="00BD5912" w:rsidP="00BD5912">
      <w:pPr>
        <w:shd w:val="clear" w:color="auto" w:fill="FFFFFF"/>
        <w:spacing w:after="0" w:line="240" w:lineRule="auto"/>
        <w:jc w:val="left"/>
        <w:rPr>
          <w:ins w:id="545" w:author="Windows-felhasználó" w:date="2017-12-05T13:58:00Z"/>
          <w:rFonts w:ascii="Courier New" w:hAnsi="Courier New" w:cs="Courier New"/>
          <w:color w:val="000000"/>
          <w:sz w:val="20"/>
          <w:szCs w:val="20"/>
          <w:lang w:eastAsia="hu-HU"/>
        </w:rPr>
        <w:pPrChange w:id="546" w:author="Windows-felhasználó" w:date="2017-12-05T13:58:00Z">
          <w:pPr>
            <w:shd w:val="clear" w:color="auto" w:fill="FFFFFF"/>
            <w:spacing w:after="0" w:line="240" w:lineRule="auto"/>
            <w:ind w:firstLine="0"/>
            <w:jc w:val="left"/>
          </w:pPr>
        </w:pPrChange>
      </w:pPr>
      <w:proofErr w:type="spellStart"/>
      <w:ins w:id="547" w:author="Windows-felhasználó" w:date="2017-12-05T13:58:00Z">
        <w:r w:rsidRPr="00BD5912">
          <w:rPr>
            <w:rFonts w:ascii="Courier New" w:hAnsi="Courier New" w:cs="Courier New"/>
            <w:color w:val="000000"/>
            <w:sz w:val="20"/>
            <w:szCs w:val="20"/>
            <w:lang w:eastAsia="hu-HU"/>
          </w:rPr>
          <w:t>get_pots</w:t>
        </w:r>
        <w:proofErr w:type="spellEnd"/>
        <w:r w:rsidRPr="00BD5912">
          <w:rPr>
            <w:rFonts w:ascii="Courier New" w:hAnsi="Courier New" w:cs="Courier New"/>
            <w:color w:val="000000"/>
            <w:sz w:val="20"/>
            <w:szCs w:val="20"/>
            <w:lang w:eastAsia="hu-HU"/>
          </w:rPr>
          <w:t xml:space="preserve"> </w:t>
        </w:r>
        <w:r w:rsidRPr="00BD5912">
          <w:rPr>
            <w:rFonts w:ascii="Courier New" w:hAnsi="Courier New" w:cs="Courier New"/>
            <w:b/>
            <w:bCs/>
            <w:color w:val="000080"/>
            <w:sz w:val="20"/>
            <w:szCs w:val="20"/>
            <w:lang w:eastAsia="hu-HU"/>
          </w:rPr>
          <w:t>=</w:t>
        </w:r>
        <w:r w:rsidRPr="00BD5912">
          <w:rPr>
            <w:rFonts w:ascii="Courier New" w:hAnsi="Courier New" w:cs="Courier New"/>
            <w:color w:val="000000"/>
            <w:sz w:val="20"/>
            <w:szCs w:val="20"/>
            <w:lang w:eastAsia="hu-HU"/>
          </w:rPr>
          <w:t xml:space="preserve"> </w:t>
        </w:r>
        <w:r w:rsidRPr="00BD5912">
          <w:rPr>
            <w:rFonts w:ascii="Courier New" w:hAnsi="Courier New" w:cs="Courier New"/>
            <w:b/>
            <w:bCs/>
            <w:color w:val="000080"/>
            <w:sz w:val="20"/>
            <w:szCs w:val="20"/>
            <w:lang w:eastAsia="hu-HU"/>
          </w:rPr>
          <w:t>(</w:t>
        </w:r>
        <w:r w:rsidRPr="00BD5912">
          <w:rPr>
            <w:rFonts w:ascii="Courier New" w:hAnsi="Courier New" w:cs="Courier New"/>
            <w:color w:val="808080"/>
            <w:sz w:val="20"/>
            <w:szCs w:val="20"/>
            <w:lang w:eastAsia="hu-HU"/>
          </w:rPr>
          <w:t>"</w:t>
        </w:r>
        <w:proofErr w:type="spellStart"/>
        <w:r w:rsidRPr="00BD5912">
          <w:rPr>
            <w:rFonts w:ascii="Courier New" w:hAnsi="Courier New" w:cs="Courier New"/>
            <w:color w:val="808080"/>
            <w:sz w:val="20"/>
            <w:szCs w:val="20"/>
            <w:lang w:eastAsia="hu-HU"/>
          </w:rPr>
          <w:t>select</w:t>
        </w:r>
        <w:proofErr w:type="spellEnd"/>
        <w:r w:rsidRPr="00BD5912">
          <w:rPr>
            <w:rFonts w:ascii="Courier New" w:hAnsi="Courier New" w:cs="Courier New"/>
            <w:color w:val="808080"/>
            <w:sz w:val="20"/>
            <w:szCs w:val="20"/>
            <w:lang w:eastAsia="hu-HU"/>
          </w:rPr>
          <w:t xml:space="preserve"> </w:t>
        </w:r>
        <w:proofErr w:type="gramStart"/>
        <w:r w:rsidRPr="00BD5912">
          <w:rPr>
            <w:rFonts w:ascii="Courier New" w:hAnsi="Courier New" w:cs="Courier New"/>
            <w:color w:val="808080"/>
            <w:sz w:val="20"/>
            <w:szCs w:val="20"/>
            <w:lang w:eastAsia="hu-HU"/>
          </w:rPr>
          <w:t>COUNT(</w:t>
        </w:r>
        <w:proofErr w:type="gramEnd"/>
        <w:r w:rsidRPr="00BD5912">
          <w:rPr>
            <w:rFonts w:ascii="Courier New" w:hAnsi="Courier New" w:cs="Courier New"/>
            <w:color w:val="808080"/>
            <w:sz w:val="20"/>
            <w:szCs w:val="20"/>
            <w:lang w:eastAsia="hu-HU"/>
          </w:rPr>
          <w:t xml:space="preserve">*) </w:t>
        </w:r>
        <w:proofErr w:type="spellStart"/>
        <w:r w:rsidRPr="00BD5912">
          <w:rPr>
            <w:rFonts w:ascii="Courier New" w:hAnsi="Courier New" w:cs="Courier New"/>
            <w:color w:val="808080"/>
            <w:sz w:val="20"/>
            <w:szCs w:val="20"/>
            <w:lang w:eastAsia="hu-HU"/>
          </w:rPr>
          <w:t>from</w:t>
        </w:r>
        <w:proofErr w:type="spellEnd"/>
        <w:r w:rsidRPr="00BD5912">
          <w:rPr>
            <w:rFonts w:ascii="Courier New" w:hAnsi="Courier New" w:cs="Courier New"/>
            <w:color w:val="808080"/>
            <w:sz w:val="20"/>
            <w:szCs w:val="20"/>
            <w:lang w:eastAsia="hu-HU"/>
          </w:rPr>
          <w:t xml:space="preserve"> POTS;"</w:t>
        </w:r>
        <w:r w:rsidRPr="00BD5912">
          <w:rPr>
            <w:rFonts w:ascii="Courier New" w:hAnsi="Courier New" w:cs="Courier New"/>
            <w:b/>
            <w:bCs/>
            <w:color w:val="000080"/>
            <w:sz w:val="20"/>
            <w:szCs w:val="20"/>
            <w:lang w:eastAsia="hu-HU"/>
          </w:rPr>
          <w:t>)</w:t>
        </w:r>
      </w:ins>
    </w:p>
    <w:p w14:paraId="29D1BC13" w14:textId="77777777" w:rsidR="00BD5912" w:rsidRPr="00BD5912" w:rsidRDefault="00BD5912" w:rsidP="00BD5912">
      <w:pPr>
        <w:shd w:val="clear" w:color="auto" w:fill="FFFFFF"/>
        <w:spacing w:after="0" w:line="240" w:lineRule="auto"/>
        <w:jc w:val="left"/>
        <w:rPr>
          <w:ins w:id="548" w:author="Windows-felhasználó" w:date="2017-12-05T13:58:00Z"/>
          <w:rFonts w:ascii="Courier New" w:hAnsi="Courier New" w:cs="Courier New"/>
          <w:color w:val="000000"/>
          <w:sz w:val="20"/>
          <w:szCs w:val="20"/>
          <w:lang w:eastAsia="hu-HU"/>
        </w:rPr>
        <w:pPrChange w:id="549" w:author="Windows-felhasználó" w:date="2017-12-05T13:58:00Z">
          <w:pPr>
            <w:shd w:val="clear" w:color="auto" w:fill="FFFFFF"/>
            <w:spacing w:after="0" w:line="240" w:lineRule="auto"/>
            <w:ind w:firstLine="0"/>
            <w:jc w:val="left"/>
          </w:pPr>
        </w:pPrChange>
      </w:pPr>
      <w:proofErr w:type="spellStart"/>
      <w:proofErr w:type="gramStart"/>
      <w:ins w:id="550" w:author="Windows-felhasználó" w:date="2017-12-05T13:58:00Z">
        <w:r w:rsidRPr="00BD5912">
          <w:rPr>
            <w:rFonts w:ascii="Courier New" w:hAnsi="Courier New" w:cs="Courier New"/>
            <w:color w:val="000000"/>
            <w:sz w:val="20"/>
            <w:szCs w:val="20"/>
            <w:lang w:eastAsia="hu-HU"/>
          </w:rPr>
          <w:t>db</w:t>
        </w:r>
        <w:proofErr w:type="gramEnd"/>
        <w:r w:rsidRPr="00BD5912">
          <w:rPr>
            <w:rFonts w:ascii="Courier New" w:hAnsi="Courier New" w:cs="Courier New"/>
            <w:color w:val="000000"/>
            <w:sz w:val="20"/>
            <w:szCs w:val="20"/>
            <w:lang w:eastAsia="hu-HU"/>
          </w:rPr>
          <w:t>_cursor</w:t>
        </w:r>
        <w:r w:rsidRPr="00BD5912">
          <w:rPr>
            <w:rFonts w:ascii="Courier New" w:hAnsi="Courier New" w:cs="Courier New"/>
            <w:b/>
            <w:bCs/>
            <w:color w:val="000080"/>
            <w:sz w:val="20"/>
            <w:szCs w:val="20"/>
            <w:lang w:eastAsia="hu-HU"/>
          </w:rPr>
          <w:t>.</w:t>
        </w:r>
        <w:r w:rsidRPr="00BD5912">
          <w:rPr>
            <w:rFonts w:ascii="Courier New" w:hAnsi="Courier New" w:cs="Courier New"/>
            <w:color w:val="000000"/>
            <w:sz w:val="20"/>
            <w:szCs w:val="20"/>
            <w:lang w:eastAsia="hu-HU"/>
          </w:rPr>
          <w:t>execute</w:t>
        </w:r>
        <w:proofErr w:type="spellEnd"/>
        <w:r w:rsidRPr="00BD5912">
          <w:rPr>
            <w:rFonts w:ascii="Courier New" w:hAnsi="Courier New" w:cs="Courier New"/>
            <w:b/>
            <w:bCs/>
            <w:color w:val="000080"/>
            <w:sz w:val="20"/>
            <w:szCs w:val="20"/>
            <w:lang w:eastAsia="hu-HU"/>
          </w:rPr>
          <w:t>(</w:t>
        </w:r>
        <w:proofErr w:type="spellStart"/>
        <w:r w:rsidRPr="00BD5912">
          <w:rPr>
            <w:rFonts w:ascii="Courier New" w:hAnsi="Courier New" w:cs="Courier New"/>
            <w:color w:val="000000"/>
            <w:sz w:val="20"/>
            <w:szCs w:val="20"/>
            <w:lang w:eastAsia="hu-HU"/>
          </w:rPr>
          <w:t>get_pots</w:t>
        </w:r>
        <w:proofErr w:type="spellEnd"/>
        <w:r w:rsidRPr="00BD5912">
          <w:rPr>
            <w:rFonts w:ascii="Courier New" w:hAnsi="Courier New" w:cs="Courier New"/>
            <w:b/>
            <w:bCs/>
            <w:color w:val="000080"/>
            <w:sz w:val="20"/>
            <w:szCs w:val="20"/>
            <w:lang w:eastAsia="hu-HU"/>
          </w:rPr>
          <w:t>)</w:t>
        </w:r>
      </w:ins>
    </w:p>
    <w:p w14:paraId="6E28E051" w14:textId="77777777" w:rsidR="00BD5912" w:rsidRPr="00BD5912" w:rsidRDefault="00BD5912" w:rsidP="00BD5912">
      <w:pPr>
        <w:shd w:val="clear" w:color="auto" w:fill="FFFFFF"/>
        <w:spacing w:after="0" w:line="240" w:lineRule="auto"/>
        <w:jc w:val="left"/>
        <w:rPr>
          <w:ins w:id="551" w:author="Windows-felhasználó" w:date="2017-12-05T13:58:00Z"/>
          <w:lang w:eastAsia="hu-HU"/>
        </w:rPr>
        <w:pPrChange w:id="552" w:author="Windows-felhasználó" w:date="2017-12-05T13:58:00Z">
          <w:pPr>
            <w:shd w:val="clear" w:color="auto" w:fill="FFFFFF"/>
            <w:spacing w:after="0" w:line="240" w:lineRule="auto"/>
            <w:ind w:firstLine="0"/>
            <w:jc w:val="left"/>
          </w:pPr>
        </w:pPrChange>
      </w:pPr>
      <w:proofErr w:type="spellStart"/>
      <w:ins w:id="553" w:author="Windows-felhasználó" w:date="2017-12-05T13:58:00Z">
        <w:r w:rsidRPr="00BD5912">
          <w:rPr>
            <w:rFonts w:ascii="Courier New" w:hAnsi="Courier New" w:cs="Courier New"/>
            <w:color w:val="000000"/>
            <w:sz w:val="20"/>
            <w:szCs w:val="20"/>
            <w:lang w:eastAsia="hu-HU"/>
          </w:rPr>
          <w:t>count_of_pots</w:t>
        </w:r>
        <w:proofErr w:type="spellEnd"/>
        <w:r w:rsidRPr="00BD5912">
          <w:rPr>
            <w:rFonts w:ascii="Courier New" w:hAnsi="Courier New" w:cs="Courier New"/>
            <w:color w:val="000000"/>
            <w:sz w:val="20"/>
            <w:szCs w:val="20"/>
            <w:lang w:eastAsia="hu-HU"/>
          </w:rPr>
          <w:t xml:space="preserve"> </w:t>
        </w:r>
        <w:r w:rsidRPr="00BD5912">
          <w:rPr>
            <w:rFonts w:ascii="Courier New" w:hAnsi="Courier New" w:cs="Courier New"/>
            <w:b/>
            <w:bCs/>
            <w:color w:val="000080"/>
            <w:sz w:val="20"/>
            <w:szCs w:val="20"/>
            <w:lang w:eastAsia="hu-HU"/>
          </w:rPr>
          <w:t>=</w:t>
        </w:r>
        <w:r w:rsidRPr="00BD5912">
          <w:rPr>
            <w:rFonts w:ascii="Courier New" w:hAnsi="Courier New" w:cs="Courier New"/>
            <w:color w:val="000000"/>
            <w:sz w:val="20"/>
            <w:szCs w:val="20"/>
            <w:lang w:eastAsia="hu-HU"/>
          </w:rPr>
          <w:t xml:space="preserve"> </w:t>
        </w:r>
        <w:proofErr w:type="spellStart"/>
        <w:r w:rsidRPr="00BD5912">
          <w:rPr>
            <w:rFonts w:ascii="Courier New" w:hAnsi="Courier New" w:cs="Courier New"/>
            <w:color w:val="000000"/>
            <w:sz w:val="20"/>
            <w:szCs w:val="20"/>
            <w:lang w:eastAsia="hu-HU"/>
          </w:rPr>
          <w:t>db_</w:t>
        </w:r>
        <w:proofErr w:type="gramStart"/>
        <w:r w:rsidRPr="00BD5912">
          <w:rPr>
            <w:rFonts w:ascii="Courier New" w:hAnsi="Courier New" w:cs="Courier New"/>
            <w:color w:val="000000"/>
            <w:sz w:val="20"/>
            <w:szCs w:val="20"/>
            <w:lang w:eastAsia="hu-HU"/>
          </w:rPr>
          <w:t>cursor</w:t>
        </w:r>
        <w:r w:rsidRPr="00BD5912">
          <w:rPr>
            <w:rFonts w:ascii="Courier New" w:hAnsi="Courier New" w:cs="Courier New"/>
            <w:b/>
            <w:bCs/>
            <w:color w:val="000080"/>
            <w:sz w:val="20"/>
            <w:szCs w:val="20"/>
            <w:lang w:eastAsia="hu-HU"/>
          </w:rPr>
          <w:t>.</w:t>
        </w:r>
        <w:r w:rsidRPr="00BD5912">
          <w:rPr>
            <w:rFonts w:ascii="Courier New" w:hAnsi="Courier New" w:cs="Courier New"/>
            <w:color w:val="000000"/>
            <w:sz w:val="20"/>
            <w:szCs w:val="20"/>
            <w:lang w:eastAsia="hu-HU"/>
          </w:rPr>
          <w:t>fetchall</w:t>
        </w:r>
        <w:proofErr w:type="spellEnd"/>
        <w:r w:rsidRPr="00BD5912">
          <w:rPr>
            <w:rFonts w:ascii="Courier New" w:hAnsi="Courier New" w:cs="Courier New"/>
            <w:b/>
            <w:bCs/>
            <w:color w:val="000080"/>
            <w:sz w:val="20"/>
            <w:szCs w:val="20"/>
            <w:lang w:eastAsia="hu-HU"/>
          </w:rPr>
          <w:t>(</w:t>
        </w:r>
        <w:proofErr w:type="gramEnd"/>
        <w:r w:rsidRPr="00BD5912">
          <w:rPr>
            <w:rFonts w:ascii="Courier New" w:hAnsi="Courier New" w:cs="Courier New"/>
            <w:b/>
            <w:bCs/>
            <w:color w:val="000080"/>
            <w:sz w:val="20"/>
            <w:szCs w:val="20"/>
            <w:lang w:eastAsia="hu-HU"/>
          </w:rPr>
          <w:t>)[</w:t>
        </w:r>
        <w:r w:rsidRPr="00BD5912">
          <w:rPr>
            <w:rFonts w:ascii="Courier New" w:hAnsi="Courier New" w:cs="Courier New"/>
            <w:color w:val="FF0000"/>
            <w:sz w:val="20"/>
            <w:szCs w:val="20"/>
            <w:lang w:eastAsia="hu-HU"/>
          </w:rPr>
          <w:t>0</w:t>
        </w:r>
        <w:r w:rsidRPr="00BD5912">
          <w:rPr>
            <w:rFonts w:ascii="Courier New" w:hAnsi="Courier New" w:cs="Courier New"/>
            <w:b/>
            <w:bCs/>
            <w:color w:val="000080"/>
            <w:sz w:val="20"/>
            <w:szCs w:val="20"/>
            <w:lang w:eastAsia="hu-HU"/>
          </w:rPr>
          <w:t>][</w:t>
        </w:r>
        <w:r w:rsidRPr="00BD5912">
          <w:rPr>
            <w:rFonts w:ascii="Courier New" w:hAnsi="Courier New" w:cs="Courier New"/>
            <w:color w:val="FF0000"/>
            <w:sz w:val="20"/>
            <w:szCs w:val="20"/>
            <w:lang w:eastAsia="hu-HU"/>
          </w:rPr>
          <w:t>0</w:t>
        </w:r>
        <w:r w:rsidRPr="00BD5912">
          <w:rPr>
            <w:rFonts w:ascii="Courier New" w:hAnsi="Courier New" w:cs="Courier New"/>
            <w:b/>
            <w:bCs/>
            <w:color w:val="000080"/>
            <w:sz w:val="20"/>
            <w:szCs w:val="20"/>
            <w:lang w:eastAsia="hu-HU"/>
          </w:rPr>
          <w:t>]</w:t>
        </w:r>
      </w:ins>
    </w:p>
    <w:p w14:paraId="4423DD53" w14:textId="77777777" w:rsidR="00BD5912" w:rsidRDefault="00BD5912" w:rsidP="00BD5912">
      <w:pPr>
        <w:ind w:firstLine="0"/>
        <w:rPr>
          <w:ins w:id="554" w:author="Windows-felhasználó" w:date="2017-12-05T13:58:00Z"/>
        </w:rPr>
        <w:pPrChange w:id="555" w:author="Windows-felhasználó" w:date="2017-12-05T13:58:00Z">
          <w:pPr/>
        </w:pPrChange>
      </w:pPr>
      <w:ins w:id="556" w:author="Windows-felhasználó" w:date="2017-12-05T13:58:00Z">
        <w:r>
          <w:tab/>
        </w:r>
      </w:ins>
    </w:p>
    <w:p w14:paraId="27DE1624" w14:textId="23BF35CC" w:rsidR="00B45567" w:rsidDel="00BD5912" w:rsidRDefault="00BD5912" w:rsidP="00BD5912">
      <w:pPr>
        <w:pStyle w:val="Kd"/>
        <w:ind w:left="0"/>
        <w:rPr>
          <w:del w:id="557" w:author="Windows-felhasználó" w:date="2017-12-05T13:58:00Z"/>
        </w:rPr>
        <w:pPrChange w:id="558" w:author="Windows-felhasználó" w:date="2017-12-05T13:58:00Z">
          <w:pPr>
            <w:pStyle w:val="Kd"/>
          </w:pPr>
        </w:pPrChange>
      </w:pPr>
      <w:ins w:id="559" w:author="Windows-felhasználó" w:date="2017-12-05T13:58:00Z">
        <w:r>
          <w:tab/>
        </w:r>
      </w:ins>
      <w:del w:id="560" w:author="Windows-felhasználó" w:date="2017-12-05T13:58:00Z">
        <w:r w:rsidR="00B45567" w:rsidDel="00BD5912">
          <w:delText>get_pots = ("select COUNT(*) from POTS;")</w:delText>
        </w:r>
        <w:r w:rsidR="00B45567" w:rsidRPr="00B45567" w:rsidDel="00BD5912">
          <w:delText xml:space="preserve"> </w:delText>
        </w:r>
      </w:del>
    </w:p>
    <w:p w14:paraId="3CC6E1FA" w14:textId="563DA5EC" w:rsidR="00B45567" w:rsidDel="00BD5912" w:rsidRDefault="00B45567" w:rsidP="00BD5912">
      <w:pPr>
        <w:pStyle w:val="Kd"/>
        <w:ind w:left="0"/>
        <w:rPr>
          <w:del w:id="561" w:author="Windows-felhasználó" w:date="2017-12-05T13:58:00Z"/>
        </w:rPr>
        <w:pPrChange w:id="562" w:author="Windows-felhasználó" w:date="2017-12-05T13:58:00Z">
          <w:pPr>
            <w:pStyle w:val="Kd"/>
          </w:pPr>
        </w:pPrChange>
      </w:pPr>
      <w:del w:id="563" w:author="Windows-felhasználó" w:date="2017-12-05T13:58:00Z">
        <w:r w:rsidDel="00BD5912">
          <w:delText>db_cursor.execute(get_pots)</w:delText>
        </w:r>
        <w:r w:rsidRPr="00B45567" w:rsidDel="00BD5912">
          <w:delText xml:space="preserve"> </w:delText>
        </w:r>
      </w:del>
    </w:p>
    <w:p w14:paraId="09C13F5A" w14:textId="16133B75" w:rsidR="00B45567" w:rsidDel="00BD5912" w:rsidRDefault="00B45567" w:rsidP="00BD5912">
      <w:pPr>
        <w:pStyle w:val="Kd"/>
        <w:ind w:left="0"/>
        <w:rPr>
          <w:del w:id="564" w:author="Windows-felhasználó" w:date="2017-12-05T13:58:00Z"/>
        </w:rPr>
        <w:pPrChange w:id="565" w:author="Windows-felhasználó" w:date="2017-12-05T13:58:00Z">
          <w:pPr>
            <w:pStyle w:val="Kd"/>
          </w:pPr>
        </w:pPrChange>
      </w:pPr>
      <w:del w:id="566" w:author="Windows-felhasználó" w:date="2017-12-05T13:58:00Z">
        <w:r w:rsidDel="00BD5912">
          <w:delText>count_of_pots = db_cursor.fetchall()[0][0]</w:delText>
        </w:r>
      </w:del>
    </w:p>
    <w:p w14:paraId="060B2551" w14:textId="6B8E8243" w:rsidR="00B45567" w:rsidRDefault="00DD708A" w:rsidP="00BD5912">
      <w:pPr>
        <w:ind w:firstLine="0"/>
        <w:pPrChange w:id="567" w:author="Windows-felhasználó" w:date="2017-12-05T13:58:00Z">
          <w:pPr/>
        </w:pPrChange>
      </w:pPr>
      <w:r>
        <w:t xml:space="preserve">A </w:t>
      </w:r>
      <w:proofErr w:type="spellStart"/>
      <w:r>
        <w:t>db_cursor</w:t>
      </w:r>
      <w:proofErr w:type="spellEnd"/>
      <w:r>
        <w:t xml:space="preserve"> </w:t>
      </w:r>
      <w:proofErr w:type="spellStart"/>
      <w:r w:rsidRPr="004C64AD">
        <w:rPr>
          <w:rPrChange w:id="568" w:author="Windows-felhasználó" w:date="2017-12-05T22:07:00Z">
            <w:rPr>
              <w:b/>
            </w:rPr>
          </w:rPrChange>
        </w:rPr>
        <w:t>execute</w:t>
      </w:r>
      <w:proofErr w:type="spellEnd"/>
      <w:r>
        <w:t xml:space="preserve"> függvényének SQL utasítás</w:t>
      </w:r>
      <w:r w:rsidR="00B45567">
        <w:t xml:space="preserve">t adunk meg szöveges paraméterként, </w:t>
      </w:r>
      <w:r>
        <w:t>majd a lekérdezés eredményét</w:t>
      </w:r>
      <w:r w:rsidR="00B45567">
        <w:t xml:space="preserve"> a </w:t>
      </w:r>
      <w:proofErr w:type="spellStart"/>
      <w:r w:rsidR="00B45567" w:rsidRPr="004C64AD">
        <w:rPr>
          <w:rPrChange w:id="569" w:author="Windows-felhasználó" w:date="2017-12-05T22:07:00Z">
            <w:rPr>
              <w:b/>
            </w:rPr>
          </w:rPrChange>
        </w:rPr>
        <w:t>fetchall</w:t>
      </w:r>
      <w:proofErr w:type="spellEnd"/>
      <w:r w:rsidR="00B45567">
        <w:t xml:space="preserve"> függvénnyel</w:t>
      </w:r>
      <w:r>
        <w:t xml:space="preserve"> kapjuk meg. Ez egy tömböt ad vissza, amiben az eredmény sorok találhatóak. A </w:t>
      </w:r>
      <w:proofErr w:type="gramStart"/>
      <w:r w:rsidRPr="004C64AD">
        <w:rPr>
          <w:rPrChange w:id="570" w:author="Windows-felhasználó" w:date="2017-12-05T22:07:00Z">
            <w:rPr>
              <w:b/>
            </w:rPr>
          </w:rPrChange>
        </w:rPr>
        <w:t>COUNT(</w:t>
      </w:r>
      <w:proofErr w:type="gramEnd"/>
      <w:r w:rsidRPr="004C64AD">
        <w:rPr>
          <w:rPrChange w:id="571" w:author="Windows-felhasználó" w:date="2017-12-05T22:07:00Z">
            <w:rPr>
              <w:b/>
            </w:rPr>
          </w:rPrChange>
        </w:rPr>
        <w:t>*)</w:t>
      </w:r>
      <w:r>
        <w:rPr>
          <w:b/>
        </w:rPr>
        <w:t xml:space="preserve"> </w:t>
      </w:r>
      <w:r>
        <w:t xml:space="preserve">lekérdezés során egy darab szám az eredmény - az adott táblában lévő elemek száma -, szóval az első sor első mezőjének értékére van szükségem, ezért </w:t>
      </w:r>
      <w:r w:rsidRPr="004C64AD">
        <w:rPr>
          <w:rPrChange w:id="572" w:author="Windows-felhasználó" w:date="2017-12-05T22:07:00Z">
            <w:rPr/>
          </w:rPrChange>
        </w:rPr>
        <w:t xml:space="preserve">a </w:t>
      </w:r>
      <w:r w:rsidRPr="004C64AD">
        <w:rPr>
          <w:rPrChange w:id="573" w:author="Windows-felhasználó" w:date="2017-12-05T22:07:00Z">
            <w:rPr>
              <w:b/>
            </w:rPr>
          </w:rPrChange>
        </w:rPr>
        <w:t>[0][0]</w:t>
      </w:r>
      <w:r>
        <w:rPr>
          <w:b/>
        </w:rPr>
        <w:t xml:space="preserve"> </w:t>
      </w:r>
      <w:r>
        <w:t>indexelés.</w:t>
      </w:r>
    </w:p>
    <w:p w14:paraId="2A828B29" w14:textId="27F2B85B" w:rsidR="003E4766" w:rsidRDefault="00237059">
      <w:r>
        <w:t>Ha az eredmény nulla, akkor a következő utasításokat hajtom végre:</w:t>
      </w:r>
    </w:p>
    <w:p w14:paraId="36C9D866" w14:textId="77777777" w:rsidR="00494DC7" w:rsidRPr="00494DC7" w:rsidRDefault="00494DC7" w:rsidP="00494DC7">
      <w:pPr>
        <w:shd w:val="clear" w:color="auto" w:fill="FFFFFF"/>
        <w:spacing w:after="0" w:line="240" w:lineRule="auto"/>
        <w:ind w:firstLine="0"/>
        <w:jc w:val="left"/>
        <w:rPr>
          <w:ins w:id="574" w:author="Windows-felhasználó" w:date="2017-12-05T13:59:00Z"/>
          <w:rFonts w:ascii="Courier New" w:hAnsi="Courier New" w:cs="Courier New"/>
          <w:color w:val="000000"/>
          <w:sz w:val="20"/>
          <w:szCs w:val="20"/>
          <w:lang w:eastAsia="hu-HU"/>
        </w:rPr>
      </w:pPr>
      <w:ins w:id="575" w:author="Windows-felhasználó" w:date="2017-12-05T13:59:00Z">
        <w:r w:rsidRPr="00494DC7">
          <w:rPr>
            <w:rFonts w:ascii="Courier New" w:hAnsi="Courier New" w:cs="Courier New"/>
            <w:color w:val="000000"/>
            <w:sz w:val="20"/>
            <w:szCs w:val="20"/>
            <w:lang w:eastAsia="hu-HU"/>
          </w:rPr>
          <w:t xml:space="preserve">    </w:t>
        </w:r>
        <w:proofErr w:type="spellStart"/>
        <w:proofErr w:type="gramStart"/>
        <w:r w:rsidRPr="00494DC7">
          <w:rPr>
            <w:rFonts w:ascii="Courier New" w:hAnsi="Courier New" w:cs="Courier New"/>
            <w:color w:val="000000"/>
            <w:sz w:val="20"/>
            <w:szCs w:val="20"/>
            <w:lang w:eastAsia="hu-HU"/>
          </w:rPr>
          <w:t>schedule</w:t>
        </w:r>
        <w:r w:rsidRPr="00494DC7">
          <w:rPr>
            <w:rFonts w:ascii="Courier New" w:hAnsi="Courier New" w:cs="Courier New"/>
            <w:b/>
            <w:bCs/>
            <w:color w:val="000080"/>
            <w:sz w:val="20"/>
            <w:szCs w:val="20"/>
            <w:lang w:eastAsia="hu-HU"/>
          </w:rPr>
          <w:t>.</w:t>
        </w:r>
        <w:r w:rsidRPr="00494DC7">
          <w:rPr>
            <w:rFonts w:ascii="Courier New" w:hAnsi="Courier New" w:cs="Courier New"/>
            <w:color w:val="000000"/>
            <w:sz w:val="20"/>
            <w:szCs w:val="20"/>
            <w:lang w:eastAsia="hu-HU"/>
          </w:rPr>
          <w:t>every</w:t>
        </w:r>
        <w:proofErr w:type="spellEnd"/>
        <w:proofErr w:type="gramEnd"/>
        <w:r w:rsidRPr="00494DC7">
          <w:rPr>
            <w:rFonts w:ascii="Courier New" w:hAnsi="Courier New" w:cs="Courier New"/>
            <w:b/>
            <w:bCs/>
            <w:color w:val="000080"/>
            <w:sz w:val="20"/>
            <w:szCs w:val="20"/>
            <w:lang w:eastAsia="hu-HU"/>
          </w:rPr>
          <w:t>(</w:t>
        </w:r>
        <w:r w:rsidRPr="00494DC7">
          <w:rPr>
            <w:rFonts w:ascii="Courier New" w:hAnsi="Courier New" w:cs="Courier New"/>
            <w:color w:val="FF0000"/>
            <w:sz w:val="20"/>
            <w:szCs w:val="20"/>
            <w:lang w:eastAsia="hu-HU"/>
          </w:rPr>
          <w:t>1</w:t>
        </w:r>
        <w:r w:rsidRPr="00494DC7">
          <w:rPr>
            <w:rFonts w:ascii="Courier New" w:hAnsi="Courier New" w:cs="Courier New"/>
            <w:b/>
            <w:bCs/>
            <w:color w:val="000080"/>
            <w:sz w:val="20"/>
            <w:szCs w:val="20"/>
            <w:lang w:eastAsia="hu-HU"/>
          </w:rPr>
          <w:t>).</w:t>
        </w:r>
        <w:r w:rsidRPr="00494DC7">
          <w:rPr>
            <w:rFonts w:ascii="Courier New" w:hAnsi="Courier New" w:cs="Courier New"/>
            <w:color w:val="000000"/>
            <w:sz w:val="20"/>
            <w:szCs w:val="20"/>
            <w:lang w:eastAsia="hu-HU"/>
          </w:rPr>
          <w:t>minutes</w:t>
        </w:r>
        <w:r w:rsidRPr="00494DC7">
          <w:rPr>
            <w:rFonts w:ascii="Courier New" w:hAnsi="Courier New" w:cs="Courier New"/>
            <w:b/>
            <w:bCs/>
            <w:color w:val="000080"/>
            <w:sz w:val="20"/>
            <w:szCs w:val="20"/>
            <w:lang w:eastAsia="hu-HU"/>
          </w:rPr>
          <w:t>.</w:t>
        </w:r>
        <w:r w:rsidRPr="00494DC7">
          <w:rPr>
            <w:rFonts w:ascii="Courier New" w:hAnsi="Courier New" w:cs="Courier New"/>
            <w:color w:val="000000"/>
            <w:sz w:val="20"/>
            <w:szCs w:val="20"/>
            <w:lang w:eastAsia="hu-HU"/>
          </w:rPr>
          <w:t>do</w:t>
        </w:r>
        <w:r w:rsidRPr="00494DC7">
          <w:rPr>
            <w:rFonts w:ascii="Courier New" w:hAnsi="Courier New" w:cs="Courier New"/>
            <w:b/>
            <w:bCs/>
            <w:color w:val="000080"/>
            <w:sz w:val="20"/>
            <w:szCs w:val="20"/>
            <w:lang w:eastAsia="hu-HU"/>
          </w:rPr>
          <w:t>(</w:t>
        </w:r>
        <w:proofErr w:type="spellStart"/>
        <w:r w:rsidRPr="00494DC7">
          <w:rPr>
            <w:rFonts w:ascii="Courier New" w:hAnsi="Courier New" w:cs="Courier New"/>
            <w:color w:val="000000"/>
            <w:sz w:val="20"/>
            <w:szCs w:val="20"/>
            <w:lang w:eastAsia="hu-HU"/>
          </w:rPr>
          <w:t>checkNewPots</w:t>
        </w:r>
        <w:r w:rsidRPr="00494DC7">
          <w:rPr>
            <w:rFonts w:ascii="Courier New" w:hAnsi="Courier New" w:cs="Courier New"/>
            <w:b/>
            <w:bCs/>
            <w:color w:val="000080"/>
            <w:sz w:val="20"/>
            <w:szCs w:val="20"/>
            <w:lang w:eastAsia="hu-HU"/>
          </w:rPr>
          <w:t>.</w:t>
        </w:r>
        <w:r w:rsidRPr="00494DC7">
          <w:rPr>
            <w:rFonts w:ascii="Courier New" w:hAnsi="Courier New" w:cs="Courier New"/>
            <w:color w:val="000000"/>
            <w:sz w:val="20"/>
            <w:szCs w:val="20"/>
            <w:lang w:eastAsia="hu-HU"/>
          </w:rPr>
          <w:t>work</w:t>
        </w:r>
        <w:proofErr w:type="spellEnd"/>
        <w:r w:rsidRPr="00494DC7">
          <w:rPr>
            <w:rFonts w:ascii="Courier New" w:hAnsi="Courier New" w:cs="Courier New"/>
            <w:b/>
            <w:bCs/>
            <w:color w:val="000080"/>
            <w:sz w:val="20"/>
            <w:szCs w:val="20"/>
            <w:lang w:eastAsia="hu-HU"/>
          </w:rPr>
          <w:t>())</w:t>
        </w:r>
      </w:ins>
    </w:p>
    <w:p w14:paraId="787F9725" w14:textId="77777777" w:rsidR="00494DC7" w:rsidRPr="00494DC7" w:rsidRDefault="00494DC7" w:rsidP="00494DC7">
      <w:pPr>
        <w:shd w:val="clear" w:color="auto" w:fill="FFFFFF"/>
        <w:spacing w:after="0" w:line="240" w:lineRule="auto"/>
        <w:ind w:firstLine="0"/>
        <w:jc w:val="left"/>
        <w:rPr>
          <w:ins w:id="576" w:author="Windows-felhasználó" w:date="2017-12-05T13:59:00Z"/>
          <w:rFonts w:ascii="Courier New" w:hAnsi="Courier New" w:cs="Courier New"/>
          <w:color w:val="000000"/>
          <w:sz w:val="20"/>
          <w:szCs w:val="20"/>
          <w:lang w:eastAsia="hu-HU"/>
        </w:rPr>
      </w:pPr>
      <w:ins w:id="577" w:author="Windows-felhasználó" w:date="2017-12-05T13:59:00Z">
        <w:r w:rsidRPr="00494DC7">
          <w:rPr>
            <w:rFonts w:ascii="Courier New" w:hAnsi="Courier New" w:cs="Courier New"/>
            <w:color w:val="000000"/>
            <w:sz w:val="20"/>
            <w:szCs w:val="20"/>
            <w:lang w:eastAsia="hu-HU"/>
          </w:rPr>
          <w:t xml:space="preserve">    </w:t>
        </w:r>
        <w:proofErr w:type="spellStart"/>
        <w:r w:rsidRPr="00494DC7">
          <w:rPr>
            <w:rFonts w:ascii="Courier New" w:hAnsi="Courier New" w:cs="Courier New"/>
            <w:b/>
            <w:bCs/>
            <w:color w:val="0000FF"/>
            <w:sz w:val="20"/>
            <w:szCs w:val="20"/>
            <w:lang w:eastAsia="hu-HU"/>
          </w:rPr>
          <w:t>while</w:t>
        </w:r>
        <w:proofErr w:type="spellEnd"/>
        <w:r w:rsidRPr="00494DC7">
          <w:rPr>
            <w:rFonts w:ascii="Courier New" w:hAnsi="Courier New" w:cs="Courier New"/>
            <w:color w:val="000000"/>
            <w:sz w:val="20"/>
            <w:szCs w:val="20"/>
            <w:lang w:eastAsia="hu-HU"/>
          </w:rPr>
          <w:t xml:space="preserve"> </w:t>
        </w:r>
        <w:proofErr w:type="spellStart"/>
        <w:r w:rsidRPr="00494DC7">
          <w:rPr>
            <w:rFonts w:ascii="Courier New" w:hAnsi="Courier New" w:cs="Courier New"/>
            <w:b/>
            <w:bCs/>
            <w:color w:val="0000FF"/>
            <w:sz w:val="20"/>
            <w:szCs w:val="20"/>
            <w:lang w:eastAsia="hu-HU"/>
          </w:rPr>
          <w:t>True</w:t>
        </w:r>
        <w:proofErr w:type="spellEnd"/>
        <w:r w:rsidRPr="00494DC7">
          <w:rPr>
            <w:rFonts w:ascii="Courier New" w:hAnsi="Courier New" w:cs="Courier New"/>
            <w:b/>
            <w:bCs/>
            <w:color w:val="000080"/>
            <w:sz w:val="20"/>
            <w:szCs w:val="20"/>
            <w:lang w:eastAsia="hu-HU"/>
          </w:rPr>
          <w:t>:</w:t>
        </w:r>
      </w:ins>
    </w:p>
    <w:p w14:paraId="51D65B54" w14:textId="77777777" w:rsidR="00494DC7" w:rsidRPr="00494DC7" w:rsidRDefault="00494DC7" w:rsidP="00494DC7">
      <w:pPr>
        <w:shd w:val="clear" w:color="auto" w:fill="FFFFFF"/>
        <w:spacing w:after="0" w:line="240" w:lineRule="auto"/>
        <w:ind w:firstLine="0"/>
        <w:jc w:val="left"/>
        <w:rPr>
          <w:ins w:id="578" w:author="Windows-felhasználó" w:date="2017-12-05T13:59:00Z"/>
          <w:rFonts w:ascii="Courier New" w:hAnsi="Courier New" w:cs="Courier New"/>
          <w:color w:val="000000"/>
          <w:sz w:val="20"/>
          <w:szCs w:val="20"/>
          <w:lang w:eastAsia="hu-HU"/>
        </w:rPr>
      </w:pPr>
      <w:ins w:id="579" w:author="Windows-felhasználó" w:date="2017-12-05T13:59:00Z">
        <w:r w:rsidRPr="00494DC7">
          <w:rPr>
            <w:rFonts w:ascii="Courier New" w:hAnsi="Courier New" w:cs="Courier New"/>
            <w:color w:val="000000"/>
            <w:sz w:val="20"/>
            <w:szCs w:val="20"/>
            <w:lang w:eastAsia="hu-HU"/>
          </w:rPr>
          <w:t xml:space="preserve">        </w:t>
        </w:r>
        <w:proofErr w:type="spellStart"/>
        <w:proofErr w:type="gramStart"/>
        <w:r w:rsidRPr="00494DC7">
          <w:rPr>
            <w:rFonts w:ascii="Courier New" w:hAnsi="Courier New" w:cs="Courier New"/>
            <w:color w:val="000000"/>
            <w:sz w:val="20"/>
            <w:szCs w:val="20"/>
            <w:lang w:eastAsia="hu-HU"/>
          </w:rPr>
          <w:t>schedule</w:t>
        </w:r>
        <w:r w:rsidRPr="00494DC7">
          <w:rPr>
            <w:rFonts w:ascii="Courier New" w:hAnsi="Courier New" w:cs="Courier New"/>
            <w:b/>
            <w:bCs/>
            <w:color w:val="000080"/>
            <w:sz w:val="20"/>
            <w:szCs w:val="20"/>
            <w:lang w:eastAsia="hu-HU"/>
          </w:rPr>
          <w:t>.</w:t>
        </w:r>
        <w:r w:rsidRPr="00494DC7">
          <w:rPr>
            <w:rFonts w:ascii="Courier New" w:hAnsi="Courier New" w:cs="Courier New"/>
            <w:color w:val="000000"/>
            <w:sz w:val="20"/>
            <w:szCs w:val="20"/>
            <w:lang w:eastAsia="hu-HU"/>
          </w:rPr>
          <w:t>run_pending</w:t>
        </w:r>
        <w:proofErr w:type="spellEnd"/>
        <w:proofErr w:type="gramEnd"/>
        <w:r w:rsidRPr="00494DC7">
          <w:rPr>
            <w:rFonts w:ascii="Courier New" w:hAnsi="Courier New" w:cs="Courier New"/>
            <w:b/>
            <w:bCs/>
            <w:color w:val="000080"/>
            <w:sz w:val="20"/>
            <w:szCs w:val="20"/>
            <w:lang w:eastAsia="hu-HU"/>
          </w:rPr>
          <w:t>()</w:t>
        </w:r>
      </w:ins>
    </w:p>
    <w:p w14:paraId="277A8D25" w14:textId="77777777" w:rsidR="00494DC7" w:rsidRPr="00494DC7" w:rsidRDefault="00494DC7" w:rsidP="00494DC7">
      <w:pPr>
        <w:shd w:val="clear" w:color="auto" w:fill="FFFFFF"/>
        <w:spacing w:after="0" w:line="240" w:lineRule="auto"/>
        <w:ind w:firstLine="0"/>
        <w:jc w:val="left"/>
        <w:rPr>
          <w:ins w:id="580" w:author="Windows-felhasználó" w:date="2017-12-05T13:59:00Z"/>
          <w:lang w:eastAsia="hu-HU"/>
        </w:rPr>
      </w:pPr>
      <w:ins w:id="581" w:author="Windows-felhasználó" w:date="2017-12-05T13:59:00Z">
        <w:r w:rsidRPr="00494DC7">
          <w:rPr>
            <w:rFonts w:ascii="Courier New" w:hAnsi="Courier New" w:cs="Courier New"/>
            <w:color w:val="000000"/>
            <w:sz w:val="20"/>
            <w:szCs w:val="20"/>
            <w:lang w:eastAsia="hu-HU"/>
          </w:rPr>
          <w:t xml:space="preserve">        </w:t>
        </w:r>
        <w:proofErr w:type="spellStart"/>
        <w:proofErr w:type="gramStart"/>
        <w:r w:rsidRPr="00494DC7">
          <w:rPr>
            <w:rFonts w:ascii="Courier New" w:hAnsi="Courier New" w:cs="Courier New"/>
            <w:color w:val="000000"/>
            <w:sz w:val="20"/>
            <w:szCs w:val="20"/>
            <w:lang w:eastAsia="hu-HU"/>
          </w:rPr>
          <w:t>time</w:t>
        </w:r>
        <w:r w:rsidRPr="00494DC7">
          <w:rPr>
            <w:rFonts w:ascii="Courier New" w:hAnsi="Courier New" w:cs="Courier New"/>
            <w:b/>
            <w:bCs/>
            <w:color w:val="000080"/>
            <w:sz w:val="20"/>
            <w:szCs w:val="20"/>
            <w:lang w:eastAsia="hu-HU"/>
          </w:rPr>
          <w:t>.</w:t>
        </w:r>
        <w:r w:rsidRPr="00494DC7">
          <w:rPr>
            <w:rFonts w:ascii="Courier New" w:hAnsi="Courier New" w:cs="Courier New"/>
            <w:color w:val="000000"/>
            <w:sz w:val="20"/>
            <w:szCs w:val="20"/>
            <w:lang w:eastAsia="hu-HU"/>
          </w:rPr>
          <w:t>sleep</w:t>
        </w:r>
        <w:proofErr w:type="spellEnd"/>
        <w:proofErr w:type="gramEnd"/>
        <w:r w:rsidRPr="00494DC7">
          <w:rPr>
            <w:rFonts w:ascii="Courier New" w:hAnsi="Courier New" w:cs="Courier New"/>
            <w:b/>
            <w:bCs/>
            <w:color w:val="000080"/>
            <w:sz w:val="20"/>
            <w:szCs w:val="20"/>
            <w:lang w:eastAsia="hu-HU"/>
          </w:rPr>
          <w:t>(</w:t>
        </w:r>
        <w:r w:rsidRPr="00494DC7">
          <w:rPr>
            <w:rFonts w:ascii="Courier New" w:hAnsi="Courier New" w:cs="Courier New"/>
            <w:color w:val="FF0000"/>
            <w:sz w:val="20"/>
            <w:szCs w:val="20"/>
            <w:lang w:eastAsia="hu-HU"/>
          </w:rPr>
          <w:t>1</w:t>
        </w:r>
        <w:r w:rsidRPr="00494DC7">
          <w:rPr>
            <w:rFonts w:ascii="Courier New" w:hAnsi="Courier New" w:cs="Courier New"/>
            <w:b/>
            <w:bCs/>
            <w:color w:val="000080"/>
            <w:sz w:val="20"/>
            <w:szCs w:val="20"/>
            <w:lang w:eastAsia="hu-HU"/>
          </w:rPr>
          <w:t>)</w:t>
        </w:r>
      </w:ins>
    </w:p>
    <w:p w14:paraId="447F0108" w14:textId="71CFDDF5" w:rsidR="005E7079" w:rsidDel="00494DC7" w:rsidRDefault="005E7079" w:rsidP="005E7079">
      <w:pPr>
        <w:pStyle w:val="Kd"/>
        <w:rPr>
          <w:del w:id="582" w:author="Windows-felhasználó" w:date="2017-12-05T13:59:00Z"/>
        </w:rPr>
      </w:pPr>
      <w:del w:id="583" w:author="Windows-felhasználó" w:date="2017-12-05T13:59:00Z">
        <w:r w:rsidDel="00494DC7">
          <w:delText xml:space="preserve">if( </w:delText>
        </w:r>
        <w:r w:rsidRPr="006631F7" w:rsidDel="00494DC7">
          <w:delText>count_of_pots == 0</w:delText>
        </w:r>
        <w:r w:rsidDel="00494DC7">
          <w:delText xml:space="preserve"> ):</w:delText>
        </w:r>
      </w:del>
    </w:p>
    <w:p w14:paraId="61AA88D4" w14:textId="77777777" w:rsidR="00494DC7" w:rsidRDefault="00494DC7" w:rsidP="0093168B">
      <w:pPr>
        <w:ind w:firstLine="0"/>
        <w:rPr>
          <w:ins w:id="584" w:author="Windows-felhasználó" w:date="2017-12-05T13:59:00Z"/>
        </w:rPr>
      </w:pPr>
    </w:p>
    <w:p w14:paraId="7B892BD0" w14:textId="5E0785F2" w:rsidR="00237059" w:rsidDel="00494DC7" w:rsidRDefault="005E7079" w:rsidP="0093168B">
      <w:pPr>
        <w:pStyle w:val="Kd"/>
        <w:rPr>
          <w:del w:id="585" w:author="Windows-felhasználó" w:date="2017-12-05T13:59:00Z"/>
        </w:rPr>
      </w:pPr>
      <w:del w:id="586" w:author="Windows-felhasználó" w:date="2017-12-05T13:59:00Z">
        <w:r w:rsidDel="00494DC7">
          <w:tab/>
        </w:r>
        <w:r w:rsidR="00237059" w:rsidDel="00494DC7">
          <w:delText>schedule.every(</w:delText>
        </w:r>
        <w:r w:rsidR="005F5010" w:rsidDel="00494DC7">
          <w:delText>1).minutes.do(checkNewPots.work(</w:delText>
        </w:r>
        <w:r w:rsidR="00237059" w:rsidDel="00494DC7">
          <w:delText>))</w:delText>
        </w:r>
      </w:del>
    </w:p>
    <w:p w14:paraId="5862BF00" w14:textId="7BB07F0E" w:rsidR="00237059" w:rsidDel="00494DC7" w:rsidRDefault="00237059" w:rsidP="0093168B">
      <w:pPr>
        <w:pStyle w:val="Kd"/>
        <w:rPr>
          <w:del w:id="587" w:author="Windows-felhasználó" w:date="2017-12-05T13:59:00Z"/>
        </w:rPr>
      </w:pPr>
      <w:del w:id="588" w:author="Windows-felhasználó" w:date="2017-12-05T13:59:00Z">
        <w:r w:rsidDel="00494DC7">
          <w:tab/>
        </w:r>
        <w:r w:rsidR="005E7079" w:rsidDel="00494DC7">
          <w:tab/>
        </w:r>
        <w:r w:rsidDel="00494DC7">
          <w:delText>while True:</w:delText>
        </w:r>
      </w:del>
    </w:p>
    <w:p w14:paraId="5F464754" w14:textId="42804BFD" w:rsidR="00237059" w:rsidDel="00494DC7" w:rsidRDefault="00237059" w:rsidP="0093168B">
      <w:pPr>
        <w:pStyle w:val="Kd"/>
        <w:rPr>
          <w:del w:id="589" w:author="Windows-felhasználó" w:date="2017-12-05T13:59:00Z"/>
        </w:rPr>
      </w:pPr>
      <w:del w:id="590" w:author="Windows-felhasználó" w:date="2017-12-05T13:59:00Z">
        <w:r w:rsidDel="00494DC7">
          <w:tab/>
        </w:r>
        <w:r w:rsidDel="00494DC7">
          <w:tab/>
        </w:r>
        <w:r w:rsidR="005E7079" w:rsidDel="00494DC7">
          <w:tab/>
        </w:r>
        <w:r w:rsidDel="00494DC7">
          <w:delText>schedule.run_pending()</w:delText>
        </w:r>
      </w:del>
    </w:p>
    <w:p w14:paraId="776E7514" w14:textId="4A1803A5" w:rsidR="00237059" w:rsidRPr="0093168B" w:rsidDel="00494DC7" w:rsidRDefault="005E7079" w:rsidP="0093168B">
      <w:pPr>
        <w:pStyle w:val="Kd"/>
        <w:rPr>
          <w:del w:id="591" w:author="Windows-felhasználó" w:date="2017-12-05T13:59:00Z"/>
        </w:rPr>
      </w:pPr>
      <w:del w:id="592" w:author="Windows-felhasználó" w:date="2017-12-05T13:59:00Z">
        <w:r w:rsidDel="00494DC7">
          <w:tab/>
        </w:r>
        <w:r w:rsidR="00237059" w:rsidDel="00494DC7">
          <w:tab/>
        </w:r>
        <w:r w:rsidR="00237059" w:rsidDel="00494DC7">
          <w:tab/>
          <w:delText>time.sleep(1)</w:delText>
        </w:r>
      </w:del>
    </w:p>
    <w:p w14:paraId="755C092A" w14:textId="751E0995" w:rsidR="00237059" w:rsidRDefault="00237059" w:rsidP="0093168B">
      <w:pPr>
        <w:ind w:firstLine="0"/>
      </w:pPr>
      <w:r>
        <w:tab/>
        <w:t xml:space="preserve">A </w:t>
      </w:r>
      <w:proofErr w:type="spellStart"/>
      <w:r>
        <w:rPr>
          <w:b/>
        </w:rPr>
        <w:t>schedule</w:t>
      </w:r>
      <w:proofErr w:type="spellEnd"/>
      <w:r>
        <w:rPr>
          <w:b/>
        </w:rPr>
        <w:t xml:space="preserve"> </w:t>
      </w:r>
      <w:r>
        <w:t xml:space="preserve">egy külső könyvtár, amit időzítési feladatokra használhatunk. Először be kell állítani, hogy mit és milyen időközönként szeretnénk végrehajtani – jelen esetben percenként -, majd egy ciklusban </w:t>
      </w:r>
      <w:r w:rsidR="00497555">
        <w:t xml:space="preserve">másodpercenként </w:t>
      </w:r>
      <w:r>
        <w:t>„felébresztjü</w:t>
      </w:r>
      <w:del w:id="593" w:author="Windows-felhasználó" w:date="2017-12-05T22:05:00Z">
        <w:r w:rsidDel="002726AC">
          <w:delText>n</w:delText>
        </w:r>
      </w:del>
      <w:r>
        <w:t>k”, hogy hajtsa végre az esedékes parancsokat.</w:t>
      </w:r>
      <w:r w:rsidR="0026360C">
        <w:t xml:space="preserve"> </w:t>
      </w:r>
      <w:r>
        <w:t xml:space="preserve">A </w:t>
      </w:r>
      <w:r w:rsidRPr="0093168B">
        <w:rPr>
          <w:b/>
        </w:rPr>
        <w:t>checkNewPots</w:t>
      </w:r>
      <w:r w:rsidR="00580DDE">
        <w:rPr>
          <w:b/>
        </w:rPr>
        <w:t>.py</w:t>
      </w:r>
      <w:r>
        <w:rPr>
          <w:b/>
        </w:rPr>
        <w:t xml:space="preserve"> </w:t>
      </w:r>
      <w:r>
        <w:t xml:space="preserve">egy saját </w:t>
      </w:r>
      <w:r w:rsidR="005F5010">
        <w:t>modul</w:t>
      </w:r>
      <w:r>
        <w:t>, ami</w:t>
      </w:r>
      <w:r w:rsidR="005F5010">
        <w:t xml:space="preserve"> a </w:t>
      </w:r>
      <w:proofErr w:type="spellStart"/>
      <w:r w:rsidR="005F5010" w:rsidRPr="004C64AD">
        <w:rPr>
          <w:rPrChange w:id="594" w:author="Windows-felhasználó" w:date="2017-12-05T22:07:00Z">
            <w:rPr>
              <w:b/>
            </w:rPr>
          </w:rPrChange>
        </w:rPr>
        <w:t>work</w:t>
      </w:r>
      <w:proofErr w:type="spellEnd"/>
      <w:r w:rsidR="005F5010">
        <w:t xml:space="preserve"> függvényét meghívva</w:t>
      </w:r>
      <w:r>
        <w:t xml:space="preserve"> lekérdezi a szerverről, hogy van-e új cserép beállítására utasító parancs, ha igen, ezt végrehajtja, és </w:t>
      </w:r>
      <w:proofErr w:type="spellStart"/>
      <w:r>
        <w:t>újraindítja</w:t>
      </w:r>
      <w:proofErr w:type="spellEnd"/>
      <w:r>
        <w:t xml:space="preserve"> a rendszert.</w:t>
      </w:r>
    </w:p>
    <w:p w14:paraId="1E6E5E93" w14:textId="348AA2A6" w:rsidR="00D35AB7" w:rsidRDefault="00497555">
      <w:pPr>
        <w:ind w:firstLine="0"/>
      </w:pPr>
      <w:r>
        <w:lastRenderedPageBreak/>
        <w:tab/>
      </w:r>
      <w:r w:rsidR="005F5010">
        <w:t xml:space="preserve">A </w:t>
      </w:r>
      <w:proofErr w:type="spellStart"/>
      <w:r w:rsidR="005F5010" w:rsidRPr="004C64AD">
        <w:rPr>
          <w:b/>
          <w:rPrChange w:id="595" w:author="Windows-felhasználó" w:date="2017-12-05T22:06:00Z">
            <w:rPr/>
          </w:rPrChange>
        </w:rPr>
        <w:t>checkNewPots</w:t>
      </w:r>
      <w:proofErr w:type="spellEnd"/>
      <w:r w:rsidR="005F5010">
        <w:t xml:space="preserve"> modul két függvényből és egy osztálydefinícióból áll. A </w:t>
      </w:r>
      <w:proofErr w:type="spellStart"/>
      <w:r w:rsidR="005F5010">
        <w:t>work</w:t>
      </w:r>
      <w:proofErr w:type="spellEnd"/>
      <w:r w:rsidR="00D35AB7">
        <w:t xml:space="preserve"> függvény lekérdezi az adatbázisból a telepített egység azonosítóját, </w:t>
      </w:r>
      <w:r w:rsidR="00860274">
        <w:t xml:space="preserve">majd </w:t>
      </w:r>
      <w:r w:rsidR="00D35AB7">
        <w:t xml:space="preserve">lekérdezi a szerverről ehhez az azonosítóhoz tartozó utasításokat. Ehhez a </w:t>
      </w:r>
      <w:proofErr w:type="spellStart"/>
      <w:r w:rsidR="00D35AB7">
        <w:rPr>
          <w:b/>
        </w:rPr>
        <w:t>requests</w:t>
      </w:r>
      <w:proofErr w:type="spellEnd"/>
      <w:r w:rsidR="00D35AB7">
        <w:t xml:space="preserve"> könyvtárat használom, egy ilyen kérés kiadása a következőképpen történik.</w:t>
      </w:r>
    </w:p>
    <w:p w14:paraId="54C592E8" w14:textId="77777777" w:rsidR="00494DC7" w:rsidRPr="00494DC7" w:rsidRDefault="00494DC7" w:rsidP="00494DC7">
      <w:pPr>
        <w:shd w:val="clear" w:color="auto" w:fill="FFFFFF"/>
        <w:spacing w:after="0" w:line="240" w:lineRule="auto"/>
        <w:ind w:left="720" w:firstLine="0"/>
        <w:jc w:val="left"/>
        <w:rPr>
          <w:ins w:id="596" w:author="Windows-felhasználó" w:date="2017-12-05T14:00:00Z"/>
          <w:rFonts w:ascii="Courier New" w:hAnsi="Courier New" w:cs="Courier New"/>
          <w:color w:val="000000"/>
          <w:sz w:val="20"/>
          <w:szCs w:val="20"/>
          <w:lang w:eastAsia="hu-HU"/>
        </w:rPr>
        <w:pPrChange w:id="597" w:author="Windows-felhasználó" w:date="2017-12-05T14:01:00Z">
          <w:pPr>
            <w:shd w:val="clear" w:color="auto" w:fill="FFFFFF"/>
            <w:spacing w:after="0" w:line="240" w:lineRule="auto"/>
            <w:ind w:firstLine="0"/>
            <w:jc w:val="left"/>
          </w:pPr>
        </w:pPrChange>
      </w:pPr>
      <w:proofErr w:type="spellStart"/>
      <w:ins w:id="598" w:author="Windows-felhasználó" w:date="2017-12-05T14:00:00Z">
        <w:r w:rsidRPr="00494DC7">
          <w:rPr>
            <w:rFonts w:ascii="Courier New" w:hAnsi="Courier New" w:cs="Courier New"/>
            <w:color w:val="000000"/>
            <w:sz w:val="20"/>
            <w:szCs w:val="20"/>
            <w:lang w:eastAsia="hu-HU"/>
          </w:rPr>
          <w:t>get_commands_address</w:t>
        </w:r>
        <w:proofErr w:type="spellEnd"/>
        <w:r w:rsidRPr="00494DC7">
          <w:rPr>
            <w:rFonts w:ascii="Courier New" w:hAnsi="Courier New" w:cs="Courier New"/>
            <w:color w:val="000000"/>
            <w:sz w:val="20"/>
            <w:szCs w:val="20"/>
            <w:lang w:eastAsia="hu-HU"/>
          </w:rPr>
          <w:t xml:space="preserve"> </w:t>
        </w:r>
        <w:r w:rsidRPr="00494DC7">
          <w:rPr>
            <w:rFonts w:ascii="Courier New" w:hAnsi="Courier New" w:cs="Courier New"/>
            <w:b/>
            <w:bCs/>
            <w:color w:val="000080"/>
            <w:sz w:val="20"/>
            <w:szCs w:val="20"/>
            <w:lang w:eastAsia="hu-HU"/>
          </w:rPr>
          <w:t>=</w:t>
        </w:r>
        <w:r w:rsidRPr="00494DC7">
          <w:rPr>
            <w:rFonts w:ascii="Courier New" w:hAnsi="Courier New" w:cs="Courier New"/>
            <w:color w:val="000000"/>
            <w:sz w:val="20"/>
            <w:szCs w:val="20"/>
            <w:lang w:eastAsia="hu-HU"/>
          </w:rPr>
          <w:t xml:space="preserve"> </w:t>
        </w:r>
        <w:r w:rsidRPr="00494DC7">
          <w:rPr>
            <w:rFonts w:ascii="Courier New" w:hAnsi="Courier New" w:cs="Courier New"/>
            <w:color w:val="808080"/>
            <w:sz w:val="20"/>
            <w:szCs w:val="20"/>
            <w:lang w:eastAsia="hu-HU"/>
          </w:rPr>
          <w:t>'</w:t>
        </w:r>
        <w:r w:rsidRPr="00494DC7">
          <w:rPr>
            <w:rFonts w:ascii="Courier New" w:hAnsi="Courier New" w:cs="Courier New"/>
            <w:color w:val="808080"/>
            <w:sz w:val="20"/>
            <w:szCs w:val="20"/>
            <w:u w:val="single"/>
            <w:lang w:eastAsia="hu-HU"/>
          </w:rPr>
          <w:t>http://152.66.254.93/</w:t>
        </w:r>
        <w:proofErr w:type="spellStart"/>
        <w:r w:rsidRPr="00494DC7">
          <w:rPr>
            <w:rFonts w:ascii="Courier New" w:hAnsi="Courier New" w:cs="Courier New"/>
            <w:color w:val="808080"/>
            <w:sz w:val="20"/>
            <w:szCs w:val="20"/>
            <w:u w:val="single"/>
            <w:lang w:eastAsia="hu-HU"/>
          </w:rPr>
          <w:t>speti</w:t>
        </w:r>
        <w:proofErr w:type="spellEnd"/>
        <w:r w:rsidRPr="00494DC7">
          <w:rPr>
            <w:rFonts w:ascii="Courier New" w:hAnsi="Courier New" w:cs="Courier New"/>
            <w:color w:val="808080"/>
            <w:sz w:val="20"/>
            <w:szCs w:val="20"/>
            <w:u w:val="single"/>
            <w:lang w:eastAsia="hu-HU"/>
          </w:rPr>
          <w:t>/</w:t>
        </w:r>
        <w:proofErr w:type="spellStart"/>
        <w:r w:rsidRPr="00494DC7">
          <w:rPr>
            <w:rFonts w:ascii="Courier New" w:hAnsi="Courier New" w:cs="Courier New"/>
            <w:color w:val="808080"/>
            <w:sz w:val="20"/>
            <w:szCs w:val="20"/>
            <w:u w:val="single"/>
            <w:lang w:eastAsia="hu-HU"/>
          </w:rPr>
          <w:t>myapi.php</w:t>
        </w:r>
        <w:proofErr w:type="spellEnd"/>
        <w:r w:rsidRPr="00494DC7">
          <w:rPr>
            <w:rFonts w:ascii="Courier New" w:hAnsi="Courier New" w:cs="Courier New"/>
            <w:color w:val="808080"/>
            <w:sz w:val="20"/>
            <w:szCs w:val="20"/>
            <w:u w:val="single"/>
            <w:lang w:eastAsia="hu-HU"/>
          </w:rPr>
          <w:t>/COMMANDS/PIS</w:t>
        </w:r>
        <w:r w:rsidRPr="00494DC7">
          <w:rPr>
            <w:rFonts w:ascii="Courier New" w:hAnsi="Courier New" w:cs="Courier New"/>
            <w:color w:val="808080"/>
            <w:sz w:val="20"/>
            <w:szCs w:val="20"/>
            <w:lang w:eastAsia="hu-HU"/>
          </w:rPr>
          <w:t>'</w:t>
        </w:r>
      </w:ins>
    </w:p>
    <w:p w14:paraId="3AA1BDED" w14:textId="0FD26C29" w:rsidR="00494DC7" w:rsidRPr="00494DC7" w:rsidRDefault="00494DC7" w:rsidP="00494DC7">
      <w:pPr>
        <w:shd w:val="clear" w:color="auto" w:fill="FFFFFF"/>
        <w:spacing w:after="0" w:line="240" w:lineRule="auto"/>
        <w:jc w:val="left"/>
        <w:rPr>
          <w:ins w:id="599" w:author="Windows-felhasználó" w:date="2017-12-05T14:00:00Z"/>
          <w:rFonts w:ascii="Courier New" w:hAnsi="Courier New" w:cs="Courier New"/>
          <w:color w:val="000000"/>
          <w:sz w:val="20"/>
          <w:szCs w:val="20"/>
          <w:lang w:eastAsia="hu-HU"/>
        </w:rPr>
        <w:pPrChange w:id="600" w:author="Windows-felhasználó" w:date="2017-12-05T14:01:00Z">
          <w:pPr>
            <w:shd w:val="clear" w:color="auto" w:fill="FFFFFF"/>
            <w:spacing w:after="0" w:line="240" w:lineRule="auto"/>
            <w:ind w:firstLine="0"/>
            <w:jc w:val="left"/>
          </w:pPr>
        </w:pPrChange>
      </w:pPr>
      <w:proofErr w:type="spellStart"/>
      <w:ins w:id="601" w:author="Windows-felhasználó" w:date="2017-12-05T14:00:00Z">
        <w:r w:rsidRPr="00494DC7">
          <w:rPr>
            <w:rFonts w:ascii="Courier New" w:hAnsi="Courier New" w:cs="Courier New"/>
            <w:color w:val="000000"/>
            <w:sz w:val="20"/>
            <w:szCs w:val="20"/>
            <w:lang w:eastAsia="hu-HU"/>
          </w:rPr>
          <w:t>payload</w:t>
        </w:r>
        <w:proofErr w:type="spellEnd"/>
        <w:r w:rsidRPr="00494DC7">
          <w:rPr>
            <w:rFonts w:ascii="Courier New" w:hAnsi="Courier New" w:cs="Courier New"/>
            <w:color w:val="000000"/>
            <w:sz w:val="20"/>
            <w:szCs w:val="20"/>
            <w:lang w:eastAsia="hu-HU"/>
          </w:rPr>
          <w:t xml:space="preserve"> </w:t>
        </w:r>
        <w:r w:rsidRPr="00494DC7">
          <w:rPr>
            <w:rFonts w:ascii="Courier New" w:hAnsi="Courier New" w:cs="Courier New"/>
            <w:b/>
            <w:bCs/>
            <w:color w:val="000080"/>
            <w:sz w:val="20"/>
            <w:szCs w:val="20"/>
            <w:lang w:eastAsia="hu-HU"/>
          </w:rPr>
          <w:t>=</w:t>
        </w:r>
        <w:r w:rsidRPr="00494DC7">
          <w:rPr>
            <w:rFonts w:ascii="Courier New" w:hAnsi="Courier New" w:cs="Courier New"/>
            <w:color w:val="000000"/>
            <w:sz w:val="20"/>
            <w:szCs w:val="20"/>
            <w:lang w:eastAsia="hu-HU"/>
          </w:rPr>
          <w:t xml:space="preserve"> </w:t>
        </w:r>
        <w:proofErr w:type="gramStart"/>
        <w:r w:rsidRPr="00494DC7">
          <w:rPr>
            <w:rFonts w:ascii="Courier New" w:hAnsi="Courier New" w:cs="Courier New"/>
            <w:b/>
            <w:bCs/>
            <w:color w:val="000080"/>
            <w:sz w:val="20"/>
            <w:szCs w:val="20"/>
            <w:lang w:eastAsia="hu-HU"/>
          </w:rPr>
          <w:t>{</w:t>
        </w:r>
        <w:r w:rsidRPr="00494DC7">
          <w:rPr>
            <w:rFonts w:ascii="Courier New" w:hAnsi="Courier New" w:cs="Courier New"/>
            <w:color w:val="000000"/>
            <w:sz w:val="20"/>
            <w:szCs w:val="20"/>
            <w:lang w:eastAsia="hu-HU"/>
          </w:rPr>
          <w:t xml:space="preserve"> </w:t>
        </w:r>
        <w:r w:rsidRPr="00494DC7">
          <w:rPr>
            <w:rFonts w:ascii="Courier New" w:hAnsi="Courier New" w:cs="Courier New"/>
            <w:color w:val="808080"/>
            <w:sz w:val="20"/>
            <w:szCs w:val="20"/>
            <w:lang w:eastAsia="hu-HU"/>
          </w:rPr>
          <w:t>'</w:t>
        </w:r>
        <w:proofErr w:type="gramEnd"/>
        <w:r w:rsidRPr="00494DC7">
          <w:rPr>
            <w:rFonts w:ascii="Courier New" w:hAnsi="Courier New" w:cs="Courier New"/>
            <w:color w:val="808080"/>
            <w:sz w:val="20"/>
            <w:szCs w:val="20"/>
            <w:lang w:eastAsia="hu-HU"/>
          </w:rPr>
          <w:t>PI_ID'</w:t>
        </w:r>
        <w:r w:rsidRPr="00494DC7">
          <w:rPr>
            <w:rFonts w:ascii="Courier New" w:hAnsi="Courier New" w:cs="Courier New"/>
            <w:color w:val="000000"/>
            <w:sz w:val="20"/>
            <w:szCs w:val="20"/>
            <w:lang w:eastAsia="hu-HU"/>
          </w:rPr>
          <w:t xml:space="preserve"> </w:t>
        </w:r>
        <w:r w:rsidRPr="00494DC7">
          <w:rPr>
            <w:rFonts w:ascii="Courier New" w:hAnsi="Courier New" w:cs="Courier New"/>
            <w:b/>
            <w:bCs/>
            <w:color w:val="000080"/>
            <w:sz w:val="20"/>
            <w:szCs w:val="20"/>
            <w:lang w:eastAsia="hu-HU"/>
          </w:rPr>
          <w:t>:</w:t>
        </w:r>
        <w:r w:rsidRPr="00494DC7">
          <w:rPr>
            <w:rFonts w:ascii="Courier New" w:hAnsi="Courier New" w:cs="Courier New"/>
            <w:color w:val="000000"/>
            <w:sz w:val="20"/>
            <w:szCs w:val="20"/>
            <w:lang w:eastAsia="hu-HU"/>
          </w:rPr>
          <w:t xml:space="preserve"> </w:t>
        </w:r>
        <w:proofErr w:type="spellStart"/>
        <w:r w:rsidRPr="00494DC7">
          <w:rPr>
            <w:rFonts w:ascii="Courier New" w:hAnsi="Courier New" w:cs="Courier New"/>
            <w:color w:val="000000"/>
            <w:sz w:val="20"/>
            <w:szCs w:val="20"/>
            <w:lang w:eastAsia="hu-HU"/>
          </w:rPr>
          <w:t>pi_id</w:t>
        </w:r>
        <w:proofErr w:type="spellEnd"/>
        <w:r w:rsidRPr="00494DC7">
          <w:rPr>
            <w:rFonts w:ascii="Courier New" w:hAnsi="Courier New" w:cs="Courier New"/>
            <w:color w:val="000000"/>
            <w:sz w:val="20"/>
            <w:szCs w:val="20"/>
            <w:lang w:eastAsia="hu-HU"/>
          </w:rPr>
          <w:t xml:space="preserve"> </w:t>
        </w:r>
        <w:r w:rsidRPr="00494DC7">
          <w:rPr>
            <w:rFonts w:ascii="Courier New" w:hAnsi="Courier New" w:cs="Courier New"/>
            <w:b/>
            <w:bCs/>
            <w:color w:val="000080"/>
            <w:sz w:val="20"/>
            <w:szCs w:val="20"/>
            <w:lang w:eastAsia="hu-HU"/>
          </w:rPr>
          <w:t>}</w:t>
        </w:r>
      </w:ins>
    </w:p>
    <w:p w14:paraId="69FFF94C" w14:textId="58FA23D4" w:rsidR="00494DC7" w:rsidRPr="00494DC7" w:rsidRDefault="00494DC7" w:rsidP="00494DC7">
      <w:pPr>
        <w:shd w:val="clear" w:color="auto" w:fill="FFFFFF"/>
        <w:spacing w:after="0" w:line="240" w:lineRule="auto"/>
        <w:jc w:val="left"/>
        <w:rPr>
          <w:ins w:id="602" w:author="Windows-felhasználó" w:date="2017-12-05T14:00:00Z"/>
          <w:rFonts w:ascii="Courier New" w:hAnsi="Courier New" w:cs="Courier New"/>
          <w:color w:val="000000"/>
          <w:sz w:val="20"/>
          <w:szCs w:val="20"/>
          <w:lang w:eastAsia="hu-HU"/>
        </w:rPr>
        <w:pPrChange w:id="603" w:author="Windows-felhasználó" w:date="2017-12-05T14:01:00Z">
          <w:pPr>
            <w:shd w:val="clear" w:color="auto" w:fill="FFFFFF"/>
            <w:spacing w:after="0" w:line="240" w:lineRule="auto"/>
            <w:ind w:firstLine="0"/>
            <w:jc w:val="left"/>
          </w:pPr>
        </w:pPrChange>
      </w:pPr>
      <w:proofErr w:type="spellStart"/>
      <w:ins w:id="604" w:author="Windows-felhasználó" w:date="2017-12-05T14:00:00Z">
        <w:r w:rsidRPr="00494DC7">
          <w:rPr>
            <w:rFonts w:ascii="Courier New" w:hAnsi="Courier New" w:cs="Courier New"/>
            <w:color w:val="000000"/>
            <w:sz w:val="20"/>
            <w:szCs w:val="20"/>
            <w:lang w:eastAsia="hu-HU"/>
          </w:rPr>
          <w:t>headers</w:t>
        </w:r>
        <w:proofErr w:type="spellEnd"/>
        <w:r w:rsidRPr="00494DC7">
          <w:rPr>
            <w:rFonts w:ascii="Courier New" w:hAnsi="Courier New" w:cs="Courier New"/>
            <w:color w:val="000000"/>
            <w:sz w:val="20"/>
            <w:szCs w:val="20"/>
            <w:lang w:eastAsia="hu-HU"/>
          </w:rPr>
          <w:t xml:space="preserve"> </w:t>
        </w:r>
        <w:r w:rsidRPr="00494DC7">
          <w:rPr>
            <w:rFonts w:ascii="Courier New" w:hAnsi="Courier New" w:cs="Courier New"/>
            <w:b/>
            <w:bCs/>
            <w:color w:val="000080"/>
            <w:sz w:val="20"/>
            <w:szCs w:val="20"/>
            <w:lang w:eastAsia="hu-HU"/>
          </w:rPr>
          <w:t>=</w:t>
        </w:r>
        <w:r w:rsidRPr="00494DC7">
          <w:rPr>
            <w:rFonts w:ascii="Courier New" w:hAnsi="Courier New" w:cs="Courier New"/>
            <w:color w:val="000000"/>
            <w:sz w:val="20"/>
            <w:szCs w:val="20"/>
            <w:lang w:eastAsia="hu-HU"/>
          </w:rPr>
          <w:t xml:space="preserve"> </w:t>
        </w:r>
        <w:r w:rsidRPr="00494DC7">
          <w:rPr>
            <w:rFonts w:ascii="Courier New" w:hAnsi="Courier New" w:cs="Courier New"/>
            <w:b/>
            <w:bCs/>
            <w:color w:val="000080"/>
            <w:sz w:val="20"/>
            <w:szCs w:val="20"/>
            <w:lang w:eastAsia="hu-HU"/>
          </w:rPr>
          <w:t>{</w:t>
        </w:r>
        <w:r w:rsidRPr="00494DC7">
          <w:rPr>
            <w:rFonts w:ascii="Courier New" w:hAnsi="Courier New" w:cs="Courier New"/>
            <w:color w:val="808080"/>
            <w:sz w:val="20"/>
            <w:szCs w:val="20"/>
            <w:lang w:eastAsia="hu-HU"/>
          </w:rPr>
          <w:t>'</w:t>
        </w:r>
        <w:proofErr w:type="spellStart"/>
        <w:r w:rsidRPr="00494DC7">
          <w:rPr>
            <w:rFonts w:ascii="Courier New" w:hAnsi="Courier New" w:cs="Courier New"/>
            <w:color w:val="808080"/>
            <w:sz w:val="20"/>
            <w:szCs w:val="20"/>
            <w:lang w:eastAsia="hu-HU"/>
          </w:rPr>
          <w:t>content-type</w:t>
        </w:r>
        <w:proofErr w:type="spellEnd"/>
        <w:r w:rsidRPr="00494DC7">
          <w:rPr>
            <w:rFonts w:ascii="Courier New" w:hAnsi="Courier New" w:cs="Courier New"/>
            <w:color w:val="808080"/>
            <w:sz w:val="20"/>
            <w:szCs w:val="20"/>
            <w:lang w:eastAsia="hu-HU"/>
          </w:rPr>
          <w:t>'</w:t>
        </w:r>
        <w:r w:rsidRPr="00494DC7">
          <w:rPr>
            <w:rFonts w:ascii="Courier New" w:hAnsi="Courier New" w:cs="Courier New"/>
            <w:b/>
            <w:bCs/>
            <w:color w:val="000080"/>
            <w:sz w:val="20"/>
            <w:szCs w:val="20"/>
            <w:lang w:eastAsia="hu-HU"/>
          </w:rPr>
          <w:t>:</w:t>
        </w:r>
        <w:r w:rsidRPr="00494DC7">
          <w:rPr>
            <w:rFonts w:ascii="Courier New" w:hAnsi="Courier New" w:cs="Courier New"/>
            <w:color w:val="000000"/>
            <w:sz w:val="20"/>
            <w:szCs w:val="20"/>
            <w:lang w:eastAsia="hu-HU"/>
          </w:rPr>
          <w:t xml:space="preserve"> </w:t>
        </w:r>
        <w:r w:rsidRPr="00494DC7">
          <w:rPr>
            <w:rFonts w:ascii="Courier New" w:hAnsi="Courier New" w:cs="Courier New"/>
            <w:color w:val="808080"/>
            <w:sz w:val="20"/>
            <w:szCs w:val="20"/>
            <w:lang w:eastAsia="hu-HU"/>
          </w:rPr>
          <w:t>'</w:t>
        </w:r>
        <w:proofErr w:type="spellStart"/>
        <w:r w:rsidRPr="00494DC7">
          <w:rPr>
            <w:rFonts w:ascii="Courier New" w:hAnsi="Courier New" w:cs="Courier New"/>
            <w:color w:val="808080"/>
            <w:sz w:val="20"/>
            <w:szCs w:val="20"/>
            <w:lang w:eastAsia="hu-HU"/>
          </w:rPr>
          <w:t>application</w:t>
        </w:r>
        <w:proofErr w:type="spellEnd"/>
        <w:r w:rsidRPr="00494DC7">
          <w:rPr>
            <w:rFonts w:ascii="Courier New" w:hAnsi="Courier New" w:cs="Courier New"/>
            <w:color w:val="808080"/>
            <w:sz w:val="20"/>
            <w:szCs w:val="20"/>
            <w:lang w:eastAsia="hu-HU"/>
          </w:rPr>
          <w:t>/</w:t>
        </w:r>
        <w:proofErr w:type="spellStart"/>
        <w:r w:rsidRPr="00494DC7">
          <w:rPr>
            <w:rFonts w:ascii="Courier New" w:hAnsi="Courier New" w:cs="Courier New"/>
            <w:color w:val="808080"/>
            <w:sz w:val="20"/>
            <w:szCs w:val="20"/>
            <w:lang w:eastAsia="hu-HU"/>
          </w:rPr>
          <w:t>json</w:t>
        </w:r>
        <w:proofErr w:type="spellEnd"/>
        <w:r w:rsidRPr="00494DC7">
          <w:rPr>
            <w:rFonts w:ascii="Courier New" w:hAnsi="Courier New" w:cs="Courier New"/>
            <w:color w:val="808080"/>
            <w:sz w:val="20"/>
            <w:szCs w:val="20"/>
            <w:lang w:eastAsia="hu-HU"/>
          </w:rPr>
          <w:t>'</w:t>
        </w:r>
        <w:r w:rsidRPr="00494DC7">
          <w:rPr>
            <w:rFonts w:ascii="Courier New" w:hAnsi="Courier New" w:cs="Courier New"/>
            <w:b/>
            <w:bCs/>
            <w:color w:val="000080"/>
            <w:sz w:val="20"/>
            <w:szCs w:val="20"/>
            <w:lang w:eastAsia="hu-HU"/>
          </w:rPr>
          <w:t>}</w:t>
        </w:r>
      </w:ins>
    </w:p>
    <w:p w14:paraId="5690BC4E" w14:textId="77777777" w:rsidR="00494DC7" w:rsidRDefault="00494DC7" w:rsidP="00494DC7">
      <w:pPr>
        <w:shd w:val="clear" w:color="auto" w:fill="FFFFFF"/>
        <w:spacing w:after="0" w:line="240" w:lineRule="auto"/>
        <w:ind w:left="720" w:firstLine="0"/>
        <w:jc w:val="left"/>
        <w:rPr>
          <w:ins w:id="605" w:author="Windows-felhasználó" w:date="2017-12-05T14:01:00Z"/>
          <w:rFonts w:ascii="Courier New" w:hAnsi="Courier New" w:cs="Courier New"/>
          <w:b/>
          <w:bCs/>
          <w:color w:val="000080"/>
          <w:sz w:val="20"/>
          <w:szCs w:val="20"/>
          <w:lang w:eastAsia="hu-HU"/>
        </w:rPr>
        <w:pPrChange w:id="606" w:author="Windows-felhasználó" w:date="2017-12-05T14:00:00Z">
          <w:pPr>
            <w:shd w:val="clear" w:color="auto" w:fill="FFFFFF"/>
            <w:spacing w:after="0" w:line="240" w:lineRule="auto"/>
            <w:ind w:firstLine="0"/>
            <w:jc w:val="left"/>
          </w:pPr>
        </w:pPrChange>
      </w:pPr>
      <w:proofErr w:type="spellStart"/>
      <w:ins w:id="607" w:author="Windows-felhasználó" w:date="2017-12-05T14:00:00Z">
        <w:r w:rsidRPr="00494DC7">
          <w:rPr>
            <w:rFonts w:ascii="Courier New" w:hAnsi="Courier New" w:cs="Courier New"/>
            <w:color w:val="000000"/>
            <w:sz w:val="20"/>
            <w:szCs w:val="20"/>
            <w:lang w:eastAsia="hu-HU"/>
          </w:rPr>
          <w:t>commands</w:t>
        </w:r>
        <w:proofErr w:type="spellEnd"/>
        <w:r w:rsidRPr="00494DC7">
          <w:rPr>
            <w:rFonts w:ascii="Courier New" w:hAnsi="Courier New" w:cs="Courier New"/>
            <w:color w:val="000000"/>
            <w:sz w:val="20"/>
            <w:szCs w:val="20"/>
            <w:lang w:eastAsia="hu-HU"/>
          </w:rPr>
          <w:t xml:space="preserve"> </w:t>
        </w:r>
        <w:r w:rsidRPr="00494DC7">
          <w:rPr>
            <w:rFonts w:ascii="Courier New" w:hAnsi="Courier New" w:cs="Courier New"/>
            <w:b/>
            <w:bCs/>
            <w:color w:val="000080"/>
            <w:sz w:val="20"/>
            <w:szCs w:val="20"/>
            <w:lang w:eastAsia="hu-HU"/>
          </w:rPr>
          <w:t>=</w:t>
        </w:r>
        <w:r w:rsidRPr="00494DC7">
          <w:rPr>
            <w:rFonts w:ascii="Courier New" w:hAnsi="Courier New" w:cs="Courier New"/>
            <w:color w:val="000000"/>
            <w:sz w:val="20"/>
            <w:szCs w:val="20"/>
            <w:lang w:eastAsia="hu-HU"/>
          </w:rPr>
          <w:t xml:space="preserve"> </w:t>
        </w:r>
        <w:proofErr w:type="spellStart"/>
        <w:r w:rsidRPr="00494DC7">
          <w:rPr>
            <w:rFonts w:ascii="Courier New" w:hAnsi="Courier New" w:cs="Courier New"/>
            <w:color w:val="000000"/>
            <w:sz w:val="20"/>
            <w:szCs w:val="20"/>
            <w:lang w:eastAsia="hu-HU"/>
          </w:rPr>
          <w:t>requests</w:t>
        </w:r>
        <w:r w:rsidRPr="00494DC7">
          <w:rPr>
            <w:rFonts w:ascii="Courier New" w:hAnsi="Courier New" w:cs="Courier New"/>
            <w:b/>
            <w:bCs/>
            <w:color w:val="000080"/>
            <w:sz w:val="20"/>
            <w:szCs w:val="20"/>
            <w:lang w:eastAsia="hu-HU"/>
          </w:rPr>
          <w:t>.</w:t>
        </w:r>
        <w:r w:rsidRPr="00494DC7">
          <w:rPr>
            <w:rFonts w:ascii="Courier New" w:hAnsi="Courier New" w:cs="Courier New"/>
            <w:color w:val="000000"/>
            <w:sz w:val="20"/>
            <w:szCs w:val="20"/>
            <w:lang w:eastAsia="hu-HU"/>
          </w:rPr>
          <w:t>get</w:t>
        </w:r>
        <w:proofErr w:type="spellEnd"/>
        <w:proofErr w:type="gramStart"/>
        <w:r w:rsidRPr="00494DC7">
          <w:rPr>
            <w:rFonts w:ascii="Courier New" w:hAnsi="Courier New" w:cs="Courier New"/>
            <w:b/>
            <w:bCs/>
            <w:color w:val="000080"/>
            <w:sz w:val="20"/>
            <w:szCs w:val="20"/>
            <w:lang w:eastAsia="hu-HU"/>
          </w:rPr>
          <w:t>(</w:t>
        </w:r>
      </w:ins>
      <w:proofErr w:type="gramEnd"/>
    </w:p>
    <w:p w14:paraId="38763D5A" w14:textId="652EFC44" w:rsidR="00494DC7" w:rsidRDefault="00494DC7" w:rsidP="00494DC7">
      <w:pPr>
        <w:shd w:val="clear" w:color="auto" w:fill="FFFFFF"/>
        <w:spacing w:after="0" w:line="240" w:lineRule="auto"/>
        <w:ind w:left="720"/>
        <w:jc w:val="left"/>
        <w:rPr>
          <w:ins w:id="608" w:author="Windows-felhasználó" w:date="2017-12-05T14:01:00Z"/>
          <w:rFonts w:ascii="Courier New" w:hAnsi="Courier New" w:cs="Courier New"/>
          <w:color w:val="000000"/>
          <w:sz w:val="20"/>
          <w:szCs w:val="20"/>
          <w:lang w:eastAsia="hu-HU"/>
        </w:rPr>
        <w:pPrChange w:id="609" w:author="Windows-felhasználó" w:date="2017-12-05T14:01:00Z">
          <w:pPr>
            <w:shd w:val="clear" w:color="auto" w:fill="FFFFFF"/>
            <w:spacing w:after="0" w:line="240" w:lineRule="auto"/>
            <w:ind w:firstLine="0"/>
            <w:jc w:val="left"/>
          </w:pPr>
        </w:pPrChange>
      </w:pPr>
      <w:proofErr w:type="spellStart"/>
      <w:ins w:id="610" w:author="Windows-felhasználó" w:date="2017-12-05T14:00:00Z">
        <w:r w:rsidRPr="00494DC7">
          <w:rPr>
            <w:rFonts w:ascii="Courier New" w:hAnsi="Courier New" w:cs="Courier New"/>
            <w:color w:val="000000"/>
            <w:sz w:val="20"/>
            <w:szCs w:val="20"/>
            <w:lang w:eastAsia="hu-HU"/>
          </w:rPr>
          <w:t>get_commands_address</w:t>
        </w:r>
        <w:proofErr w:type="spellEnd"/>
        <w:r w:rsidRPr="00494DC7">
          <w:rPr>
            <w:rFonts w:ascii="Courier New" w:hAnsi="Courier New" w:cs="Courier New"/>
            <w:b/>
            <w:bCs/>
            <w:color w:val="000080"/>
            <w:sz w:val="20"/>
            <w:szCs w:val="20"/>
            <w:lang w:eastAsia="hu-HU"/>
          </w:rPr>
          <w:t>,</w:t>
        </w:r>
        <w:r w:rsidRPr="00494DC7">
          <w:rPr>
            <w:rFonts w:ascii="Courier New" w:hAnsi="Courier New" w:cs="Courier New"/>
            <w:color w:val="000000"/>
            <w:sz w:val="20"/>
            <w:szCs w:val="20"/>
            <w:lang w:eastAsia="hu-HU"/>
          </w:rPr>
          <w:t xml:space="preserve"> </w:t>
        </w:r>
      </w:ins>
    </w:p>
    <w:p w14:paraId="0B94DAC0" w14:textId="77777777" w:rsidR="00494DC7" w:rsidRDefault="00494DC7" w:rsidP="00494DC7">
      <w:pPr>
        <w:shd w:val="clear" w:color="auto" w:fill="FFFFFF"/>
        <w:spacing w:after="0" w:line="240" w:lineRule="auto"/>
        <w:ind w:left="720"/>
        <w:jc w:val="left"/>
        <w:rPr>
          <w:ins w:id="611" w:author="Windows-felhasználó" w:date="2017-12-05T14:01:00Z"/>
          <w:rFonts w:ascii="Courier New" w:hAnsi="Courier New" w:cs="Courier New"/>
          <w:color w:val="000000"/>
          <w:sz w:val="20"/>
          <w:szCs w:val="20"/>
          <w:lang w:eastAsia="hu-HU"/>
        </w:rPr>
        <w:pPrChange w:id="612" w:author="Windows-felhasználó" w:date="2017-12-05T14:01:00Z">
          <w:pPr>
            <w:shd w:val="clear" w:color="auto" w:fill="FFFFFF"/>
            <w:spacing w:after="0" w:line="240" w:lineRule="auto"/>
            <w:ind w:firstLine="0"/>
            <w:jc w:val="left"/>
          </w:pPr>
        </w:pPrChange>
      </w:pPr>
      <w:proofErr w:type="spellStart"/>
      <w:ins w:id="613" w:author="Windows-felhasználó" w:date="2017-12-05T14:00:00Z">
        <w:r w:rsidRPr="00494DC7">
          <w:rPr>
            <w:rFonts w:ascii="Courier New" w:hAnsi="Courier New" w:cs="Courier New"/>
            <w:color w:val="000000"/>
            <w:sz w:val="20"/>
            <w:szCs w:val="20"/>
            <w:lang w:eastAsia="hu-HU"/>
          </w:rPr>
          <w:t>data</w:t>
        </w:r>
        <w:proofErr w:type="spellEnd"/>
        <w:r w:rsidRPr="00494DC7">
          <w:rPr>
            <w:rFonts w:ascii="Courier New" w:hAnsi="Courier New" w:cs="Courier New"/>
            <w:color w:val="000000"/>
            <w:sz w:val="20"/>
            <w:szCs w:val="20"/>
            <w:lang w:eastAsia="hu-HU"/>
          </w:rPr>
          <w:t xml:space="preserve"> </w:t>
        </w:r>
        <w:r w:rsidRPr="00494DC7">
          <w:rPr>
            <w:rFonts w:ascii="Courier New" w:hAnsi="Courier New" w:cs="Courier New"/>
            <w:b/>
            <w:bCs/>
            <w:color w:val="000080"/>
            <w:sz w:val="20"/>
            <w:szCs w:val="20"/>
            <w:lang w:eastAsia="hu-HU"/>
          </w:rPr>
          <w:t>=</w:t>
        </w:r>
        <w:r w:rsidRPr="00494DC7">
          <w:rPr>
            <w:rFonts w:ascii="Courier New" w:hAnsi="Courier New" w:cs="Courier New"/>
            <w:color w:val="000000"/>
            <w:sz w:val="20"/>
            <w:szCs w:val="20"/>
            <w:lang w:eastAsia="hu-HU"/>
          </w:rPr>
          <w:t xml:space="preserve"> </w:t>
        </w:r>
        <w:proofErr w:type="spellStart"/>
        <w:proofErr w:type="gramStart"/>
        <w:r w:rsidRPr="00494DC7">
          <w:rPr>
            <w:rFonts w:ascii="Courier New" w:hAnsi="Courier New" w:cs="Courier New"/>
            <w:color w:val="000000"/>
            <w:sz w:val="20"/>
            <w:szCs w:val="20"/>
            <w:lang w:eastAsia="hu-HU"/>
          </w:rPr>
          <w:t>json</w:t>
        </w:r>
        <w:r w:rsidRPr="00494DC7">
          <w:rPr>
            <w:rFonts w:ascii="Courier New" w:hAnsi="Courier New" w:cs="Courier New"/>
            <w:b/>
            <w:bCs/>
            <w:color w:val="000080"/>
            <w:sz w:val="20"/>
            <w:szCs w:val="20"/>
            <w:lang w:eastAsia="hu-HU"/>
          </w:rPr>
          <w:t>.</w:t>
        </w:r>
        <w:r w:rsidRPr="00494DC7">
          <w:rPr>
            <w:rFonts w:ascii="Courier New" w:hAnsi="Courier New" w:cs="Courier New"/>
            <w:color w:val="000000"/>
            <w:sz w:val="20"/>
            <w:szCs w:val="20"/>
            <w:lang w:eastAsia="hu-HU"/>
          </w:rPr>
          <w:t>dumps</w:t>
        </w:r>
        <w:proofErr w:type="spellEnd"/>
        <w:r w:rsidRPr="00494DC7">
          <w:rPr>
            <w:rFonts w:ascii="Courier New" w:hAnsi="Courier New" w:cs="Courier New"/>
            <w:b/>
            <w:bCs/>
            <w:color w:val="000080"/>
            <w:sz w:val="20"/>
            <w:szCs w:val="20"/>
            <w:lang w:eastAsia="hu-HU"/>
          </w:rPr>
          <w:t>(</w:t>
        </w:r>
        <w:proofErr w:type="spellStart"/>
        <w:proofErr w:type="gramEnd"/>
        <w:r w:rsidRPr="00494DC7">
          <w:rPr>
            <w:rFonts w:ascii="Courier New" w:hAnsi="Courier New" w:cs="Courier New"/>
            <w:color w:val="000000"/>
            <w:sz w:val="20"/>
            <w:szCs w:val="20"/>
            <w:lang w:eastAsia="hu-HU"/>
          </w:rPr>
          <w:t>payload</w:t>
        </w:r>
        <w:proofErr w:type="spellEnd"/>
        <w:r w:rsidRPr="00494DC7">
          <w:rPr>
            <w:rFonts w:ascii="Courier New" w:hAnsi="Courier New" w:cs="Courier New"/>
            <w:b/>
            <w:bCs/>
            <w:color w:val="000080"/>
            <w:sz w:val="20"/>
            <w:szCs w:val="20"/>
            <w:lang w:eastAsia="hu-HU"/>
          </w:rPr>
          <w:t>),</w:t>
        </w:r>
        <w:r w:rsidRPr="00494DC7">
          <w:rPr>
            <w:rFonts w:ascii="Courier New" w:hAnsi="Courier New" w:cs="Courier New"/>
            <w:color w:val="000000"/>
            <w:sz w:val="20"/>
            <w:szCs w:val="20"/>
            <w:lang w:eastAsia="hu-HU"/>
          </w:rPr>
          <w:t xml:space="preserve"> </w:t>
        </w:r>
      </w:ins>
    </w:p>
    <w:p w14:paraId="1C0BCE66" w14:textId="6926ABAC" w:rsidR="00494DC7" w:rsidRPr="00494DC7" w:rsidRDefault="00494DC7" w:rsidP="00494DC7">
      <w:pPr>
        <w:shd w:val="clear" w:color="auto" w:fill="FFFFFF"/>
        <w:spacing w:after="0" w:line="240" w:lineRule="auto"/>
        <w:ind w:left="720"/>
        <w:jc w:val="left"/>
        <w:rPr>
          <w:ins w:id="614" w:author="Windows-felhasználó" w:date="2017-12-05T14:00:00Z"/>
          <w:lang w:eastAsia="hu-HU"/>
        </w:rPr>
        <w:pPrChange w:id="615" w:author="Windows-felhasználó" w:date="2017-12-05T14:01:00Z">
          <w:pPr>
            <w:shd w:val="clear" w:color="auto" w:fill="FFFFFF"/>
            <w:spacing w:after="0" w:line="240" w:lineRule="auto"/>
            <w:ind w:firstLine="0"/>
            <w:jc w:val="left"/>
          </w:pPr>
        </w:pPrChange>
      </w:pPr>
      <w:proofErr w:type="spellStart"/>
      <w:ins w:id="616" w:author="Windows-felhasználó" w:date="2017-12-05T14:00:00Z">
        <w:r w:rsidRPr="00494DC7">
          <w:rPr>
            <w:rFonts w:ascii="Courier New" w:hAnsi="Courier New" w:cs="Courier New"/>
            <w:color w:val="000000"/>
            <w:sz w:val="20"/>
            <w:szCs w:val="20"/>
            <w:lang w:eastAsia="hu-HU"/>
          </w:rPr>
          <w:t>headers</w:t>
        </w:r>
        <w:proofErr w:type="spellEnd"/>
        <w:r w:rsidRPr="00494DC7">
          <w:rPr>
            <w:rFonts w:ascii="Courier New" w:hAnsi="Courier New" w:cs="Courier New"/>
            <w:color w:val="000000"/>
            <w:sz w:val="20"/>
            <w:szCs w:val="20"/>
            <w:lang w:eastAsia="hu-HU"/>
          </w:rPr>
          <w:t xml:space="preserve"> </w:t>
        </w:r>
        <w:r w:rsidRPr="00494DC7">
          <w:rPr>
            <w:rFonts w:ascii="Courier New" w:hAnsi="Courier New" w:cs="Courier New"/>
            <w:b/>
            <w:bCs/>
            <w:color w:val="000080"/>
            <w:sz w:val="20"/>
            <w:szCs w:val="20"/>
            <w:lang w:eastAsia="hu-HU"/>
          </w:rPr>
          <w:t>=</w:t>
        </w:r>
        <w:r w:rsidRPr="00494DC7">
          <w:rPr>
            <w:rFonts w:ascii="Courier New" w:hAnsi="Courier New" w:cs="Courier New"/>
            <w:color w:val="000000"/>
            <w:sz w:val="20"/>
            <w:szCs w:val="20"/>
            <w:lang w:eastAsia="hu-HU"/>
          </w:rPr>
          <w:t xml:space="preserve"> </w:t>
        </w:r>
        <w:proofErr w:type="spellStart"/>
        <w:r w:rsidRPr="00494DC7">
          <w:rPr>
            <w:rFonts w:ascii="Courier New" w:hAnsi="Courier New" w:cs="Courier New"/>
            <w:color w:val="000000"/>
            <w:sz w:val="20"/>
            <w:szCs w:val="20"/>
            <w:lang w:eastAsia="hu-HU"/>
          </w:rPr>
          <w:t>headers</w:t>
        </w:r>
        <w:proofErr w:type="spellEnd"/>
        <w:r w:rsidRPr="00494DC7">
          <w:rPr>
            <w:rFonts w:ascii="Courier New" w:hAnsi="Courier New" w:cs="Courier New"/>
            <w:b/>
            <w:bCs/>
            <w:color w:val="000080"/>
            <w:sz w:val="20"/>
            <w:szCs w:val="20"/>
            <w:lang w:eastAsia="hu-HU"/>
          </w:rPr>
          <w:t>)</w:t>
        </w:r>
      </w:ins>
    </w:p>
    <w:p w14:paraId="4648FF3B" w14:textId="77777777" w:rsidR="00494DC7" w:rsidRDefault="00494DC7">
      <w:pPr>
        <w:rPr>
          <w:ins w:id="617" w:author="Windows-felhasználó" w:date="2017-12-05T14:00:00Z"/>
        </w:rPr>
      </w:pPr>
    </w:p>
    <w:p w14:paraId="284791B7" w14:textId="3361B427" w:rsidR="00860274" w:rsidDel="00494DC7" w:rsidRDefault="00860274" w:rsidP="00860274">
      <w:pPr>
        <w:pStyle w:val="Kd"/>
        <w:rPr>
          <w:del w:id="618" w:author="Windows-felhasználó" w:date="2017-12-05T14:00:00Z"/>
        </w:rPr>
      </w:pPr>
      <w:del w:id="619" w:author="Windows-felhasználó" w:date="2017-12-05T14:00:00Z">
        <w:r w:rsidDel="00494DC7">
          <w:delText>get_commands_address = 'http://152.66.254.93/speti/myapi.php/COMMANDS/PIS'</w:delText>
        </w:r>
      </w:del>
    </w:p>
    <w:p w14:paraId="1AEC3AD2" w14:textId="3859D06A" w:rsidR="00860274" w:rsidDel="00494DC7" w:rsidRDefault="00D35AB7" w:rsidP="0093168B">
      <w:pPr>
        <w:pStyle w:val="Kd"/>
        <w:rPr>
          <w:del w:id="620" w:author="Windows-felhasználó" w:date="2017-12-05T14:00:00Z"/>
        </w:rPr>
      </w:pPr>
      <w:del w:id="621" w:author="Windows-felhasználó" w:date="2017-12-05T14:00:00Z">
        <w:r w:rsidDel="00494DC7">
          <w:delText>payload = { 'PI_ID' : pi_id }</w:delText>
        </w:r>
      </w:del>
    </w:p>
    <w:p w14:paraId="71FBB80A" w14:textId="689D4BD2" w:rsidR="00D35AB7" w:rsidDel="00494DC7" w:rsidRDefault="00D35AB7" w:rsidP="0093168B">
      <w:pPr>
        <w:pStyle w:val="Kd"/>
        <w:rPr>
          <w:del w:id="622" w:author="Windows-felhasználó" w:date="2017-12-05T14:00:00Z"/>
        </w:rPr>
      </w:pPr>
      <w:del w:id="623" w:author="Windows-felhasználó" w:date="2017-12-05T14:00:00Z">
        <w:r w:rsidDel="00494DC7">
          <w:delText>headers = {'content-type': 'application/json'}</w:delText>
        </w:r>
      </w:del>
    </w:p>
    <w:p w14:paraId="14068024" w14:textId="7572A4E8" w:rsidR="00D35AB7" w:rsidDel="00494DC7" w:rsidRDefault="00D35AB7" w:rsidP="0093168B">
      <w:pPr>
        <w:pStyle w:val="Kd"/>
        <w:rPr>
          <w:del w:id="624" w:author="Windows-felhasználó" w:date="2017-12-05T14:00:00Z"/>
        </w:rPr>
      </w:pPr>
      <w:del w:id="625" w:author="Windows-felhasználó" w:date="2017-12-05T14:00:00Z">
        <w:r w:rsidDel="00494DC7">
          <w:delText>commands = requests.get(</w:delText>
        </w:r>
      </w:del>
    </w:p>
    <w:p w14:paraId="7D53A341" w14:textId="4A2D4E85" w:rsidR="00D35AB7" w:rsidDel="00494DC7" w:rsidRDefault="00D35AB7" w:rsidP="0093168B">
      <w:pPr>
        <w:pStyle w:val="Kd"/>
        <w:rPr>
          <w:del w:id="626" w:author="Windows-felhasználó" w:date="2017-12-05T14:00:00Z"/>
        </w:rPr>
      </w:pPr>
      <w:del w:id="627" w:author="Windows-felhasználó" w:date="2017-12-05T14:00:00Z">
        <w:r w:rsidDel="00494DC7">
          <w:tab/>
        </w:r>
        <w:r w:rsidDel="00494DC7">
          <w:tab/>
        </w:r>
        <w:r w:rsidDel="00494DC7">
          <w:tab/>
          <w:delText>get_commands_address,</w:delText>
        </w:r>
      </w:del>
    </w:p>
    <w:p w14:paraId="72A94933" w14:textId="472A1012" w:rsidR="00D35AB7" w:rsidDel="00494DC7" w:rsidRDefault="00D35AB7" w:rsidP="0093168B">
      <w:pPr>
        <w:pStyle w:val="Kd"/>
        <w:rPr>
          <w:del w:id="628" w:author="Windows-felhasználó" w:date="2017-12-05T14:00:00Z"/>
        </w:rPr>
      </w:pPr>
      <w:del w:id="629" w:author="Windows-felhasználó" w:date="2017-12-05T14:00:00Z">
        <w:r w:rsidDel="00494DC7">
          <w:tab/>
        </w:r>
        <w:r w:rsidDel="00494DC7">
          <w:tab/>
        </w:r>
        <w:r w:rsidDel="00494DC7">
          <w:tab/>
          <w:delText xml:space="preserve">data = json.dumps(payload), </w:delText>
        </w:r>
      </w:del>
    </w:p>
    <w:p w14:paraId="01941B0D" w14:textId="1A4BFED7" w:rsidR="00D35AB7" w:rsidDel="00494DC7" w:rsidRDefault="00D35AB7" w:rsidP="0093168B">
      <w:pPr>
        <w:pStyle w:val="Kd"/>
        <w:rPr>
          <w:del w:id="630" w:author="Windows-felhasználó" w:date="2017-12-05T14:00:00Z"/>
        </w:rPr>
      </w:pPr>
      <w:del w:id="631" w:author="Windows-felhasználó" w:date="2017-12-05T14:00:00Z">
        <w:r w:rsidDel="00494DC7">
          <w:tab/>
        </w:r>
        <w:r w:rsidDel="00494DC7">
          <w:tab/>
        </w:r>
        <w:r w:rsidDel="00494DC7">
          <w:tab/>
          <w:delText>headers = headers)</w:delText>
        </w:r>
      </w:del>
    </w:p>
    <w:p w14:paraId="08B6C861" w14:textId="2D1FCA1E" w:rsidR="00D35AB7" w:rsidRDefault="00D35AB7">
      <w:r>
        <w:t xml:space="preserve">A </w:t>
      </w:r>
      <w:proofErr w:type="spellStart"/>
      <w:r w:rsidRPr="004C64AD">
        <w:rPr>
          <w:rPrChange w:id="632" w:author="Windows-felhasználó" w:date="2017-12-05T22:07:00Z">
            <w:rPr>
              <w:b/>
            </w:rPr>
          </w:rPrChange>
        </w:rPr>
        <w:t>payload</w:t>
      </w:r>
      <w:proofErr w:type="spellEnd"/>
      <w:r>
        <w:rPr>
          <w:b/>
        </w:rPr>
        <w:t xml:space="preserve"> </w:t>
      </w:r>
      <w:r>
        <w:t xml:space="preserve">változóban megadjuk a kéréshez csatolni kívánt adatot, a </w:t>
      </w:r>
      <w:proofErr w:type="spellStart"/>
      <w:r w:rsidRPr="004C64AD">
        <w:rPr>
          <w:rPrChange w:id="633" w:author="Windows-felhasználó" w:date="2017-12-05T22:07:00Z">
            <w:rPr>
              <w:b/>
            </w:rPr>
          </w:rPrChange>
        </w:rPr>
        <w:t>headers</w:t>
      </w:r>
      <w:r>
        <w:t>-ben</w:t>
      </w:r>
      <w:proofErr w:type="spellEnd"/>
      <w:r>
        <w:t xml:space="preserve"> a beállításokat</w:t>
      </w:r>
      <w:r w:rsidR="00860274">
        <w:t xml:space="preserve">, jelen esetben, hogy </w:t>
      </w:r>
      <w:del w:id="634" w:author="Predi" w:date="2017-12-04T23:01:00Z">
        <w:r w:rsidR="00860274" w:rsidDel="00E5487B">
          <w:delText>json</w:delText>
        </w:r>
      </w:del>
      <w:ins w:id="635" w:author="Predi" w:date="2017-12-04T23:01:00Z">
        <w:r w:rsidR="00E5487B">
          <w:t>JSON</w:t>
        </w:r>
      </w:ins>
      <w:r w:rsidR="00DA4ED8">
        <w:rPr>
          <w:rStyle w:val="Lbjegyzet-hivatkozs"/>
        </w:rPr>
        <w:footnoteReference w:id="11"/>
      </w:r>
      <w:r w:rsidR="00860274">
        <w:t xml:space="preserve"> formátumban kérjük az adatokat. A </w:t>
      </w:r>
      <w:proofErr w:type="spellStart"/>
      <w:r w:rsidR="00860274">
        <w:rPr>
          <w:b/>
        </w:rPr>
        <w:t>get</w:t>
      </w:r>
      <w:proofErr w:type="spellEnd"/>
      <w:r w:rsidR="00860274">
        <w:t xml:space="preserve"> függvénynek megadjuk a lekérdezés helyét, valamint az előbb említett változókat. </w:t>
      </w:r>
    </w:p>
    <w:p w14:paraId="58B36E3E" w14:textId="050D7B4E" w:rsidR="00DB1B5E" w:rsidRDefault="00DB1B5E" w:rsidP="0093168B">
      <w:r>
        <w:t xml:space="preserve">Az utasításokat a szerver </w:t>
      </w:r>
      <w:del w:id="641" w:author="Predi" w:date="2017-12-04T23:01:00Z">
        <w:r w:rsidDel="00E5487B">
          <w:delText xml:space="preserve">json </w:delText>
        </w:r>
      </w:del>
      <w:ins w:id="642" w:author="Predi" w:date="2017-12-04T23:01:00Z">
        <w:r w:rsidR="00E5487B">
          <w:t xml:space="preserve">JSON </w:t>
        </w:r>
      </w:ins>
      <w:r>
        <w:t xml:space="preserve">formátumban bocsájtja rendelkezésemre. A könnyebb kezelhetőség érdekében létrehoztam egy osztályt, ami </w:t>
      </w:r>
      <w:proofErr w:type="gramStart"/>
      <w:r>
        <w:t>reprezentál</w:t>
      </w:r>
      <w:proofErr w:type="gramEnd"/>
      <w:r>
        <w:t xml:space="preserve"> egy ilyen utasítást</w:t>
      </w:r>
      <w:r w:rsidR="00DA4ED8">
        <w:t xml:space="preserve">. Egy új </w:t>
      </w:r>
      <w:proofErr w:type="gramStart"/>
      <w:r w:rsidR="00DA4ED8">
        <w:t>cserép utasítás</w:t>
      </w:r>
      <w:proofErr w:type="gramEnd"/>
      <w:r w:rsidR="00DA4ED8">
        <w:t xml:space="preserve"> a következőképpen fest:</w:t>
      </w:r>
    </w:p>
    <w:tbl>
      <w:tblPr>
        <w:tblW w:w="888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1833"/>
        <w:gridCol w:w="1427"/>
        <w:gridCol w:w="841"/>
        <w:gridCol w:w="1699"/>
        <w:gridCol w:w="1060"/>
        <w:gridCol w:w="2020"/>
      </w:tblGrid>
      <w:tr w:rsidR="00DA4ED8" w:rsidRPr="003E4766" w14:paraId="7A756E00" w14:textId="77777777" w:rsidTr="00BD138E">
        <w:trPr>
          <w:trHeight w:val="300"/>
        </w:trPr>
        <w:tc>
          <w:tcPr>
            <w:tcW w:w="1833" w:type="dxa"/>
            <w:shd w:val="clear" w:color="auto" w:fill="auto"/>
            <w:noWrap/>
            <w:vAlign w:val="bottom"/>
            <w:hideMark/>
          </w:tcPr>
          <w:p w14:paraId="34FE7729" w14:textId="77777777" w:rsidR="00DA4ED8" w:rsidRPr="003E4766" w:rsidRDefault="00DA4ED8" w:rsidP="00BD138E">
            <w:pPr>
              <w:spacing w:after="0" w:line="240" w:lineRule="auto"/>
              <w:ind w:firstLine="0"/>
              <w:jc w:val="left"/>
              <w:rPr>
                <w:rFonts w:ascii="Calibri" w:hAnsi="Calibri" w:cs="Calibri"/>
                <w:color w:val="000000"/>
                <w:sz w:val="22"/>
                <w:szCs w:val="22"/>
                <w:lang w:eastAsia="hu-HU"/>
              </w:rPr>
            </w:pPr>
            <w:r w:rsidRPr="003E4766">
              <w:rPr>
                <w:rFonts w:ascii="Calibri" w:hAnsi="Calibri" w:cs="Calibri"/>
                <w:color w:val="000000"/>
                <w:sz w:val="22"/>
                <w:szCs w:val="22"/>
                <w:lang w:eastAsia="hu-HU"/>
              </w:rPr>
              <w:t>ID</w:t>
            </w:r>
          </w:p>
        </w:tc>
        <w:tc>
          <w:tcPr>
            <w:tcW w:w="1427" w:type="dxa"/>
            <w:shd w:val="clear" w:color="auto" w:fill="auto"/>
            <w:noWrap/>
            <w:vAlign w:val="bottom"/>
            <w:hideMark/>
          </w:tcPr>
          <w:p w14:paraId="212E1D1D" w14:textId="77777777" w:rsidR="00DA4ED8" w:rsidRPr="003E4766" w:rsidRDefault="00DA4ED8" w:rsidP="00BD138E">
            <w:pPr>
              <w:spacing w:after="0" w:line="240" w:lineRule="auto"/>
              <w:ind w:firstLine="0"/>
              <w:jc w:val="left"/>
              <w:rPr>
                <w:rFonts w:ascii="Calibri" w:hAnsi="Calibri" w:cs="Calibri"/>
                <w:color w:val="000000"/>
                <w:sz w:val="22"/>
                <w:szCs w:val="22"/>
                <w:lang w:eastAsia="hu-HU"/>
              </w:rPr>
            </w:pPr>
            <w:r w:rsidRPr="003E4766">
              <w:rPr>
                <w:rFonts w:ascii="Calibri" w:hAnsi="Calibri" w:cs="Calibri"/>
                <w:color w:val="000000"/>
                <w:sz w:val="22"/>
                <w:szCs w:val="22"/>
                <w:lang w:eastAsia="hu-HU"/>
              </w:rPr>
              <w:t>PI_ID</w:t>
            </w:r>
          </w:p>
        </w:tc>
        <w:tc>
          <w:tcPr>
            <w:tcW w:w="841" w:type="dxa"/>
            <w:shd w:val="clear" w:color="auto" w:fill="auto"/>
            <w:noWrap/>
            <w:vAlign w:val="bottom"/>
            <w:hideMark/>
          </w:tcPr>
          <w:p w14:paraId="011FA460" w14:textId="77777777" w:rsidR="00DA4ED8" w:rsidRPr="003E4766" w:rsidRDefault="00DA4ED8" w:rsidP="00BD138E">
            <w:pPr>
              <w:spacing w:after="0" w:line="240" w:lineRule="auto"/>
              <w:ind w:firstLine="0"/>
              <w:jc w:val="left"/>
              <w:rPr>
                <w:rFonts w:ascii="Calibri" w:hAnsi="Calibri" w:cs="Calibri"/>
                <w:color w:val="000000"/>
                <w:sz w:val="22"/>
                <w:szCs w:val="22"/>
                <w:lang w:eastAsia="hu-HU"/>
              </w:rPr>
            </w:pPr>
            <w:r w:rsidRPr="003E4766">
              <w:rPr>
                <w:rFonts w:ascii="Calibri" w:hAnsi="Calibri" w:cs="Calibri"/>
                <w:color w:val="000000"/>
                <w:sz w:val="22"/>
                <w:szCs w:val="22"/>
                <w:lang w:eastAsia="hu-HU"/>
              </w:rPr>
              <w:t>POT_ID</w:t>
            </w:r>
          </w:p>
        </w:tc>
        <w:tc>
          <w:tcPr>
            <w:tcW w:w="1699" w:type="dxa"/>
            <w:shd w:val="clear" w:color="auto" w:fill="auto"/>
            <w:noWrap/>
            <w:vAlign w:val="bottom"/>
            <w:hideMark/>
          </w:tcPr>
          <w:p w14:paraId="35F1AB40" w14:textId="77777777" w:rsidR="00DA4ED8" w:rsidRPr="003E4766" w:rsidRDefault="00DA4ED8" w:rsidP="00BD138E">
            <w:pPr>
              <w:spacing w:after="0" w:line="240" w:lineRule="auto"/>
              <w:ind w:firstLine="0"/>
              <w:jc w:val="left"/>
              <w:rPr>
                <w:rFonts w:ascii="Calibri" w:hAnsi="Calibri" w:cs="Calibri"/>
                <w:color w:val="000000"/>
                <w:sz w:val="22"/>
                <w:szCs w:val="22"/>
                <w:lang w:eastAsia="hu-HU"/>
              </w:rPr>
            </w:pPr>
            <w:r w:rsidRPr="003E4766">
              <w:rPr>
                <w:rFonts w:ascii="Calibri" w:hAnsi="Calibri" w:cs="Calibri"/>
                <w:color w:val="000000"/>
                <w:sz w:val="22"/>
                <w:szCs w:val="22"/>
                <w:lang w:eastAsia="hu-HU"/>
              </w:rPr>
              <w:t>TIMESTAMP</w:t>
            </w:r>
          </w:p>
        </w:tc>
        <w:tc>
          <w:tcPr>
            <w:tcW w:w="1060" w:type="dxa"/>
            <w:shd w:val="clear" w:color="auto" w:fill="auto"/>
            <w:noWrap/>
            <w:vAlign w:val="bottom"/>
            <w:hideMark/>
          </w:tcPr>
          <w:p w14:paraId="13438ED2" w14:textId="77777777" w:rsidR="00DA4ED8" w:rsidRPr="003E4766" w:rsidRDefault="00DA4ED8" w:rsidP="00BD138E">
            <w:pPr>
              <w:spacing w:after="0" w:line="240" w:lineRule="auto"/>
              <w:ind w:firstLine="0"/>
              <w:jc w:val="left"/>
              <w:rPr>
                <w:rFonts w:ascii="Calibri" w:hAnsi="Calibri" w:cs="Calibri"/>
                <w:color w:val="000000"/>
                <w:sz w:val="22"/>
                <w:szCs w:val="22"/>
                <w:lang w:eastAsia="hu-HU"/>
              </w:rPr>
            </w:pPr>
            <w:r w:rsidRPr="003E4766">
              <w:rPr>
                <w:rFonts w:ascii="Calibri" w:hAnsi="Calibri" w:cs="Calibri"/>
                <w:color w:val="000000"/>
                <w:sz w:val="22"/>
                <w:szCs w:val="22"/>
                <w:lang w:eastAsia="hu-HU"/>
              </w:rPr>
              <w:t>TASK</w:t>
            </w:r>
          </w:p>
        </w:tc>
        <w:tc>
          <w:tcPr>
            <w:tcW w:w="2020" w:type="dxa"/>
            <w:shd w:val="clear" w:color="auto" w:fill="auto"/>
            <w:noWrap/>
            <w:vAlign w:val="bottom"/>
            <w:hideMark/>
          </w:tcPr>
          <w:p w14:paraId="21CAC1B1" w14:textId="77777777" w:rsidR="00DA4ED8" w:rsidRPr="003E4766" w:rsidRDefault="00DA4ED8" w:rsidP="00BD138E">
            <w:pPr>
              <w:spacing w:after="0" w:line="240" w:lineRule="auto"/>
              <w:ind w:firstLine="0"/>
              <w:jc w:val="left"/>
              <w:rPr>
                <w:rFonts w:ascii="Calibri" w:hAnsi="Calibri" w:cs="Calibri"/>
                <w:color w:val="000000"/>
                <w:sz w:val="22"/>
                <w:szCs w:val="22"/>
                <w:lang w:eastAsia="hu-HU"/>
              </w:rPr>
            </w:pPr>
            <w:r w:rsidRPr="003E4766">
              <w:rPr>
                <w:rFonts w:ascii="Calibri" w:hAnsi="Calibri" w:cs="Calibri"/>
                <w:color w:val="000000"/>
                <w:sz w:val="22"/>
                <w:szCs w:val="22"/>
                <w:lang w:eastAsia="hu-HU"/>
              </w:rPr>
              <w:t>PARAMETER</w:t>
            </w:r>
          </w:p>
        </w:tc>
      </w:tr>
      <w:tr w:rsidR="00DA4ED8" w:rsidRPr="003E4766" w14:paraId="42D31AE4" w14:textId="77777777" w:rsidTr="00BD138E">
        <w:trPr>
          <w:trHeight w:val="300"/>
        </w:trPr>
        <w:tc>
          <w:tcPr>
            <w:tcW w:w="1833" w:type="dxa"/>
            <w:shd w:val="clear" w:color="auto" w:fill="auto"/>
            <w:noWrap/>
            <w:vAlign w:val="bottom"/>
            <w:hideMark/>
          </w:tcPr>
          <w:p w14:paraId="0609F9E1" w14:textId="77777777" w:rsidR="00DA4ED8" w:rsidRPr="003E4766" w:rsidRDefault="00DA4ED8" w:rsidP="00BD138E">
            <w:pPr>
              <w:spacing w:after="0" w:line="240" w:lineRule="auto"/>
              <w:ind w:firstLine="0"/>
              <w:jc w:val="left"/>
              <w:rPr>
                <w:rFonts w:ascii="Calibri" w:hAnsi="Calibri" w:cs="Calibri"/>
                <w:color w:val="000000"/>
                <w:sz w:val="22"/>
                <w:szCs w:val="22"/>
                <w:lang w:eastAsia="hu-HU"/>
              </w:rPr>
            </w:pPr>
            <w:proofErr w:type="gramStart"/>
            <w:r w:rsidRPr="003E4766">
              <w:rPr>
                <w:rFonts w:ascii="Calibri" w:hAnsi="Calibri" w:cs="Calibri"/>
                <w:color w:val="000000"/>
                <w:sz w:val="22"/>
                <w:szCs w:val="22"/>
                <w:lang w:eastAsia="hu-HU"/>
              </w:rPr>
              <w:t>Parancs azonosító</w:t>
            </w:r>
            <w:proofErr w:type="gramEnd"/>
          </w:p>
        </w:tc>
        <w:tc>
          <w:tcPr>
            <w:tcW w:w="1427" w:type="dxa"/>
            <w:shd w:val="clear" w:color="auto" w:fill="auto"/>
            <w:noWrap/>
            <w:vAlign w:val="bottom"/>
            <w:hideMark/>
          </w:tcPr>
          <w:p w14:paraId="47C3D43A" w14:textId="77777777" w:rsidR="00DA4ED8" w:rsidRPr="003E4766" w:rsidRDefault="00DA4ED8" w:rsidP="00BD138E">
            <w:pPr>
              <w:spacing w:after="0" w:line="240" w:lineRule="auto"/>
              <w:ind w:firstLine="0"/>
              <w:jc w:val="left"/>
              <w:rPr>
                <w:rFonts w:ascii="Calibri" w:hAnsi="Calibri" w:cs="Calibri"/>
                <w:color w:val="000000"/>
                <w:sz w:val="22"/>
                <w:szCs w:val="22"/>
                <w:lang w:eastAsia="hu-HU"/>
              </w:rPr>
            </w:pPr>
            <w:r w:rsidRPr="003E4766">
              <w:rPr>
                <w:rFonts w:ascii="Calibri" w:hAnsi="Calibri" w:cs="Calibri"/>
                <w:color w:val="000000"/>
                <w:sz w:val="22"/>
                <w:szCs w:val="22"/>
                <w:lang w:eastAsia="hu-HU"/>
              </w:rPr>
              <w:t>Pi azonosító</w:t>
            </w:r>
          </w:p>
        </w:tc>
        <w:tc>
          <w:tcPr>
            <w:tcW w:w="841" w:type="dxa"/>
            <w:shd w:val="clear" w:color="auto" w:fill="auto"/>
            <w:noWrap/>
            <w:vAlign w:val="bottom"/>
            <w:hideMark/>
          </w:tcPr>
          <w:p w14:paraId="3EB18458" w14:textId="77777777" w:rsidR="00DA4ED8" w:rsidRPr="003E4766" w:rsidRDefault="00DA4ED8" w:rsidP="00BD138E">
            <w:pPr>
              <w:spacing w:after="0" w:line="240" w:lineRule="auto"/>
              <w:ind w:firstLine="0"/>
              <w:jc w:val="right"/>
              <w:rPr>
                <w:rFonts w:ascii="Calibri" w:hAnsi="Calibri" w:cs="Calibri"/>
                <w:color w:val="000000"/>
                <w:sz w:val="22"/>
                <w:szCs w:val="22"/>
                <w:lang w:eastAsia="hu-HU"/>
              </w:rPr>
            </w:pPr>
            <w:r w:rsidRPr="003E4766">
              <w:rPr>
                <w:rFonts w:ascii="Calibri" w:hAnsi="Calibri" w:cs="Calibri"/>
                <w:color w:val="000000"/>
                <w:sz w:val="22"/>
                <w:szCs w:val="22"/>
                <w:lang w:eastAsia="hu-HU"/>
              </w:rPr>
              <w:t>0</w:t>
            </w:r>
          </w:p>
        </w:tc>
        <w:tc>
          <w:tcPr>
            <w:tcW w:w="1699" w:type="dxa"/>
            <w:shd w:val="clear" w:color="auto" w:fill="auto"/>
            <w:noWrap/>
            <w:vAlign w:val="bottom"/>
            <w:hideMark/>
          </w:tcPr>
          <w:p w14:paraId="3B2F048D" w14:textId="77777777" w:rsidR="00DA4ED8" w:rsidRPr="003E4766" w:rsidRDefault="00DA4ED8" w:rsidP="00BD138E">
            <w:pPr>
              <w:spacing w:after="0" w:line="240" w:lineRule="auto"/>
              <w:ind w:firstLine="0"/>
              <w:jc w:val="left"/>
              <w:rPr>
                <w:rFonts w:ascii="Calibri" w:hAnsi="Calibri" w:cs="Calibri"/>
                <w:color w:val="000000"/>
                <w:sz w:val="22"/>
                <w:szCs w:val="22"/>
                <w:lang w:eastAsia="hu-HU"/>
              </w:rPr>
            </w:pPr>
            <w:r w:rsidRPr="003E4766">
              <w:rPr>
                <w:rFonts w:ascii="Calibri" w:hAnsi="Calibri" w:cs="Calibri"/>
                <w:color w:val="000000"/>
                <w:sz w:val="22"/>
                <w:szCs w:val="22"/>
                <w:lang w:eastAsia="hu-HU"/>
              </w:rPr>
              <w:t>Létrehozás ideje</w:t>
            </w:r>
          </w:p>
        </w:tc>
        <w:tc>
          <w:tcPr>
            <w:tcW w:w="1060" w:type="dxa"/>
            <w:shd w:val="clear" w:color="auto" w:fill="auto"/>
            <w:noWrap/>
            <w:vAlign w:val="bottom"/>
            <w:hideMark/>
          </w:tcPr>
          <w:p w14:paraId="15CE743C" w14:textId="77777777" w:rsidR="00DA4ED8" w:rsidRPr="003E4766" w:rsidRDefault="00DA4ED8" w:rsidP="00BD138E">
            <w:pPr>
              <w:spacing w:after="0" w:line="240" w:lineRule="auto"/>
              <w:ind w:firstLine="0"/>
              <w:jc w:val="left"/>
              <w:rPr>
                <w:rFonts w:ascii="Calibri" w:hAnsi="Calibri" w:cs="Calibri"/>
                <w:color w:val="000000"/>
                <w:sz w:val="22"/>
                <w:szCs w:val="22"/>
                <w:lang w:eastAsia="hu-HU"/>
              </w:rPr>
            </w:pPr>
            <w:r w:rsidRPr="003E4766">
              <w:rPr>
                <w:rFonts w:ascii="Calibri" w:hAnsi="Calibri" w:cs="Calibri"/>
                <w:color w:val="000000"/>
                <w:sz w:val="22"/>
                <w:szCs w:val="22"/>
                <w:lang w:eastAsia="hu-HU"/>
              </w:rPr>
              <w:t>P_ADDED</w:t>
            </w:r>
          </w:p>
        </w:tc>
        <w:tc>
          <w:tcPr>
            <w:tcW w:w="2020" w:type="dxa"/>
            <w:shd w:val="clear" w:color="auto" w:fill="auto"/>
            <w:noWrap/>
            <w:vAlign w:val="bottom"/>
            <w:hideMark/>
          </w:tcPr>
          <w:p w14:paraId="2C4DE190" w14:textId="77777777" w:rsidR="00DA4ED8" w:rsidRPr="003E4766" w:rsidRDefault="00DA4ED8" w:rsidP="00BD138E">
            <w:pPr>
              <w:spacing w:after="0" w:line="240" w:lineRule="auto"/>
              <w:ind w:firstLine="0"/>
              <w:jc w:val="left"/>
              <w:rPr>
                <w:rFonts w:ascii="Calibri" w:hAnsi="Calibri" w:cs="Calibri"/>
                <w:color w:val="000000"/>
                <w:sz w:val="22"/>
                <w:szCs w:val="22"/>
                <w:lang w:eastAsia="hu-HU"/>
              </w:rPr>
            </w:pPr>
            <w:r w:rsidRPr="003E4766">
              <w:rPr>
                <w:rFonts w:ascii="Calibri" w:hAnsi="Calibri" w:cs="Calibri"/>
                <w:color w:val="000000"/>
                <w:sz w:val="22"/>
                <w:szCs w:val="22"/>
                <w:lang w:eastAsia="hu-HU"/>
              </w:rPr>
              <w:t>A cserép azonosítója</w:t>
            </w:r>
          </w:p>
        </w:tc>
      </w:tr>
    </w:tbl>
    <w:p w14:paraId="1A77F58C" w14:textId="77777777" w:rsidR="00DA4ED8" w:rsidRDefault="00DA4ED8" w:rsidP="0093168B"/>
    <w:p w14:paraId="4B83C09A" w14:textId="47CECF37" w:rsidR="00DA4ED8" w:rsidRDefault="00DA4ED8" w:rsidP="0093168B">
      <w:r>
        <w:t>Amire nekem jelen esetben szükségem van, az az utasítás azonosítója, az utasítás típusa, valamint a paraméter</w:t>
      </w:r>
      <w:r w:rsidR="00052788">
        <w:t>, amiben a cserép azonosítója van tárolva</w:t>
      </w:r>
      <w:r>
        <w:t>, így az utasítás osztály az alábbi módon alkottam meg:</w:t>
      </w:r>
    </w:p>
    <w:p w14:paraId="69B9B06A" w14:textId="77777777" w:rsidR="00494DC7" w:rsidRPr="00494DC7" w:rsidRDefault="00494DC7" w:rsidP="00494DC7">
      <w:pPr>
        <w:shd w:val="clear" w:color="auto" w:fill="FFFFFF"/>
        <w:spacing w:after="0" w:line="240" w:lineRule="auto"/>
        <w:jc w:val="left"/>
        <w:rPr>
          <w:ins w:id="643" w:author="Windows-felhasználó" w:date="2017-12-05T14:02:00Z"/>
          <w:rFonts w:ascii="Courier New" w:hAnsi="Courier New" w:cs="Courier New"/>
          <w:color w:val="000000"/>
          <w:sz w:val="20"/>
          <w:szCs w:val="20"/>
          <w:lang w:eastAsia="hu-HU"/>
        </w:rPr>
        <w:pPrChange w:id="644" w:author="Windows-felhasználó" w:date="2017-12-05T14:02:00Z">
          <w:pPr>
            <w:shd w:val="clear" w:color="auto" w:fill="FFFFFF"/>
            <w:spacing w:after="0" w:line="240" w:lineRule="auto"/>
            <w:ind w:firstLine="0"/>
            <w:jc w:val="left"/>
          </w:pPr>
        </w:pPrChange>
      </w:pPr>
      <w:proofErr w:type="spellStart"/>
      <w:ins w:id="645" w:author="Windows-felhasználó" w:date="2017-12-05T14:02:00Z">
        <w:r w:rsidRPr="00494DC7">
          <w:rPr>
            <w:rFonts w:ascii="Courier New" w:hAnsi="Courier New" w:cs="Courier New"/>
            <w:b/>
            <w:bCs/>
            <w:color w:val="0000FF"/>
            <w:sz w:val="20"/>
            <w:szCs w:val="20"/>
            <w:lang w:eastAsia="hu-HU"/>
          </w:rPr>
          <w:t>class</w:t>
        </w:r>
        <w:proofErr w:type="spellEnd"/>
        <w:r w:rsidRPr="00494DC7">
          <w:rPr>
            <w:rFonts w:ascii="Courier New" w:hAnsi="Courier New" w:cs="Courier New"/>
            <w:color w:val="000000"/>
            <w:sz w:val="20"/>
            <w:szCs w:val="20"/>
            <w:lang w:eastAsia="hu-HU"/>
          </w:rPr>
          <w:t xml:space="preserve"> </w:t>
        </w:r>
        <w:proofErr w:type="spellStart"/>
        <w:r w:rsidRPr="00494DC7">
          <w:rPr>
            <w:rFonts w:ascii="Courier New" w:hAnsi="Courier New" w:cs="Courier New"/>
            <w:b/>
            <w:bCs/>
            <w:color w:val="000000"/>
            <w:sz w:val="20"/>
            <w:szCs w:val="20"/>
            <w:lang w:eastAsia="hu-HU"/>
          </w:rPr>
          <w:t>Command</w:t>
        </w:r>
        <w:proofErr w:type="spellEnd"/>
        <w:r w:rsidRPr="00494DC7">
          <w:rPr>
            <w:rFonts w:ascii="Courier New" w:hAnsi="Courier New" w:cs="Courier New"/>
            <w:b/>
            <w:bCs/>
            <w:color w:val="000080"/>
            <w:sz w:val="20"/>
            <w:szCs w:val="20"/>
            <w:lang w:eastAsia="hu-HU"/>
          </w:rPr>
          <w:t>:</w:t>
        </w:r>
      </w:ins>
    </w:p>
    <w:p w14:paraId="13B1CD65" w14:textId="77777777" w:rsidR="00494DC7" w:rsidRPr="00494DC7" w:rsidRDefault="00494DC7" w:rsidP="00494DC7">
      <w:pPr>
        <w:shd w:val="clear" w:color="auto" w:fill="FFFFFF"/>
        <w:spacing w:after="0" w:line="240" w:lineRule="auto"/>
        <w:jc w:val="left"/>
        <w:rPr>
          <w:ins w:id="646" w:author="Windows-felhasználó" w:date="2017-12-05T14:02:00Z"/>
          <w:rFonts w:ascii="Courier New" w:hAnsi="Courier New" w:cs="Courier New"/>
          <w:color w:val="000000"/>
          <w:sz w:val="20"/>
          <w:szCs w:val="20"/>
          <w:lang w:eastAsia="hu-HU"/>
        </w:rPr>
        <w:pPrChange w:id="647" w:author="Windows-felhasználó" w:date="2017-12-05T14:02:00Z">
          <w:pPr>
            <w:shd w:val="clear" w:color="auto" w:fill="FFFFFF"/>
            <w:spacing w:after="0" w:line="240" w:lineRule="auto"/>
            <w:ind w:firstLine="0"/>
            <w:jc w:val="left"/>
          </w:pPr>
        </w:pPrChange>
      </w:pPr>
      <w:ins w:id="648" w:author="Windows-felhasználó" w:date="2017-12-05T14:02:00Z">
        <w:r w:rsidRPr="00494DC7">
          <w:rPr>
            <w:rFonts w:ascii="Courier New" w:hAnsi="Courier New" w:cs="Courier New"/>
            <w:color w:val="000000"/>
            <w:sz w:val="20"/>
            <w:szCs w:val="20"/>
            <w:lang w:eastAsia="hu-HU"/>
          </w:rPr>
          <w:t xml:space="preserve">    </w:t>
        </w:r>
        <w:proofErr w:type="spellStart"/>
        <w:r w:rsidRPr="00494DC7">
          <w:rPr>
            <w:rFonts w:ascii="Courier New" w:hAnsi="Courier New" w:cs="Courier New"/>
            <w:b/>
            <w:bCs/>
            <w:color w:val="0000FF"/>
            <w:sz w:val="20"/>
            <w:szCs w:val="20"/>
            <w:lang w:eastAsia="hu-HU"/>
          </w:rPr>
          <w:t>def</w:t>
        </w:r>
        <w:proofErr w:type="spellEnd"/>
        <w:r w:rsidRPr="00494DC7">
          <w:rPr>
            <w:rFonts w:ascii="Courier New" w:hAnsi="Courier New" w:cs="Courier New"/>
            <w:color w:val="000000"/>
            <w:sz w:val="20"/>
            <w:szCs w:val="20"/>
            <w:lang w:eastAsia="hu-HU"/>
          </w:rPr>
          <w:t xml:space="preserve"> </w:t>
        </w:r>
        <w:r w:rsidRPr="00494DC7">
          <w:rPr>
            <w:rFonts w:ascii="Courier New" w:hAnsi="Courier New" w:cs="Courier New"/>
            <w:color w:val="FF00FF"/>
            <w:sz w:val="20"/>
            <w:szCs w:val="20"/>
            <w:lang w:eastAsia="hu-HU"/>
          </w:rPr>
          <w:t>__</w:t>
        </w:r>
        <w:proofErr w:type="spellStart"/>
        <w:r w:rsidRPr="00494DC7">
          <w:rPr>
            <w:rFonts w:ascii="Courier New" w:hAnsi="Courier New" w:cs="Courier New"/>
            <w:color w:val="FF00FF"/>
            <w:sz w:val="20"/>
            <w:szCs w:val="20"/>
            <w:lang w:eastAsia="hu-HU"/>
          </w:rPr>
          <w:t>init</w:t>
        </w:r>
        <w:proofErr w:type="spellEnd"/>
        <w:r w:rsidRPr="00494DC7">
          <w:rPr>
            <w:rFonts w:ascii="Courier New" w:hAnsi="Courier New" w:cs="Courier New"/>
            <w:color w:val="FF00FF"/>
            <w:sz w:val="20"/>
            <w:szCs w:val="20"/>
            <w:lang w:eastAsia="hu-HU"/>
          </w:rPr>
          <w:t>__</w:t>
        </w:r>
        <w:r w:rsidRPr="00494DC7">
          <w:rPr>
            <w:rFonts w:ascii="Courier New" w:hAnsi="Courier New" w:cs="Courier New"/>
            <w:b/>
            <w:bCs/>
            <w:color w:val="000080"/>
            <w:sz w:val="20"/>
            <w:szCs w:val="20"/>
            <w:lang w:eastAsia="hu-HU"/>
          </w:rPr>
          <w:t>(</w:t>
        </w:r>
        <w:proofErr w:type="spellStart"/>
        <w:r w:rsidRPr="00494DC7">
          <w:rPr>
            <w:rFonts w:ascii="Courier New" w:hAnsi="Courier New" w:cs="Courier New"/>
            <w:color w:val="000000"/>
            <w:sz w:val="20"/>
            <w:szCs w:val="20"/>
            <w:lang w:eastAsia="hu-HU"/>
          </w:rPr>
          <w:t>self</w:t>
        </w:r>
        <w:proofErr w:type="spellEnd"/>
        <w:r w:rsidRPr="00494DC7">
          <w:rPr>
            <w:rFonts w:ascii="Courier New" w:hAnsi="Courier New" w:cs="Courier New"/>
            <w:b/>
            <w:bCs/>
            <w:color w:val="000080"/>
            <w:sz w:val="20"/>
            <w:szCs w:val="20"/>
            <w:lang w:eastAsia="hu-HU"/>
          </w:rPr>
          <w:t>,</w:t>
        </w:r>
        <w:r w:rsidRPr="00494DC7">
          <w:rPr>
            <w:rFonts w:ascii="Courier New" w:hAnsi="Courier New" w:cs="Courier New"/>
            <w:color w:val="000000"/>
            <w:sz w:val="20"/>
            <w:szCs w:val="20"/>
            <w:lang w:eastAsia="hu-HU"/>
          </w:rPr>
          <w:t xml:space="preserve"> ID</w:t>
        </w:r>
        <w:r w:rsidRPr="00494DC7">
          <w:rPr>
            <w:rFonts w:ascii="Courier New" w:hAnsi="Courier New" w:cs="Courier New"/>
            <w:b/>
            <w:bCs/>
            <w:color w:val="000080"/>
            <w:sz w:val="20"/>
            <w:szCs w:val="20"/>
            <w:lang w:eastAsia="hu-HU"/>
          </w:rPr>
          <w:t>,</w:t>
        </w:r>
        <w:r w:rsidRPr="00494DC7">
          <w:rPr>
            <w:rFonts w:ascii="Courier New" w:hAnsi="Courier New" w:cs="Courier New"/>
            <w:color w:val="000000"/>
            <w:sz w:val="20"/>
            <w:szCs w:val="20"/>
            <w:lang w:eastAsia="hu-HU"/>
          </w:rPr>
          <w:t xml:space="preserve"> </w:t>
        </w:r>
        <w:proofErr w:type="spellStart"/>
        <w:r w:rsidRPr="00494DC7">
          <w:rPr>
            <w:rFonts w:ascii="Courier New" w:hAnsi="Courier New" w:cs="Courier New"/>
            <w:color w:val="000000"/>
            <w:sz w:val="20"/>
            <w:szCs w:val="20"/>
            <w:lang w:eastAsia="hu-HU"/>
          </w:rPr>
          <w:t>task</w:t>
        </w:r>
        <w:proofErr w:type="spellEnd"/>
        <w:r w:rsidRPr="00494DC7">
          <w:rPr>
            <w:rFonts w:ascii="Courier New" w:hAnsi="Courier New" w:cs="Courier New"/>
            <w:b/>
            <w:bCs/>
            <w:color w:val="000080"/>
            <w:sz w:val="20"/>
            <w:szCs w:val="20"/>
            <w:lang w:eastAsia="hu-HU"/>
          </w:rPr>
          <w:t>,</w:t>
        </w:r>
        <w:r w:rsidRPr="00494DC7">
          <w:rPr>
            <w:rFonts w:ascii="Courier New" w:hAnsi="Courier New" w:cs="Courier New"/>
            <w:color w:val="000000"/>
            <w:sz w:val="20"/>
            <w:szCs w:val="20"/>
            <w:lang w:eastAsia="hu-HU"/>
          </w:rPr>
          <w:t xml:space="preserve"> </w:t>
        </w:r>
        <w:proofErr w:type="spellStart"/>
        <w:r w:rsidRPr="00494DC7">
          <w:rPr>
            <w:rFonts w:ascii="Courier New" w:hAnsi="Courier New" w:cs="Courier New"/>
            <w:color w:val="000000"/>
            <w:sz w:val="20"/>
            <w:szCs w:val="20"/>
            <w:lang w:eastAsia="hu-HU"/>
          </w:rPr>
          <w:t>parameter</w:t>
        </w:r>
        <w:proofErr w:type="spellEnd"/>
        <w:r w:rsidRPr="00494DC7">
          <w:rPr>
            <w:rFonts w:ascii="Courier New" w:hAnsi="Courier New" w:cs="Courier New"/>
            <w:b/>
            <w:bCs/>
            <w:color w:val="000080"/>
            <w:sz w:val="20"/>
            <w:szCs w:val="20"/>
            <w:lang w:eastAsia="hu-HU"/>
          </w:rPr>
          <w:t>):</w:t>
        </w:r>
      </w:ins>
    </w:p>
    <w:p w14:paraId="27214AF9" w14:textId="68BFBB16" w:rsidR="00494DC7" w:rsidRPr="00494DC7" w:rsidRDefault="00494DC7" w:rsidP="00494DC7">
      <w:pPr>
        <w:shd w:val="clear" w:color="auto" w:fill="FFFFFF"/>
        <w:spacing w:after="0" w:line="240" w:lineRule="auto"/>
        <w:ind w:firstLine="0"/>
        <w:jc w:val="left"/>
        <w:rPr>
          <w:ins w:id="649" w:author="Windows-felhasználó" w:date="2017-12-05T14:02:00Z"/>
          <w:rFonts w:ascii="Courier New" w:hAnsi="Courier New" w:cs="Courier New"/>
          <w:color w:val="000000"/>
          <w:sz w:val="20"/>
          <w:szCs w:val="20"/>
          <w:lang w:eastAsia="hu-HU"/>
        </w:rPr>
      </w:pPr>
      <w:ins w:id="650" w:author="Windows-felhasználó" w:date="2017-12-05T14:02:00Z">
        <w:r w:rsidRPr="00494DC7">
          <w:rPr>
            <w:rFonts w:ascii="Courier New" w:hAnsi="Courier New" w:cs="Courier New"/>
            <w:color w:val="000000"/>
            <w:sz w:val="20"/>
            <w:szCs w:val="20"/>
            <w:lang w:eastAsia="hu-HU"/>
          </w:rPr>
          <w:t xml:space="preserve">      </w:t>
        </w:r>
        <w:r>
          <w:rPr>
            <w:rFonts w:ascii="Courier New" w:hAnsi="Courier New" w:cs="Courier New"/>
            <w:color w:val="000000"/>
            <w:sz w:val="20"/>
            <w:szCs w:val="20"/>
            <w:lang w:eastAsia="hu-HU"/>
          </w:rPr>
          <w:tab/>
        </w:r>
        <w:r w:rsidRPr="00494DC7">
          <w:rPr>
            <w:rFonts w:ascii="Courier New" w:hAnsi="Courier New" w:cs="Courier New"/>
            <w:color w:val="000000"/>
            <w:sz w:val="20"/>
            <w:szCs w:val="20"/>
            <w:lang w:eastAsia="hu-HU"/>
          </w:rPr>
          <w:t xml:space="preserve">  self</w:t>
        </w:r>
        <w:proofErr w:type="gramStart"/>
        <w:r w:rsidRPr="00494DC7">
          <w:rPr>
            <w:rFonts w:ascii="Courier New" w:hAnsi="Courier New" w:cs="Courier New"/>
            <w:b/>
            <w:bCs/>
            <w:color w:val="000080"/>
            <w:sz w:val="20"/>
            <w:szCs w:val="20"/>
            <w:lang w:eastAsia="hu-HU"/>
          </w:rPr>
          <w:t>.</w:t>
        </w:r>
        <w:r w:rsidRPr="00494DC7">
          <w:rPr>
            <w:rFonts w:ascii="Courier New" w:hAnsi="Courier New" w:cs="Courier New"/>
            <w:color w:val="000000"/>
            <w:sz w:val="20"/>
            <w:szCs w:val="20"/>
            <w:lang w:eastAsia="hu-HU"/>
          </w:rPr>
          <w:t>ID</w:t>
        </w:r>
        <w:proofErr w:type="gramEnd"/>
      </w:ins>
    </w:p>
    <w:p w14:paraId="4345FD89" w14:textId="77777777" w:rsidR="00494DC7" w:rsidRPr="00494DC7" w:rsidRDefault="00494DC7" w:rsidP="00494DC7">
      <w:pPr>
        <w:shd w:val="clear" w:color="auto" w:fill="FFFFFF"/>
        <w:spacing w:after="0" w:line="240" w:lineRule="auto"/>
        <w:jc w:val="left"/>
        <w:rPr>
          <w:ins w:id="651" w:author="Windows-felhasználó" w:date="2017-12-05T14:02:00Z"/>
          <w:rFonts w:ascii="Courier New" w:hAnsi="Courier New" w:cs="Courier New"/>
          <w:color w:val="000000"/>
          <w:sz w:val="20"/>
          <w:szCs w:val="20"/>
          <w:lang w:eastAsia="hu-HU"/>
        </w:rPr>
        <w:pPrChange w:id="652" w:author="Windows-felhasználó" w:date="2017-12-05T14:02:00Z">
          <w:pPr>
            <w:shd w:val="clear" w:color="auto" w:fill="FFFFFF"/>
            <w:spacing w:after="0" w:line="240" w:lineRule="auto"/>
            <w:ind w:firstLine="0"/>
            <w:jc w:val="left"/>
          </w:pPr>
        </w:pPrChange>
      </w:pPr>
      <w:ins w:id="653" w:author="Windows-felhasználó" w:date="2017-12-05T14:02:00Z">
        <w:r w:rsidRPr="00494DC7">
          <w:rPr>
            <w:rFonts w:ascii="Courier New" w:hAnsi="Courier New" w:cs="Courier New"/>
            <w:color w:val="000000"/>
            <w:sz w:val="20"/>
            <w:szCs w:val="20"/>
            <w:lang w:eastAsia="hu-HU"/>
          </w:rPr>
          <w:t xml:space="preserve">        </w:t>
        </w:r>
        <w:proofErr w:type="spellStart"/>
        <w:proofErr w:type="gramStart"/>
        <w:r w:rsidRPr="00494DC7">
          <w:rPr>
            <w:rFonts w:ascii="Courier New" w:hAnsi="Courier New" w:cs="Courier New"/>
            <w:color w:val="000000"/>
            <w:sz w:val="20"/>
            <w:szCs w:val="20"/>
            <w:lang w:eastAsia="hu-HU"/>
          </w:rPr>
          <w:t>self</w:t>
        </w:r>
        <w:r w:rsidRPr="00494DC7">
          <w:rPr>
            <w:rFonts w:ascii="Courier New" w:hAnsi="Courier New" w:cs="Courier New"/>
            <w:b/>
            <w:bCs/>
            <w:color w:val="000080"/>
            <w:sz w:val="20"/>
            <w:szCs w:val="20"/>
            <w:lang w:eastAsia="hu-HU"/>
          </w:rPr>
          <w:t>.</w:t>
        </w:r>
        <w:r w:rsidRPr="00494DC7">
          <w:rPr>
            <w:rFonts w:ascii="Courier New" w:hAnsi="Courier New" w:cs="Courier New"/>
            <w:color w:val="000000"/>
            <w:sz w:val="20"/>
            <w:szCs w:val="20"/>
            <w:lang w:eastAsia="hu-HU"/>
          </w:rPr>
          <w:t>task</w:t>
        </w:r>
        <w:proofErr w:type="spellEnd"/>
        <w:proofErr w:type="gramEnd"/>
      </w:ins>
    </w:p>
    <w:p w14:paraId="6F1C4AC2" w14:textId="77777777" w:rsidR="00494DC7" w:rsidRPr="00494DC7" w:rsidRDefault="00494DC7" w:rsidP="00494DC7">
      <w:pPr>
        <w:shd w:val="clear" w:color="auto" w:fill="FFFFFF"/>
        <w:spacing w:after="0" w:line="240" w:lineRule="auto"/>
        <w:jc w:val="left"/>
        <w:rPr>
          <w:ins w:id="654" w:author="Windows-felhasználó" w:date="2017-12-05T14:02:00Z"/>
          <w:lang w:eastAsia="hu-HU"/>
        </w:rPr>
        <w:pPrChange w:id="655" w:author="Windows-felhasználó" w:date="2017-12-05T14:02:00Z">
          <w:pPr>
            <w:shd w:val="clear" w:color="auto" w:fill="FFFFFF"/>
            <w:spacing w:after="0" w:line="240" w:lineRule="auto"/>
            <w:ind w:firstLine="0"/>
            <w:jc w:val="left"/>
          </w:pPr>
        </w:pPrChange>
      </w:pPr>
      <w:ins w:id="656" w:author="Windows-felhasználó" w:date="2017-12-05T14:02:00Z">
        <w:r w:rsidRPr="00494DC7">
          <w:rPr>
            <w:rFonts w:ascii="Courier New" w:hAnsi="Courier New" w:cs="Courier New"/>
            <w:color w:val="000000"/>
            <w:sz w:val="20"/>
            <w:szCs w:val="20"/>
            <w:lang w:eastAsia="hu-HU"/>
          </w:rPr>
          <w:t xml:space="preserve">        </w:t>
        </w:r>
        <w:proofErr w:type="spellStart"/>
        <w:proofErr w:type="gramStart"/>
        <w:r w:rsidRPr="00494DC7">
          <w:rPr>
            <w:rFonts w:ascii="Courier New" w:hAnsi="Courier New" w:cs="Courier New"/>
            <w:color w:val="000000"/>
            <w:sz w:val="20"/>
            <w:szCs w:val="20"/>
            <w:lang w:eastAsia="hu-HU"/>
          </w:rPr>
          <w:t>self</w:t>
        </w:r>
        <w:r w:rsidRPr="00494DC7">
          <w:rPr>
            <w:rFonts w:ascii="Courier New" w:hAnsi="Courier New" w:cs="Courier New"/>
            <w:b/>
            <w:bCs/>
            <w:color w:val="000080"/>
            <w:sz w:val="20"/>
            <w:szCs w:val="20"/>
            <w:lang w:eastAsia="hu-HU"/>
          </w:rPr>
          <w:t>.</w:t>
        </w:r>
        <w:r w:rsidRPr="00494DC7">
          <w:rPr>
            <w:rFonts w:ascii="Courier New" w:hAnsi="Courier New" w:cs="Courier New"/>
            <w:color w:val="000000"/>
            <w:sz w:val="20"/>
            <w:szCs w:val="20"/>
            <w:lang w:eastAsia="hu-HU"/>
          </w:rPr>
          <w:t>parameter</w:t>
        </w:r>
        <w:proofErr w:type="spellEnd"/>
        <w:proofErr w:type="gramEnd"/>
      </w:ins>
    </w:p>
    <w:p w14:paraId="09899C77" w14:textId="77777777" w:rsidR="00494DC7" w:rsidRDefault="00494DC7" w:rsidP="0093168B">
      <w:pPr>
        <w:rPr>
          <w:ins w:id="657" w:author="Windows-felhasználó" w:date="2017-12-05T14:02:00Z"/>
        </w:rPr>
      </w:pPr>
    </w:p>
    <w:p w14:paraId="71F8C899" w14:textId="1CF8A2C8" w:rsidR="00DA4ED8" w:rsidDel="00494DC7" w:rsidRDefault="00DA4ED8" w:rsidP="0093168B">
      <w:pPr>
        <w:pStyle w:val="Kd"/>
        <w:rPr>
          <w:del w:id="658" w:author="Windows-felhasználó" w:date="2017-12-05T14:02:00Z"/>
        </w:rPr>
      </w:pPr>
      <w:del w:id="659" w:author="Windows-felhasználó" w:date="2017-12-05T14:02:00Z">
        <w:r w:rsidDel="00494DC7">
          <w:lastRenderedPageBreak/>
          <w:delText>class Command:</w:delText>
        </w:r>
      </w:del>
    </w:p>
    <w:p w14:paraId="7034829A" w14:textId="68CEB301" w:rsidR="00DA4ED8" w:rsidDel="00494DC7" w:rsidRDefault="00DA4ED8" w:rsidP="0093168B">
      <w:pPr>
        <w:pStyle w:val="Kd"/>
        <w:rPr>
          <w:del w:id="660" w:author="Windows-felhasználó" w:date="2017-12-05T14:02:00Z"/>
        </w:rPr>
      </w:pPr>
      <w:del w:id="661" w:author="Windows-felhasználó" w:date="2017-12-05T14:02:00Z">
        <w:r w:rsidDel="00494DC7">
          <w:tab/>
          <w:delText>def __init__(self, ID, task, parameter):</w:delText>
        </w:r>
      </w:del>
    </w:p>
    <w:p w14:paraId="298332E0" w14:textId="5CB611C4" w:rsidR="00DA4ED8" w:rsidDel="00494DC7" w:rsidRDefault="00DA4ED8" w:rsidP="0093168B">
      <w:pPr>
        <w:pStyle w:val="Kd"/>
        <w:rPr>
          <w:del w:id="662" w:author="Windows-felhasználó" w:date="2017-12-05T14:02:00Z"/>
        </w:rPr>
      </w:pPr>
      <w:del w:id="663" w:author="Windows-felhasználó" w:date="2017-12-05T14:02:00Z">
        <w:r w:rsidDel="00494DC7">
          <w:tab/>
        </w:r>
        <w:r w:rsidDel="00494DC7">
          <w:tab/>
          <w:delText>self.ID</w:delText>
        </w:r>
      </w:del>
    </w:p>
    <w:p w14:paraId="294388A1" w14:textId="4FD47554" w:rsidR="00DA4ED8" w:rsidDel="00494DC7" w:rsidRDefault="00DA4ED8" w:rsidP="0093168B">
      <w:pPr>
        <w:pStyle w:val="Kd"/>
        <w:rPr>
          <w:del w:id="664" w:author="Windows-felhasználó" w:date="2017-12-05T14:02:00Z"/>
        </w:rPr>
      </w:pPr>
      <w:del w:id="665" w:author="Windows-felhasználó" w:date="2017-12-05T14:02:00Z">
        <w:r w:rsidDel="00494DC7">
          <w:tab/>
        </w:r>
        <w:r w:rsidDel="00494DC7">
          <w:tab/>
          <w:delText>self.task</w:delText>
        </w:r>
      </w:del>
    </w:p>
    <w:p w14:paraId="36193270" w14:textId="24A5EB4A" w:rsidR="00DA4ED8" w:rsidDel="00494DC7" w:rsidRDefault="00DA4ED8">
      <w:pPr>
        <w:pStyle w:val="Kd"/>
        <w:rPr>
          <w:del w:id="666" w:author="Windows-felhasználó" w:date="2017-12-05T14:02:00Z"/>
        </w:rPr>
      </w:pPr>
      <w:del w:id="667" w:author="Windows-felhasználó" w:date="2017-12-05T14:02:00Z">
        <w:r w:rsidDel="00494DC7">
          <w:tab/>
        </w:r>
        <w:r w:rsidDel="00494DC7">
          <w:tab/>
          <w:delText>self.parameter</w:delText>
        </w:r>
      </w:del>
    </w:p>
    <w:p w14:paraId="34EE1B30" w14:textId="228F74F6" w:rsidR="00DA4ED8" w:rsidRPr="00494485" w:rsidRDefault="00EF7AD7" w:rsidP="0093168B">
      <w:r>
        <w:t>Miután lekérdeztem az utasításokat, végig</w:t>
      </w:r>
      <w:ins w:id="668" w:author="Windows-felhasználó" w:date="2017-12-05T22:07:00Z">
        <w:r w:rsidR="004C64AD">
          <w:t xml:space="preserve"> </w:t>
        </w:r>
      </w:ins>
      <w:r>
        <w:t xml:space="preserve">iterálok a kapott </w:t>
      </w:r>
      <w:proofErr w:type="spellStart"/>
      <w:r>
        <w:t>json</w:t>
      </w:r>
      <w:proofErr w:type="spellEnd"/>
      <w:r>
        <w:t xml:space="preserve"> </w:t>
      </w:r>
      <w:proofErr w:type="gramStart"/>
      <w:r>
        <w:t>objektumon</w:t>
      </w:r>
      <w:proofErr w:type="gramEnd"/>
      <w:r>
        <w:t xml:space="preserve">, és a benne szereplő </w:t>
      </w:r>
      <w:r w:rsidRPr="0093168B">
        <w:rPr>
          <w:b/>
        </w:rPr>
        <w:t>P_ADDED</w:t>
      </w:r>
      <w:r>
        <w:rPr>
          <w:b/>
        </w:rPr>
        <w:t xml:space="preserve"> </w:t>
      </w:r>
      <w:r>
        <w:t xml:space="preserve">típusú utasításokat hozzáadom egy tömbhöz. Ha ez a tömb nem üres, akkor a benne található elemekkel meghívom az </w:t>
      </w:r>
      <w:proofErr w:type="spellStart"/>
      <w:r w:rsidRPr="004C64AD">
        <w:rPr>
          <w:rPrChange w:id="669" w:author="Windows-felhasználó" w:date="2017-12-05T22:07:00Z">
            <w:rPr>
              <w:b/>
            </w:rPr>
          </w:rPrChange>
        </w:rPr>
        <w:t>execute</w:t>
      </w:r>
      <w:r w:rsidR="00052788" w:rsidRPr="004C64AD">
        <w:rPr>
          <w:rPrChange w:id="670" w:author="Windows-felhasználó" w:date="2017-12-05T22:07:00Z">
            <w:rPr>
              <w:b/>
            </w:rPr>
          </w:rPrChange>
        </w:rPr>
        <w:t>Command</w:t>
      </w:r>
      <w:proofErr w:type="spellEnd"/>
      <w:r>
        <w:t xml:space="preserve"> függvényt.</w:t>
      </w:r>
    </w:p>
    <w:p w14:paraId="5E66BE4E" w14:textId="77777777" w:rsidR="00494DC7" w:rsidRPr="00494DC7" w:rsidRDefault="00494DC7" w:rsidP="00494DC7">
      <w:pPr>
        <w:shd w:val="clear" w:color="auto" w:fill="FFFFFF"/>
        <w:spacing w:after="0" w:line="240" w:lineRule="auto"/>
        <w:ind w:firstLine="0"/>
        <w:jc w:val="left"/>
        <w:rPr>
          <w:ins w:id="671" w:author="Windows-felhasználó" w:date="2017-12-05T14:03:00Z"/>
          <w:rFonts w:ascii="Courier New" w:hAnsi="Courier New" w:cs="Courier New"/>
          <w:color w:val="000000"/>
          <w:sz w:val="20"/>
          <w:szCs w:val="20"/>
          <w:lang w:eastAsia="hu-HU"/>
        </w:rPr>
      </w:pPr>
      <w:ins w:id="672" w:author="Windows-felhasználó" w:date="2017-12-05T14:03:00Z">
        <w:r w:rsidRPr="00494DC7">
          <w:rPr>
            <w:rFonts w:ascii="Courier New" w:hAnsi="Courier New" w:cs="Courier New"/>
            <w:color w:val="000000"/>
            <w:sz w:val="20"/>
            <w:szCs w:val="20"/>
            <w:lang w:eastAsia="hu-HU"/>
          </w:rPr>
          <w:t xml:space="preserve">    </w:t>
        </w:r>
        <w:proofErr w:type="spellStart"/>
        <w:r w:rsidRPr="00494DC7">
          <w:rPr>
            <w:rFonts w:ascii="Courier New" w:hAnsi="Courier New" w:cs="Courier New"/>
            <w:b/>
            <w:bCs/>
            <w:color w:val="0000FF"/>
            <w:sz w:val="20"/>
            <w:szCs w:val="20"/>
            <w:lang w:eastAsia="hu-HU"/>
          </w:rPr>
          <w:t>try</w:t>
        </w:r>
        <w:proofErr w:type="spellEnd"/>
        <w:r w:rsidRPr="00494DC7">
          <w:rPr>
            <w:rFonts w:ascii="Courier New" w:hAnsi="Courier New" w:cs="Courier New"/>
            <w:b/>
            <w:bCs/>
            <w:color w:val="000080"/>
            <w:sz w:val="20"/>
            <w:szCs w:val="20"/>
            <w:lang w:eastAsia="hu-HU"/>
          </w:rPr>
          <w:t>:</w:t>
        </w:r>
      </w:ins>
    </w:p>
    <w:p w14:paraId="269F9C64" w14:textId="77777777" w:rsidR="00494DC7" w:rsidRPr="00494DC7" w:rsidRDefault="00494DC7" w:rsidP="00494DC7">
      <w:pPr>
        <w:shd w:val="clear" w:color="auto" w:fill="FFFFFF"/>
        <w:spacing w:after="0" w:line="240" w:lineRule="auto"/>
        <w:ind w:firstLine="0"/>
        <w:jc w:val="left"/>
        <w:rPr>
          <w:ins w:id="673" w:author="Windows-felhasználó" w:date="2017-12-05T14:03:00Z"/>
          <w:rFonts w:ascii="Courier New" w:hAnsi="Courier New" w:cs="Courier New"/>
          <w:color w:val="000000"/>
          <w:sz w:val="20"/>
          <w:szCs w:val="20"/>
          <w:lang w:eastAsia="hu-HU"/>
        </w:rPr>
      </w:pPr>
      <w:ins w:id="674" w:author="Windows-felhasználó" w:date="2017-12-05T14:03:00Z">
        <w:r w:rsidRPr="00494DC7">
          <w:rPr>
            <w:rFonts w:ascii="Courier New" w:hAnsi="Courier New" w:cs="Courier New"/>
            <w:color w:val="000000"/>
            <w:sz w:val="20"/>
            <w:szCs w:val="20"/>
            <w:lang w:eastAsia="hu-HU"/>
          </w:rPr>
          <w:t xml:space="preserve">        </w:t>
        </w:r>
        <w:proofErr w:type="spellStart"/>
        <w:r w:rsidRPr="00494DC7">
          <w:rPr>
            <w:rFonts w:ascii="Courier New" w:hAnsi="Courier New" w:cs="Courier New"/>
            <w:color w:val="000000"/>
            <w:sz w:val="20"/>
            <w:szCs w:val="20"/>
            <w:lang w:eastAsia="hu-HU"/>
          </w:rPr>
          <w:t>json_response</w:t>
        </w:r>
        <w:proofErr w:type="spellEnd"/>
        <w:r w:rsidRPr="00494DC7">
          <w:rPr>
            <w:rFonts w:ascii="Courier New" w:hAnsi="Courier New" w:cs="Courier New"/>
            <w:color w:val="000000"/>
            <w:sz w:val="20"/>
            <w:szCs w:val="20"/>
            <w:lang w:eastAsia="hu-HU"/>
          </w:rPr>
          <w:t xml:space="preserve"> </w:t>
        </w:r>
        <w:r w:rsidRPr="00494DC7">
          <w:rPr>
            <w:rFonts w:ascii="Courier New" w:hAnsi="Courier New" w:cs="Courier New"/>
            <w:b/>
            <w:bCs/>
            <w:color w:val="000080"/>
            <w:sz w:val="20"/>
            <w:szCs w:val="20"/>
            <w:lang w:eastAsia="hu-HU"/>
          </w:rPr>
          <w:t>=</w:t>
        </w:r>
        <w:r w:rsidRPr="00494DC7">
          <w:rPr>
            <w:rFonts w:ascii="Courier New" w:hAnsi="Courier New" w:cs="Courier New"/>
            <w:color w:val="000000"/>
            <w:sz w:val="20"/>
            <w:szCs w:val="20"/>
            <w:lang w:eastAsia="hu-HU"/>
          </w:rPr>
          <w:t xml:space="preserve"> </w:t>
        </w:r>
        <w:proofErr w:type="spellStart"/>
        <w:proofErr w:type="gramStart"/>
        <w:r w:rsidRPr="00494DC7">
          <w:rPr>
            <w:rFonts w:ascii="Courier New" w:hAnsi="Courier New" w:cs="Courier New"/>
            <w:color w:val="000000"/>
            <w:sz w:val="20"/>
            <w:szCs w:val="20"/>
            <w:lang w:eastAsia="hu-HU"/>
          </w:rPr>
          <w:t>commands</w:t>
        </w:r>
        <w:r w:rsidRPr="00494DC7">
          <w:rPr>
            <w:rFonts w:ascii="Courier New" w:hAnsi="Courier New" w:cs="Courier New"/>
            <w:b/>
            <w:bCs/>
            <w:color w:val="000080"/>
            <w:sz w:val="20"/>
            <w:szCs w:val="20"/>
            <w:lang w:eastAsia="hu-HU"/>
          </w:rPr>
          <w:t>.</w:t>
        </w:r>
        <w:r w:rsidRPr="00494DC7">
          <w:rPr>
            <w:rFonts w:ascii="Courier New" w:hAnsi="Courier New" w:cs="Courier New"/>
            <w:color w:val="000000"/>
            <w:sz w:val="20"/>
            <w:szCs w:val="20"/>
            <w:lang w:eastAsia="hu-HU"/>
          </w:rPr>
          <w:t>json</w:t>
        </w:r>
        <w:proofErr w:type="spellEnd"/>
        <w:r w:rsidRPr="00494DC7">
          <w:rPr>
            <w:rFonts w:ascii="Courier New" w:hAnsi="Courier New" w:cs="Courier New"/>
            <w:b/>
            <w:bCs/>
            <w:color w:val="000080"/>
            <w:sz w:val="20"/>
            <w:szCs w:val="20"/>
            <w:lang w:eastAsia="hu-HU"/>
          </w:rPr>
          <w:t>(</w:t>
        </w:r>
        <w:proofErr w:type="gramEnd"/>
        <w:r w:rsidRPr="00494DC7">
          <w:rPr>
            <w:rFonts w:ascii="Courier New" w:hAnsi="Courier New" w:cs="Courier New"/>
            <w:b/>
            <w:bCs/>
            <w:color w:val="000080"/>
            <w:sz w:val="20"/>
            <w:szCs w:val="20"/>
            <w:lang w:eastAsia="hu-HU"/>
          </w:rPr>
          <w:t>)</w:t>
        </w:r>
      </w:ins>
    </w:p>
    <w:p w14:paraId="543F6AF0" w14:textId="77777777" w:rsidR="00494DC7" w:rsidRPr="00494DC7" w:rsidRDefault="00494DC7" w:rsidP="00494DC7">
      <w:pPr>
        <w:shd w:val="clear" w:color="auto" w:fill="FFFFFF"/>
        <w:spacing w:after="0" w:line="240" w:lineRule="auto"/>
        <w:ind w:firstLine="0"/>
        <w:jc w:val="left"/>
        <w:rPr>
          <w:ins w:id="675" w:author="Windows-felhasználó" w:date="2017-12-05T14:03:00Z"/>
          <w:rFonts w:ascii="Courier New" w:hAnsi="Courier New" w:cs="Courier New"/>
          <w:color w:val="000000"/>
          <w:sz w:val="20"/>
          <w:szCs w:val="20"/>
          <w:lang w:eastAsia="hu-HU"/>
        </w:rPr>
      </w:pPr>
      <w:ins w:id="676" w:author="Windows-felhasználó" w:date="2017-12-05T14:03:00Z">
        <w:r w:rsidRPr="00494DC7">
          <w:rPr>
            <w:rFonts w:ascii="Courier New" w:hAnsi="Courier New" w:cs="Courier New"/>
            <w:color w:val="000000"/>
            <w:sz w:val="20"/>
            <w:szCs w:val="20"/>
            <w:lang w:eastAsia="hu-HU"/>
          </w:rPr>
          <w:t xml:space="preserve">        </w:t>
        </w:r>
        <w:proofErr w:type="spellStart"/>
        <w:r w:rsidRPr="00494DC7">
          <w:rPr>
            <w:rFonts w:ascii="Courier New" w:hAnsi="Courier New" w:cs="Courier New"/>
            <w:color w:val="000000"/>
            <w:sz w:val="20"/>
            <w:szCs w:val="20"/>
            <w:lang w:eastAsia="hu-HU"/>
          </w:rPr>
          <w:t>new_pot_commands</w:t>
        </w:r>
        <w:proofErr w:type="spellEnd"/>
        <w:r w:rsidRPr="00494DC7">
          <w:rPr>
            <w:rFonts w:ascii="Courier New" w:hAnsi="Courier New" w:cs="Courier New"/>
            <w:color w:val="000000"/>
            <w:sz w:val="20"/>
            <w:szCs w:val="20"/>
            <w:lang w:eastAsia="hu-HU"/>
          </w:rPr>
          <w:t xml:space="preserve"> </w:t>
        </w:r>
        <w:r w:rsidRPr="00494DC7">
          <w:rPr>
            <w:rFonts w:ascii="Courier New" w:hAnsi="Courier New" w:cs="Courier New"/>
            <w:b/>
            <w:bCs/>
            <w:color w:val="000080"/>
            <w:sz w:val="20"/>
            <w:szCs w:val="20"/>
            <w:lang w:eastAsia="hu-HU"/>
          </w:rPr>
          <w:t>=</w:t>
        </w:r>
        <w:r w:rsidRPr="00494DC7">
          <w:rPr>
            <w:rFonts w:ascii="Courier New" w:hAnsi="Courier New" w:cs="Courier New"/>
            <w:color w:val="000000"/>
            <w:sz w:val="20"/>
            <w:szCs w:val="20"/>
            <w:lang w:eastAsia="hu-HU"/>
          </w:rPr>
          <w:t xml:space="preserve"> </w:t>
        </w:r>
        <w:r w:rsidRPr="00494DC7">
          <w:rPr>
            <w:rFonts w:ascii="Courier New" w:hAnsi="Courier New" w:cs="Courier New"/>
            <w:b/>
            <w:bCs/>
            <w:color w:val="000080"/>
            <w:sz w:val="20"/>
            <w:szCs w:val="20"/>
            <w:lang w:eastAsia="hu-HU"/>
          </w:rPr>
          <w:t>[]</w:t>
        </w:r>
      </w:ins>
    </w:p>
    <w:p w14:paraId="1FF66563" w14:textId="77777777" w:rsidR="00494DC7" w:rsidRPr="00494DC7" w:rsidRDefault="00494DC7" w:rsidP="00494DC7">
      <w:pPr>
        <w:shd w:val="clear" w:color="auto" w:fill="FFFFFF"/>
        <w:spacing w:after="0" w:line="240" w:lineRule="auto"/>
        <w:ind w:firstLine="0"/>
        <w:jc w:val="left"/>
        <w:rPr>
          <w:ins w:id="677" w:author="Windows-felhasználó" w:date="2017-12-05T14:03:00Z"/>
          <w:rFonts w:ascii="Courier New" w:hAnsi="Courier New" w:cs="Courier New"/>
          <w:color w:val="000000"/>
          <w:sz w:val="20"/>
          <w:szCs w:val="20"/>
          <w:lang w:eastAsia="hu-HU"/>
        </w:rPr>
      </w:pPr>
      <w:ins w:id="678" w:author="Windows-felhasználó" w:date="2017-12-05T14:03:00Z">
        <w:r w:rsidRPr="00494DC7">
          <w:rPr>
            <w:rFonts w:ascii="Courier New" w:hAnsi="Courier New" w:cs="Courier New"/>
            <w:color w:val="000000"/>
            <w:sz w:val="20"/>
            <w:szCs w:val="20"/>
            <w:lang w:eastAsia="hu-HU"/>
          </w:rPr>
          <w:t xml:space="preserve">        </w:t>
        </w:r>
      </w:ins>
    </w:p>
    <w:p w14:paraId="4A9C4588" w14:textId="77777777" w:rsidR="00494DC7" w:rsidRPr="00494DC7" w:rsidRDefault="00494DC7" w:rsidP="00494DC7">
      <w:pPr>
        <w:shd w:val="clear" w:color="auto" w:fill="FFFFFF"/>
        <w:spacing w:after="0" w:line="240" w:lineRule="auto"/>
        <w:ind w:firstLine="0"/>
        <w:jc w:val="left"/>
        <w:rPr>
          <w:ins w:id="679" w:author="Windows-felhasználó" w:date="2017-12-05T14:03:00Z"/>
          <w:rFonts w:ascii="Courier New" w:hAnsi="Courier New" w:cs="Courier New"/>
          <w:color w:val="000000"/>
          <w:sz w:val="20"/>
          <w:szCs w:val="20"/>
          <w:lang w:eastAsia="hu-HU"/>
        </w:rPr>
      </w:pPr>
      <w:ins w:id="680" w:author="Windows-felhasználó" w:date="2017-12-05T14:03:00Z">
        <w:r w:rsidRPr="00494DC7">
          <w:rPr>
            <w:rFonts w:ascii="Courier New" w:hAnsi="Courier New" w:cs="Courier New"/>
            <w:color w:val="000000"/>
            <w:sz w:val="20"/>
            <w:szCs w:val="20"/>
            <w:lang w:eastAsia="hu-HU"/>
          </w:rPr>
          <w:t xml:space="preserve">        </w:t>
        </w:r>
        <w:proofErr w:type="spellStart"/>
        <w:r w:rsidRPr="00494DC7">
          <w:rPr>
            <w:rFonts w:ascii="Courier New" w:hAnsi="Courier New" w:cs="Courier New"/>
            <w:b/>
            <w:bCs/>
            <w:color w:val="0000FF"/>
            <w:sz w:val="20"/>
            <w:szCs w:val="20"/>
            <w:lang w:eastAsia="hu-HU"/>
          </w:rPr>
          <w:t>for</w:t>
        </w:r>
        <w:proofErr w:type="spellEnd"/>
        <w:r w:rsidRPr="00494DC7">
          <w:rPr>
            <w:rFonts w:ascii="Courier New" w:hAnsi="Courier New" w:cs="Courier New"/>
            <w:color w:val="000000"/>
            <w:sz w:val="20"/>
            <w:szCs w:val="20"/>
            <w:lang w:eastAsia="hu-HU"/>
          </w:rPr>
          <w:t xml:space="preserve"> </w:t>
        </w:r>
        <w:proofErr w:type="spellStart"/>
        <w:r w:rsidRPr="00494DC7">
          <w:rPr>
            <w:rFonts w:ascii="Courier New" w:hAnsi="Courier New" w:cs="Courier New"/>
            <w:color w:val="000000"/>
            <w:sz w:val="20"/>
            <w:szCs w:val="20"/>
            <w:lang w:eastAsia="hu-HU"/>
          </w:rPr>
          <w:t>rec</w:t>
        </w:r>
        <w:proofErr w:type="spellEnd"/>
        <w:r w:rsidRPr="00494DC7">
          <w:rPr>
            <w:rFonts w:ascii="Courier New" w:hAnsi="Courier New" w:cs="Courier New"/>
            <w:color w:val="000000"/>
            <w:sz w:val="20"/>
            <w:szCs w:val="20"/>
            <w:lang w:eastAsia="hu-HU"/>
          </w:rPr>
          <w:t xml:space="preserve"> </w:t>
        </w:r>
        <w:r w:rsidRPr="00494DC7">
          <w:rPr>
            <w:rFonts w:ascii="Courier New" w:hAnsi="Courier New" w:cs="Courier New"/>
            <w:b/>
            <w:bCs/>
            <w:color w:val="0000FF"/>
            <w:sz w:val="20"/>
            <w:szCs w:val="20"/>
            <w:lang w:eastAsia="hu-HU"/>
          </w:rPr>
          <w:t>in</w:t>
        </w:r>
        <w:r w:rsidRPr="00494DC7">
          <w:rPr>
            <w:rFonts w:ascii="Courier New" w:hAnsi="Courier New" w:cs="Courier New"/>
            <w:color w:val="000000"/>
            <w:sz w:val="20"/>
            <w:szCs w:val="20"/>
            <w:lang w:eastAsia="hu-HU"/>
          </w:rPr>
          <w:t xml:space="preserve"> </w:t>
        </w:r>
        <w:proofErr w:type="spellStart"/>
        <w:r w:rsidRPr="00494DC7">
          <w:rPr>
            <w:rFonts w:ascii="Courier New" w:hAnsi="Courier New" w:cs="Courier New"/>
            <w:color w:val="000000"/>
            <w:sz w:val="20"/>
            <w:szCs w:val="20"/>
            <w:lang w:eastAsia="hu-HU"/>
          </w:rPr>
          <w:t>json_response</w:t>
        </w:r>
        <w:proofErr w:type="spellEnd"/>
        <w:r w:rsidRPr="00494DC7">
          <w:rPr>
            <w:rFonts w:ascii="Courier New" w:hAnsi="Courier New" w:cs="Courier New"/>
            <w:b/>
            <w:bCs/>
            <w:color w:val="000080"/>
            <w:sz w:val="20"/>
            <w:szCs w:val="20"/>
            <w:lang w:eastAsia="hu-HU"/>
          </w:rPr>
          <w:t>:</w:t>
        </w:r>
      </w:ins>
    </w:p>
    <w:p w14:paraId="68243F95" w14:textId="77777777" w:rsidR="00494DC7" w:rsidRPr="00494DC7" w:rsidRDefault="00494DC7" w:rsidP="00494DC7">
      <w:pPr>
        <w:shd w:val="clear" w:color="auto" w:fill="FFFFFF"/>
        <w:spacing w:after="0" w:line="240" w:lineRule="auto"/>
        <w:ind w:firstLine="0"/>
        <w:jc w:val="left"/>
        <w:rPr>
          <w:ins w:id="681" w:author="Windows-felhasználó" w:date="2017-12-05T14:03:00Z"/>
          <w:rFonts w:ascii="Courier New" w:hAnsi="Courier New" w:cs="Courier New"/>
          <w:color w:val="000000"/>
          <w:sz w:val="20"/>
          <w:szCs w:val="20"/>
          <w:lang w:eastAsia="hu-HU"/>
        </w:rPr>
      </w:pPr>
      <w:ins w:id="682" w:author="Windows-felhasználó" w:date="2017-12-05T14:03:00Z">
        <w:r w:rsidRPr="00494DC7">
          <w:rPr>
            <w:rFonts w:ascii="Courier New" w:hAnsi="Courier New" w:cs="Courier New"/>
            <w:color w:val="000000"/>
            <w:sz w:val="20"/>
            <w:szCs w:val="20"/>
            <w:lang w:eastAsia="hu-HU"/>
          </w:rPr>
          <w:t xml:space="preserve">            </w:t>
        </w:r>
        <w:proofErr w:type="spellStart"/>
        <w:r w:rsidRPr="00494DC7">
          <w:rPr>
            <w:rFonts w:ascii="Courier New" w:hAnsi="Courier New" w:cs="Courier New"/>
            <w:color w:val="000000"/>
            <w:sz w:val="20"/>
            <w:szCs w:val="20"/>
            <w:lang w:eastAsia="hu-HU"/>
          </w:rPr>
          <w:t>cmmnd</w:t>
        </w:r>
        <w:proofErr w:type="spellEnd"/>
        <w:r w:rsidRPr="00494DC7">
          <w:rPr>
            <w:rFonts w:ascii="Courier New" w:hAnsi="Courier New" w:cs="Courier New"/>
            <w:color w:val="000000"/>
            <w:sz w:val="20"/>
            <w:szCs w:val="20"/>
            <w:lang w:eastAsia="hu-HU"/>
          </w:rPr>
          <w:t xml:space="preserve"> </w:t>
        </w:r>
        <w:r w:rsidRPr="00494DC7">
          <w:rPr>
            <w:rFonts w:ascii="Courier New" w:hAnsi="Courier New" w:cs="Courier New"/>
            <w:b/>
            <w:bCs/>
            <w:color w:val="000080"/>
            <w:sz w:val="20"/>
            <w:szCs w:val="20"/>
            <w:lang w:eastAsia="hu-HU"/>
          </w:rPr>
          <w:t>=</w:t>
        </w:r>
        <w:r w:rsidRPr="00494DC7">
          <w:rPr>
            <w:rFonts w:ascii="Courier New" w:hAnsi="Courier New" w:cs="Courier New"/>
            <w:color w:val="000000"/>
            <w:sz w:val="20"/>
            <w:szCs w:val="20"/>
            <w:lang w:eastAsia="hu-HU"/>
          </w:rPr>
          <w:t xml:space="preserve"> </w:t>
        </w:r>
        <w:proofErr w:type="spellStart"/>
        <w:proofErr w:type="gramStart"/>
        <w:r w:rsidRPr="00494DC7">
          <w:rPr>
            <w:rFonts w:ascii="Courier New" w:hAnsi="Courier New" w:cs="Courier New"/>
            <w:color w:val="000000"/>
            <w:sz w:val="20"/>
            <w:szCs w:val="20"/>
            <w:lang w:eastAsia="hu-HU"/>
          </w:rPr>
          <w:t>Command</w:t>
        </w:r>
        <w:proofErr w:type="spellEnd"/>
        <w:r w:rsidRPr="00494DC7">
          <w:rPr>
            <w:rFonts w:ascii="Courier New" w:hAnsi="Courier New" w:cs="Courier New"/>
            <w:b/>
            <w:bCs/>
            <w:color w:val="000080"/>
            <w:sz w:val="20"/>
            <w:szCs w:val="20"/>
            <w:lang w:eastAsia="hu-HU"/>
          </w:rPr>
          <w:t>(</w:t>
        </w:r>
        <w:proofErr w:type="spellStart"/>
        <w:proofErr w:type="gramEnd"/>
        <w:r w:rsidRPr="00494DC7">
          <w:rPr>
            <w:rFonts w:ascii="Courier New" w:hAnsi="Courier New" w:cs="Courier New"/>
            <w:color w:val="000000"/>
            <w:sz w:val="20"/>
            <w:szCs w:val="20"/>
            <w:lang w:eastAsia="hu-HU"/>
          </w:rPr>
          <w:t>rec</w:t>
        </w:r>
        <w:proofErr w:type="spellEnd"/>
        <w:r w:rsidRPr="00494DC7">
          <w:rPr>
            <w:rFonts w:ascii="Courier New" w:hAnsi="Courier New" w:cs="Courier New"/>
            <w:b/>
            <w:bCs/>
            <w:color w:val="000080"/>
            <w:sz w:val="20"/>
            <w:szCs w:val="20"/>
            <w:lang w:eastAsia="hu-HU"/>
          </w:rPr>
          <w:t>[</w:t>
        </w:r>
        <w:r w:rsidRPr="00494DC7">
          <w:rPr>
            <w:rFonts w:ascii="Courier New" w:hAnsi="Courier New" w:cs="Courier New"/>
            <w:color w:val="808080"/>
            <w:sz w:val="20"/>
            <w:szCs w:val="20"/>
            <w:lang w:eastAsia="hu-HU"/>
          </w:rPr>
          <w:t>"</w:t>
        </w:r>
        <w:proofErr w:type="spellStart"/>
        <w:r w:rsidRPr="00494DC7">
          <w:rPr>
            <w:rFonts w:ascii="Courier New" w:hAnsi="Courier New" w:cs="Courier New"/>
            <w:color w:val="808080"/>
            <w:sz w:val="20"/>
            <w:szCs w:val="20"/>
            <w:lang w:eastAsia="hu-HU"/>
          </w:rPr>
          <w:t>id</w:t>
        </w:r>
        <w:proofErr w:type="spellEnd"/>
        <w:r w:rsidRPr="00494DC7">
          <w:rPr>
            <w:rFonts w:ascii="Courier New" w:hAnsi="Courier New" w:cs="Courier New"/>
            <w:color w:val="808080"/>
            <w:sz w:val="20"/>
            <w:szCs w:val="20"/>
            <w:lang w:eastAsia="hu-HU"/>
          </w:rPr>
          <w:t>"</w:t>
        </w:r>
        <w:r w:rsidRPr="00494DC7">
          <w:rPr>
            <w:rFonts w:ascii="Courier New" w:hAnsi="Courier New" w:cs="Courier New"/>
            <w:b/>
            <w:bCs/>
            <w:color w:val="000080"/>
            <w:sz w:val="20"/>
            <w:szCs w:val="20"/>
            <w:lang w:eastAsia="hu-HU"/>
          </w:rPr>
          <w:t>],</w:t>
        </w:r>
        <w:r w:rsidRPr="00494DC7">
          <w:rPr>
            <w:rFonts w:ascii="Courier New" w:hAnsi="Courier New" w:cs="Courier New"/>
            <w:color w:val="000000"/>
            <w:sz w:val="20"/>
            <w:szCs w:val="20"/>
            <w:lang w:eastAsia="hu-HU"/>
          </w:rPr>
          <w:t xml:space="preserve"> </w:t>
        </w:r>
        <w:proofErr w:type="spellStart"/>
        <w:r w:rsidRPr="00494DC7">
          <w:rPr>
            <w:rFonts w:ascii="Courier New" w:hAnsi="Courier New" w:cs="Courier New"/>
            <w:color w:val="000000"/>
            <w:sz w:val="20"/>
            <w:szCs w:val="20"/>
            <w:lang w:eastAsia="hu-HU"/>
          </w:rPr>
          <w:t>rec</w:t>
        </w:r>
        <w:proofErr w:type="spellEnd"/>
        <w:r w:rsidRPr="00494DC7">
          <w:rPr>
            <w:rFonts w:ascii="Courier New" w:hAnsi="Courier New" w:cs="Courier New"/>
            <w:b/>
            <w:bCs/>
            <w:color w:val="000080"/>
            <w:sz w:val="20"/>
            <w:szCs w:val="20"/>
            <w:lang w:eastAsia="hu-HU"/>
          </w:rPr>
          <w:t>[</w:t>
        </w:r>
        <w:r w:rsidRPr="00494DC7">
          <w:rPr>
            <w:rFonts w:ascii="Courier New" w:hAnsi="Courier New" w:cs="Courier New"/>
            <w:color w:val="808080"/>
            <w:sz w:val="20"/>
            <w:szCs w:val="20"/>
            <w:lang w:eastAsia="hu-HU"/>
          </w:rPr>
          <w:t>"</w:t>
        </w:r>
        <w:proofErr w:type="spellStart"/>
        <w:r w:rsidRPr="00494DC7">
          <w:rPr>
            <w:rFonts w:ascii="Courier New" w:hAnsi="Courier New" w:cs="Courier New"/>
            <w:color w:val="808080"/>
            <w:sz w:val="20"/>
            <w:szCs w:val="20"/>
            <w:lang w:eastAsia="hu-HU"/>
          </w:rPr>
          <w:t>task</w:t>
        </w:r>
        <w:proofErr w:type="spellEnd"/>
        <w:r w:rsidRPr="00494DC7">
          <w:rPr>
            <w:rFonts w:ascii="Courier New" w:hAnsi="Courier New" w:cs="Courier New"/>
            <w:color w:val="808080"/>
            <w:sz w:val="20"/>
            <w:szCs w:val="20"/>
            <w:lang w:eastAsia="hu-HU"/>
          </w:rPr>
          <w:t>"</w:t>
        </w:r>
        <w:r w:rsidRPr="00494DC7">
          <w:rPr>
            <w:rFonts w:ascii="Courier New" w:hAnsi="Courier New" w:cs="Courier New"/>
            <w:b/>
            <w:bCs/>
            <w:color w:val="000080"/>
            <w:sz w:val="20"/>
            <w:szCs w:val="20"/>
            <w:lang w:eastAsia="hu-HU"/>
          </w:rPr>
          <w:t>],</w:t>
        </w:r>
        <w:r w:rsidRPr="00494DC7">
          <w:rPr>
            <w:rFonts w:ascii="Courier New" w:hAnsi="Courier New" w:cs="Courier New"/>
            <w:color w:val="000000"/>
            <w:sz w:val="20"/>
            <w:szCs w:val="20"/>
            <w:lang w:eastAsia="hu-HU"/>
          </w:rPr>
          <w:t xml:space="preserve"> </w:t>
        </w:r>
        <w:proofErr w:type="spellStart"/>
        <w:r w:rsidRPr="00494DC7">
          <w:rPr>
            <w:rFonts w:ascii="Courier New" w:hAnsi="Courier New" w:cs="Courier New"/>
            <w:color w:val="000000"/>
            <w:sz w:val="20"/>
            <w:szCs w:val="20"/>
            <w:lang w:eastAsia="hu-HU"/>
          </w:rPr>
          <w:t>rec</w:t>
        </w:r>
        <w:proofErr w:type="spellEnd"/>
        <w:r w:rsidRPr="00494DC7">
          <w:rPr>
            <w:rFonts w:ascii="Courier New" w:hAnsi="Courier New" w:cs="Courier New"/>
            <w:b/>
            <w:bCs/>
            <w:color w:val="000080"/>
            <w:sz w:val="20"/>
            <w:szCs w:val="20"/>
            <w:lang w:eastAsia="hu-HU"/>
          </w:rPr>
          <w:t>[</w:t>
        </w:r>
        <w:r w:rsidRPr="00494DC7">
          <w:rPr>
            <w:rFonts w:ascii="Courier New" w:hAnsi="Courier New" w:cs="Courier New"/>
            <w:color w:val="808080"/>
            <w:sz w:val="20"/>
            <w:szCs w:val="20"/>
            <w:lang w:eastAsia="hu-HU"/>
          </w:rPr>
          <w:t>"</w:t>
        </w:r>
        <w:proofErr w:type="spellStart"/>
        <w:r w:rsidRPr="00494DC7">
          <w:rPr>
            <w:rFonts w:ascii="Courier New" w:hAnsi="Courier New" w:cs="Courier New"/>
            <w:color w:val="808080"/>
            <w:sz w:val="20"/>
            <w:szCs w:val="20"/>
            <w:lang w:eastAsia="hu-HU"/>
          </w:rPr>
          <w:t>parameter</w:t>
        </w:r>
        <w:proofErr w:type="spellEnd"/>
        <w:r w:rsidRPr="00494DC7">
          <w:rPr>
            <w:rFonts w:ascii="Courier New" w:hAnsi="Courier New" w:cs="Courier New"/>
            <w:color w:val="808080"/>
            <w:sz w:val="20"/>
            <w:szCs w:val="20"/>
            <w:lang w:eastAsia="hu-HU"/>
          </w:rPr>
          <w:t>"</w:t>
        </w:r>
        <w:r w:rsidRPr="00494DC7">
          <w:rPr>
            <w:rFonts w:ascii="Courier New" w:hAnsi="Courier New" w:cs="Courier New"/>
            <w:b/>
            <w:bCs/>
            <w:color w:val="000080"/>
            <w:sz w:val="20"/>
            <w:szCs w:val="20"/>
            <w:lang w:eastAsia="hu-HU"/>
          </w:rPr>
          <w:t>])</w:t>
        </w:r>
      </w:ins>
    </w:p>
    <w:p w14:paraId="51A8146A" w14:textId="77777777" w:rsidR="00494DC7" w:rsidRPr="00494DC7" w:rsidRDefault="00494DC7" w:rsidP="00494DC7">
      <w:pPr>
        <w:shd w:val="clear" w:color="auto" w:fill="FFFFFF"/>
        <w:spacing w:after="0" w:line="240" w:lineRule="auto"/>
        <w:ind w:firstLine="0"/>
        <w:jc w:val="left"/>
        <w:rPr>
          <w:ins w:id="683" w:author="Windows-felhasználó" w:date="2017-12-05T14:03:00Z"/>
          <w:rFonts w:ascii="Courier New" w:hAnsi="Courier New" w:cs="Courier New"/>
          <w:color w:val="000000"/>
          <w:sz w:val="20"/>
          <w:szCs w:val="20"/>
          <w:lang w:eastAsia="hu-HU"/>
        </w:rPr>
      </w:pPr>
      <w:ins w:id="684" w:author="Windows-felhasználó" w:date="2017-12-05T14:03:00Z">
        <w:r w:rsidRPr="00494DC7">
          <w:rPr>
            <w:rFonts w:ascii="Courier New" w:hAnsi="Courier New" w:cs="Courier New"/>
            <w:color w:val="000000"/>
            <w:sz w:val="20"/>
            <w:szCs w:val="20"/>
            <w:lang w:eastAsia="hu-HU"/>
          </w:rPr>
          <w:t xml:space="preserve">            </w:t>
        </w:r>
      </w:ins>
    </w:p>
    <w:p w14:paraId="382405D1" w14:textId="77777777" w:rsidR="00494DC7" w:rsidRPr="00494DC7" w:rsidRDefault="00494DC7" w:rsidP="00494DC7">
      <w:pPr>
        <w:shd w:val="clear" w:color="auto" w:fill="FFFFFF"/>
        <w:spacing w:after="0" w:line="240" w:lineRule="auto"/>
        <w:ind w:firstLine="0"/>
        <w:jc w:val="left"/>
        <w:rPr>
          <w:ins w:id="685" w:author="Windows-felhasználó" w:date="2017-12-05T14:03:00Z"/>
          <w:rFonts w:ascii="Courier New" w:hAnsi="Courier New" w:cs="Courier New"/>
          <w:color w:val="000000"/>
          <w:sz w:val="20"/>
          <w:szCs w:val="20"/>
          <w:lang w:eastAsia="hu-HU"/>
        </w:rPr>
      </w:pPr>
      <w:ins w:id="686" w:author="Windows-felhasználó" w:date="2017-12-05T14:03:00Z">
        <w:r w:rsidRPr="00494DC7">
          <w:rPr>
            <w:rFonts w:ascii="Courier New" w:hAnsi="Courier New" w:cs="Courier New"/>
            <w:color w:val="000000"/>
            <w:sz w:val="20"/>
            <w:szCs w:val="20"/>
            <w:lang w:eastAsia="hu-HU"/>
          </w:rPr>
          <w:t xml:space="preserve">            </w:t>
        </w:r>
        <w:proofErr w:type="spellStart"/>
        <w:r w:rsidRPr="00494DC7">
          <w:rPr>
            <w:rFonts w:ascii="Courier New" w:hAnsi="Courier New" w:cs="Courier New"/>
            <w:b/>
            <w:bCs/>
            <w:color w:val="0000FF"/>
            <w:sz w:val="20"/>
            <w:szCs w:val="20"/>
            <w:lang w:eastAsia="hu-HU"/>
          </w:rPr>
          <w:t>if</w:t>
        </w:r>
        <w:proofErr w:type="spellEnd"/>
        <w:r w:rsidRPr="00494DC7">
          <w:rPr>
            <w:rFonts w:ascii="Courier New" w:hAnsi="Courier New" w:cs="Courier New"/>
            <w:color w:val="000000"/>
            <w:sz w:val="20"/>
            <w:szCs w:val="20"/>
            <w:lang w:eastAsia="hu-HU"/>
          </w:rPr>
          <w:t xml:space="preserve"> </w:t>
        </w:r>
        <w:r w:rsidRPr="00494DC7">
          <w:rPr>
            <w:rFonts w:ascii="Courier New" w:hAnsi="Courier New" w:cs="Courier New"/>
            <w:b/>
            <w:bCs/>
            <w:color w:val="000080"/>
            <w:sz w:val="20"/>
            <w:szCs w:val="20"/>
            <w:lang w:eastAsia="hu-HU"/>
          </w:rPr>
          <w:t>(</w:t>
        </w:r>
        <w:proofErr w:type="spellStart"/>
        <w:r w:rsidRPr="00494DC7">
          <w:rPr>
            <w:rFonts w:ascii="Courier New" w:hAnsi="Courier New" w:cs="Courier New"/>
            <w:color w:val="000000"/>
            <w:sz w:val="20"/>
            <w:szCs w:val="20"/>
            <w:lang w:eastAsia="hu-HU"/>
          </w:rPr>
          <w:t>cmmnd</w:t>
        </w:r>
        <w:r w:rsidRPr="00494DC7">
          <w:rPr>
            <w:rFonts w:ascii="Courier New" w:hAnsi="Courier New" w:cs="Courier New"/>
            <w:b/>
            <w:bCs/>
            <w:color w:val="000080"/>
            <w:sz w:val="20"/>
            <w:szCs w:val="20"/>
            <w:lang w:eastAsia="hu-HU"/>
          </w:rPr>
          <w:t>.</w:t>
        </w:r>
        <w:r w:rsidRPr="00494DC7">
          <w:rPr>
            <w:rFonts w:ascii="Courier New" w:hAnsi="Courier New" w:cs="Courier New"/>
            <w:color w:val="000000"/>
            <w:sz w:val="20"/>
            <w:szCs w:val="20"/>
            <w:lang w:eastAsia="hu-HU"/>
          </w:rPr>
          <w:t>task</w:t>
        </w:r>
        <w:proofErr w:type="spellEnd"/>
        <w:r w:rsidRPr="00494DC7">
          <w:rPr>
            <w:rFonts w:ascii="Courier New" w:hAnsi="Courier New" w:cs="Courier New"/>
            <w:color w:val="000000"/>
            <w:sz w:val="20"/>
            <w:szCs w:val="20"/>
            <w:lang w:eastAsia="hu-HU"/>
          </w:rPr>
          <w:t xml:space="preserve"> </w:t>
        </w:r>
        <w:r w:rsidRPr="00494DC7">
          <w:rPr>
            <w:rFonts w:ascii="Courier New" w:hAnsi="Courier New" w:cs="Courier New"/>
            <w:b/>
            <w:bCs/>
            <w:color w:val="000080"/>
            <w:sz w:val="20"/>
            <w:szCs w:val="20"/>
            <w:lang w:eastAsia="hu-HU"/>
          </w:rPr>
          <w:t>==</w:t>
        </w:r>
        <w:r w:rsidRPr="00494DC7">
          <w:rPr>
            <w:rFonts w:ascii="Courier New" w:hAnsi="Courier New" w:cs="Courier New"/>
            <w:color w:val="000000"/>
            <w:sz w:val="20"/>
            <w:szCs w:val="20"/>
            <w:lang w:eastAsia="hu-HU"/>
          </w:rPr>
          <w:t xml:space="preserve"> </w:t>
        </w:r>
        <w:r w:rsidRPr="00494DC7">
          <w:rPr>
            <w:rFonts w:ascii="Courier New" w:hAnsi="Courier New" w:cs="Courier New"/>
            <w:color w:val="808080"/>
            <w:sz w:val="20"/>
            <w:szCs w:val="20"/>
            <w:lang w:eastAsia="hu-HU"/>
          </w:rPr>
          <w:t>'P_ADDED'</w:t>
        </w:r>
        <w:r w:rsidRPr="00494DC7">
          <w:rPr>
            <w:rFonts w:ascii="Courier New" w:hAnsi="Courier New" w:cs="Courier New"/>
            <w:b/>
            <w:bCs/>
            <w:color w:val="000080"/>
            <w:sz w:val="20"/>
            <w:szCs w:val="20"/>
            <w:lang w:eastAsia="hu-HU"/>
          </w:rPr>
          <w:t>):</w:t>
        </w:r>
        <w:r w:rsidRPr="00494DC7">
          <w:rPr>
            <w:rFonts w:ascii="Courier New" w:hAnsi="Courier New" w:cs="Courier New"/>
            <w:color w:val="000000"/>
            <w:sz w:val="20"/>
            <w:szCs w:val="20"/>
            <w:lang w:eastAsia="hu-HU"/>
          </w:rPr>
          <w:t xml:space="preserve"> </w:t>
        </w:r>
      </w:ins>
    </w:p>
    <w:p w14:paraId="58FFFE90" w14:textId="77777777" w:rsidR="00494DC7" w:rsidRPr="00494DC7" w:rsidRDefault="00494DC7" w:rsidP="00494DC7">
      <w:pPr>
        <w:shd w:val="clear" w:color="auto" w:fill="FFFFFF"/>
        <w:spacing w:after="0" w:line="240" w:lineRule="auto"/>
        <w:ind w:firstLine="0"/>
        <w:jc w:val="left"/>
        <w:rPr>
          <w:ins w:id="687" w:author="Windows-felhasználó" w:date="2017-12-05T14:03:00Z"/>
          <w:rFonts w:ascii="Courier New" w:hAnsi="Courier New" w:cs="Courier New"/>
          <w:color w:val="000000"/>
          <w:sz w:val="20"/>
          <w:szCs w:val="20"/>
          <w:lang w:eastAsia="hu-HU"/>
        </w:rPr>
      </w:pPr>
      <w:ins w:id="688" w:author="Windows-felhasználó" w:date="2017-12-05T14:03:00Z">
        <w:r w:rsidRPr="00494DC7">
          <w:rPr>
            <w:rFonts w:ascii="Courier New" w:hAnsi="Courier New" w:cs="Courier New"/>
            <w:color w:val="000000"/>
            <w:sz w:val="20"/>
            <w:szCs w:val="20"/>
            <w:lang w:eastAsia="hu-HU"/>
          </w:rPr>
          <w:t xml:space="preserve">                </w:t>
        </w:r>
        <w:proofErr w:type="spellStart"/>
        <w:r w:rsidRPr="00494DC7">
          <w:rPr>
            <w:rFonts w:ascii="Courier New" w:hAnsi="Courier New" w:cs="Courier New"/>
            <w:color w:val="000000"/>
            <w:sz w:val="20"/>
            <w:szCs w:val="20"/>
            <w:lang w:eastAsia="hu-HU"/>
          </w:rPr>
          <w:t>new_pot_</w:t>
        </w:r>
        <w:proofErr w:type="gramStart"/>
        <w:r w:rsidRPr="00494DC7">
          <w:rPr>
            <w:rFonts w:ascii="Courier New" w:hAnsi="Courier New" w:cs="Courier New"/>
            <w:color w:val="000000"/>
            <w:sz w:val="20"/>
            <w:szCs w:val="20"/>
            <w:lang w:eastAsia="hu-HU"/>
          </w:rPr>
          <w:t>commands</w:t>
        </w:r>
        <w:r w:rsidRPr="00494DC7">
          <w:rPr>
            <w:rFonts w:ascii="Courier New" w:hAnsi="Courier New" w:cs="Courier New"/>
            <w:b/>
            <w:bCs/>
            <w:color w:val="000080"/>
            <w:sz w:val="20"/>
            <w:szCs w:val="20"/>
            <w:lang w:eastAsia="hu-HU"/>
          </w:rPr>
          <w:t>.</w:t>
        </w:r>
        <w:r w:rsidRPr="00494DC7">
          <w:rPr>
            <w:rFonts w:ascii="Courier New" w:hAnsi="Courier New" w:cs="Courier New"/>
            <w:color w:val="000000"/>
            <w:sz w:val="20"/>
            <w:szCs w:val="20"/>
            <w:lang w:eastAsia="hu-HU"/>
          </w:rPr>
          <w:t>append</w:t>
        </w:r>
        <w:proofErr w:type="spellEnd"/>
        <w:r w:rsidRPr="00494DC7">
          <w:rPr>
            <w:rFonts w:ascii="Courier New" w:hAnsi="Courier New" w:cs="Courier New"/>
            <w:b/>
            <w:bCs/>
            <w:color w:val="000080"/>
            <w:sz w:val="20"/>
            <w:szCs w:val="20"/>
            <w:lang w:eastAsia="hu-HU"/>
          </w:rPr>
          <w:t>(</w:t>
        </w:r>
        <w:proofErr w:type="spellStart"/>
        <w:proofErr w:type="gramEnd"/>
        <w:r w:rsidRPr="00494DC7">
          <w:rPr>
            <w:rFonts w:ascii="Courier New" w:hAnsi="Courier New" w:cs="Courier New"/>
            <w:color w:val="000000"/>
            <w:sz w:val="20"/>
            <w:szCs w:val="20"/>
            <w:lang w:eastAsia="hu-HU"/>
          </w:rPr>
          <w:t>cmmnd</w:t>
        </w:r>
        <w:proofErr w:type="spellEnd"/>
        <w:r w:rsidRPr="00494DC7">
          <w:rPr>
            <w:rFonts w:ascii="Courier New" w:hAnsi="Courier New" w:cs="Courier New"/>
            <w:b/>
            <w:bCs/>
            <w:color w:val="000080"/>
            <w:sz w:val="20"/>
            <w:szCs w:val="20"/>
            <w:lang w:eastAsia="hu-HU"/>
          </w:rPr>
          <w:t>)</w:t>
        </w:r>
      </w:ins>
    </w:p>
    <w:p w14:paraId="6FD5B9C5" w14:textId="77777777" w:rsidR="00494DC7" w:rsidRPr="00494DC7" w:rsidRDefault="00494DC7" w:rsidP="00494DC7">
      <w:pPr>
        <w:shd w:val="clear" w:color="auto" w:fill="FFFFFF"/>
        <w:spacing w:after="0" w:line="240" w:lineRule="auto"/>
        <w:ind w:firstLine="0"/>
        <w:jc w:val="left"/>
        <w:rPr>
          <w:ins w:id="689" w:author="Windows-felhasználó" w:date="2017-12-05T14:03:00Z"/>
          <w:rFonts w:ascii="Courier New" w:hAnsi="Courier New" w:cs="Courier New"/>
          <w:color w:val="000000"/>
          <w:sz w:val="20"/>
          <w:szCs w:val="20"/>
          <w:lang w:eastAsia="hu-HU"/>
        </w:rPr>
      </w:pPr>
      <w:ins w:id="690" w:author="Windows-felhasználó" w:date="2017-12-05T14:03:00Z">
        <w:r w:rsidRPr="00494DC7">
          <w:rPr>
            <w:rFonts w:ascii="Courier New" w:hAnsi="Courier New" w:cs="Courier New"/>
            <w:color w:val="000000"/>
            <w:sz w:val="20"/>
            <w:szCs w:val="20"/>
            <w:lang w:eastAsia="hu-HU"/>
          </w:rPr>
          <w:t xml:space="preserve">                </w:t>
        </w:r>
      </w:ins>
    </w:p>
    <w:p w14:paraId="7544A423" w14:textId="77777777" w:rsidR="00494DC7" w:rsidRPr="00494DC7" w:rsidRDefault="00494DC7" w:rsidP="00494DC7">
      <w:pPr>
        <w:shd w:val="clear" w:color="auto" w:fill="FFFFFF"/>
        <w:spacing w:after="0" w:line="240" w:lineRule="auto"/>
        <w:ind w:firstLine="0"/>
        <w:jc w:val="left"/>
        <w:rPr>
          <w:ins w:id="691" w:author="Windows-felhasználó" w:date="2017-12-05T14:03:00Z"/>
          <w:rFonts w:ascii="Courier New" w:hAnsi="Courier New" w:cs="Courier New"/>
          <w:color w:val="000000"/>
          <w:sz w:val="20"/>
          <w:szCs w:val="20"/>
          <w:lang w:eastAsia="hu-HU"/>
        </w:rPr>
      </w:pPr>
      <w:ins w:id="692" w:author="Windows-felhasználó" w:date="2017-12-05T14:03:00Z">
        <w:r w:rsidRPr="00494DC7">
          <w:rPr>
            <w:rFonts w:ascii="Courier New" w:hAnsi="Courier New" w:cs="Courier New"/>
            <w:color w:val="000000"/>
            <w:sz w:val="20"/>
            <w:szCs w:val="20"/>
            <w:lang w:eastAsia="hu-HU"/>
          </w:rPr>
          <w:t xml:space="preserve">        </w:t>
        </w:r>
        <w:proofErr w:type="spellStart"/>
        <w:r w:rsidRPr="00494DC7">
          <w:rPr>
            <w:rFonts w:ascii="Courier New" w:hAnsi="Courier New" w:cs="Courier New"/>
            <w:b/>
            <w:bCs/>
            <w:color w:val="0000FF"/>
            <w:sz w:val="20"/>
            <w:szCs w:val="20"/>
            <w:lang w:eastAsia="hu-HU"/>
          </w:rPr>
          <w:t>if</w:t>
        </w:r>
        <w:proofErr w:type="spellEnd"/>
        <w:r w:rsidRPr="00494DC7">
          <w:rPr>
            <w:rFonts w:ascii="Courier New" w:hAnsi="Courier New" w:cs="Courier New"/>
            <w:color w:val="000000"/>
            <w:sz w:val="20"/>
            <w:szCs w:val="20"/>
            <w:lang w:eastAsia="hu-HU"/>
          </w:rPr>
          <w:t xml:space="preserve"> </w:t>
        </w:r>
        <w:proofErr w:type="spellStart"/>
        <w:r w:rsidRPr="00494DC7">
          <w:rPr>
            <w:rFonts w:ascii="Courier New" w:hAnsi="Courier New" w:cs="Courier New"/>
            <w:color w:val="000000"/>
            <w:sz w:val="20"/>
            <w:szCs w:val="20"/>
            <w:lang w:eastAsia="hu-HU"/>
          </w:rPr>
          <w:t>new_pot_commands</w:t>
        </w:r>
        <w:proofErr w:type="spellEnd"/>
        <w:r w:rsidRPr="00494DC7">
          <w:rPr>
            <w:rFonts w:ascii="Courier New" w:hAnsi="Courier New" w:cs="Courier New"/>
            <w:b/>
            <w:bCs/>
            <w:color w:val="000080"/>
            <w:sz w:val="20"/>
            <w:szCs w:val="20"/>
            <w:lang w:eastAsia="hu-HU"/>
          </w:rPr>
          <w:t>:</w:t>
        </w:r>
      </w:ins>
    </w:p>
    <w:p w14:paraId="6559D05E" w14:textId="77777777" w:rsidR="00494DC7" w:rsidRPr="00494DC7" w:rsidRDefault="00494DC7" w:rsidP="00494DC7">
      <w:pPr>
        <w:shd w:val="clear" w:color="auto" w:fill="FFFFFF"/>
        <w:spacing w:after="0" w:line="240" w:lineRule="auto"/>
        <w:ind w:firstLine="0"/>
        <w:jc w:val="left"/>
        <w:rPr>
          <w:ins w:id="693" w:author="Windows-felhasználó" w:date="2017-12-05T14:03:00Z"/>
          <w:rFonts w:ascii="Courier New" w:hAnsi="Courier New" w:cs="Courier New"/>
          <w:color w:val="000000"/>
          <w:sz w:val="20"/>
          <w:szCs w:val="20"/>
          <w:lang w:eastAsia="hu-HU"/>
        </w:rPr>
      </w:pPr>
      <w:ins w:id="694" w:author="Windows-felhasználó" w:date="2017-12-05T14:03:00Z">
        <w:r w:rsidRPr="00494DC7">
          <w:rPr>
            <w:rFonts w:ascii="Courier New" w:hAnsi="Courier New" w:cs="Courier New"/>
            <w:color w:val="000000"/>
            <w:sz w:val="20"/>
            <w:szCs w:val="20"/>
            <w:lang w:eastAsia="hu-HU"/>
          </w:rPr>
          <w:t xml:space="preserve">            </w:t>
        </w:r>
        <w:proofErr w:type="spellStart"/>
        <w:r w:rsidRPr="00494DC7">
          <w:rPr>
            <w:rFonts w:ascii="Courier New" w:hAnsi="Courier New" w:cs="Courier New"/>
            <w:b/>
            <w:bCs/>
            <w:color w:val="0000FF"/>
            <w:sz w:val="20"/>
            <w:szCs w:val="20"/>
            <w:lang w:eastAsia="hu-HU"/>
          </w:rPr>
          <w:t>for</w:t>
        </w:r>
        <w:proofErr w:type="spellEnd"/>
        <w:r w:rsidRPr="00494DC7">
          <w:rPr>
            <w:rFonts w:ascii="Courier New" w:hAnsi="Courier New" w:cs="Courier New"/>
            <w:color w:val="000000"/>
            <w:sz w:val="20"/>
            <w:szCs w:val="20"/>
            <w:lang w:eastAsia="hu-HU"/>
          </w:rPr>
          <w:t xml:space="preserve"> t </w:t>
        </w:r>
        <w:r w:rsidRPr="00494DC7">
          <w:rPr>
            <w:rFonts w:ascii="Courier New" w:hAnsi="Courier New" w:cs="Courier New"/>
            <w:b/>
            <w:bCs/>
            <w:color w:val="0000FF"/>
            <w:sz w:val="20"/>
            <w:szCs w:val="20"/>
            <w:lang w:eastAsia="hu-HU"/>
          </w:rPr>
          <w:t>in</w:t>
        </w:r>
        <w:r w:rsidRPr="00494DC7">
          <w:rPr>
            <w:rFonts w:ascii="Courier New" w:hAnsi="Courier New" w:cs="Courier New"/>
            <w:color w:val="000000"/>
            <w:sz w:val="20"/>
            <w:szCs w:val="20"/>
            <w:lang w:eastAsia="hu-HU"/>
          </w:rPr>
          <w:t xml:space="preserve"> </w:t>
        </w:r>
        <w:proofErr w:type="spellStart"/>
        <w:r w:rsidRPr="00494DC7">
          <w:rPr>
            <w:rFonts w:ascii="Courier New" w:hAnsi="Courier New" w:cs="Courier New"/>
            <w:color w:val="000000"/>
            <w:sz w:val="20"/>
            <w:szCs w:val="20"/>
            <w:lang w:eastAsia="hu-HU"/>
          </w:rPr>
          <w:t>new_pot_commands</w:t>
        </w:r>
        <w:proofErr w:type="spellEnd"/>
        <w:r w:rsidRPr="00494DC7">
          <w:rPr>
            <w:rFonts w:ascii="Courier New" w:hAnsi="Courier New" w:cs="Courier New"/>
            <w:b/>
            <w:bCs/>
            <w:color w:val="000080"/>
            <w:sz w:val="20"/>
            <w:szCs w:val="20"/>
            <w:lang w:eastAsia="hu-HU"/>
          </w:rPr>
          <w:t>:</w:t>
        </w:r>
      </w:ins>
    </w:p>
    <w:p w14:paraId="419B9784" w14:textId="77777777" w:rsidR="00494DC7" w:rsidRPr="00494DC7" w:rsidRDefault="00494DC7" w:rsidP="00494DC7">
      <w:pPr>
        <w:shd w:val="clear" w:color="auto" w:fill="FFFFFF"/>
        <w:spacing w:after="0" w:line="240" w:lineRule="auto"/>
        <w:ind w:firstLine="0"/>
        <w:jc w:val="left"/>
        <w:rPr>
          <w:ins w:id="695" w:author="Windows-felhasználó" w:date="2017-12-05T14:03:00Z"/>
          <w:rFonts w:ascii="Courier New" w:hAnsi="Courier New" w:cs="Courier New"/>
          <w:color w:val="000000"/>
          <w:sz w:val="20"/>
          <w:szCs w:val="20"/>
          <w:lang w:eastAsia="hu-HU"/>
        </w:rPr>
      </w:pPr>
      <w:ins w:id="696" w:author="Windows-felhasználó" w:date="2017-12-05T14:03:00Z">
        <w:r w:rsidRPr="00494DC7">
          <w:rPr>
            <w:rFonts w:ascii="Courier New" w:hAnsi="Courier New" w:cs="Courier New"/>
            <w:color w:val="000000"/>
            <w:sz w:val="20"/>
            <w:szCs w:val="20"/>
            <w:lang w:eastAsia="hu-HU"/>
          </w:rPr>
          <w:t xml:space="preserve">                </w:t>
        </w:r>
        <w:proofErr w:type="spellStart"/>
        <w:proofErr w:type="gramStart"/>
        <w:r w:rsidRPr="00494DC7">
          <w:rPr>
            <w:rFonts w:ascii="Courier New" w:hAnsi="Courier New" w:cs="Courier New"/>
            <w:color w:val="000000"/>
            <w:sz w:val="20"/>
            <w:szCs w:val="20"/>
            <w:lang w:eastAsia="hu-HU"/>
          </w:rPr>
          <w:t>executeCommand</w:t>
        </w:r>
        <w:proofErr w:type="spellEnd"/>
        <w:r w:rsidRPr="00494DC7">
          <w:rPr>
            <w:rFonts w:ascii="Courier New" w:hAnsi="Courier New" w:cs="Courier New"/>
            <w:b/>
            <w:bCs/>
            <w:color w:val="000080"/>
            <w:sz w:val="20"/>
            <w:szCs w:val="20"/>
            <w:lang w:eastAsia="hu-HU"/>
          </w:rPr>
          <w:t>(</w:t>
        </w:r>
        <w:proofErr w:type="gramEnd"/>
        <w:r w:rsidRPr="00494DC7">
          <w:rPr>
            <w:rFonts w:ascii="Courier New" w:hAnsi="Courier New" w:cs="Courier New"/>
            <w:color w:val="000000"/>
            <w:sz w:val="20"/>
            <w:szCs w:val="20"/>
            <w:lang w:eastAsia="hu-HU"/>
          </w:rPr>
          <w:t>t</w:t>
        </w:r>
        <w:r w:rsidRPr="00494DC7">
          <w:rPr>
            <w:rFonts w:ascii="Courier New" w:hAnsi="Courier New" w:cs="Courier New"/>
            <w:b/>
            <w:bCs/>
            <w:color w:val="000080"/>
            <w:sz w:val="20"/>
            <w:szCs w:val="20"/>
            <w:lang w:eastAsia="hu-HU"/>
          </w:rPr>
          <w:t>)</w:t>
        </w:r>
      </w:ins>
    </w:p>
    <w:p w14:paraId="091075FA" w14:textId="77777777" w:rsidR="00494DC7" w:rsidRPr="00494DC7" w:rsidRDefault="00494DC7" w:rsidP="00494DC7">
      <w:pPr>
        <w:shd w:val="clear" w:color="auto" w:fill="FFFFFF"/>
        <w:spacing w:after="0" w:line="240" w:lineRule="auto"/>
        <w:ind w:firstLine="0"/>
        <w:jc w:val="left"/>
        <w:rPr>
          <w:ins w:id="697" w:author="Windows-felhasználó" w:date="2017-12-05T14:03:00Z"/>
          <w:rFonts w:ascii="Courier New" w:hAnsi="Courier New" w:cs="Courier New"/>
          <w:color w:val="000000"/>
          <w:sz w:val="20"/>
          <w:szCs w:val="20"/>
          <w:lang w:eastAsia="hu-HU"/>
        </w:rPr>
      </w:pPr>
      <w:ins w:id="698" w:author="Windows-felhasználó" w:date="2017-12-05T14:03:00Z">
        <w:r w:rsidRPr="00494DC7">
          <w:rPr>
            <w:rFonts w:ascii="Courier New" w:hAnsi="Courier New" w:cs="Courier New"/>
            <w:color w:val="000000"/>
            <w:sz w:val="20"/>
            <w:szCs w:val="20"/>
            <w:lang w:eastAsia="hu-HU"/>
          </w:rPr>
          <w:t xml:space="preserve">                </w:t>
        </w:r>
      </w:ins>
    </w:p>
    <w:p w14:paraId="578AB52F" w14:textId="77777777" w:rsidR="00494DC7" w:rsidRPr="00494DC7" w:rsidRDefault="00494DC7" w:rsidP="00494DC7">
      <w:pPr>
        <w:shd w:val="clear" w:color="auto" w:fill="FFFFFF"/>
        <w:spacing w:after="0" w:line="240" w:lineRule="auto"/>
        <w:ind w:firstLine="0"/>
        <w:jc w:val="left"/>
        <w:rPr>
          <w:ins w:id="699" w:author="Windows-felhasználó" w:date="2017-12-05T14:03:00Z"/>
          <w:rFonts w:ascii="Courier New" w:hAnsi="Courier New" w:cs="Courier New"/>
          <w:color w:val="000000"/>
          <w:sz w:val="20"/>
          <w:szCs w:val="20"/>
          <w:lang w:eastAsia="hu-HU"/>
        </w:rPr>
      </w:pPr>
      <w:ins w:id="700" w:author="Windows-felhasználó" w:date="2017-12-05T14:03:00Z">
        <w:r w:rsidRPr="00494DC7">
          <w:rPr>
            <w:rFonts w:ascii="Courier New" w:hAnsi="Courier New" w:cs="Courier New"/>
            <w:color w:val="000000"/>
            <w:sz w:val="20"/>
            <w:szCs w:val="20"/>
            <w:lang w:eastAsia="hu-HU"/>
          </w:rPr>
          <w:t xml:space="preserve">            </w:t>
        </w:r>
        <w:proofErr w:type="spellStart"/>
        <w:proofErr w:type="gramStart"/>
        <w:r w:rsidRPr="00494DC7">
          <w:rPr>
            <w:rFonts w:ascii="Courier New" w:hAnsi="Courier New" w:cs="Courier New"/>
            <w:color w:val="000000"/>
            <w:sz w:val="20"/>
            <w:szCs w:val="20"/>
            <w:lang w:eastAsia="hu-HU"/>
          </w:rPr>
          <w:t>os</w:t>
        </w:r>
        <w:r w:rsidRPr="00494DC7">
          <w:rPr>
            <w:rFonts w:ascii="Courier New" w:hAnsi="Courier New" w:cs="Courier New"/>
            <w:b/>
            <w:bCs/>
            <w:color w:val="000080"/>
            <w:sz w:val="20"/>
            <w:szCs w:val="20"/>
            <w:lang w:eastAsia="hu-HU"/>
          </w:rPr>
          <w:t>.</w:t>
        </w:r>
        <w:r w:rsidRPr="00494DC7">
          <w:rPr>
            <w:rFonts w:ascii="Courier New" w:hAnsi="Courier New" w:cs="Courier New"/>
            <w:color w:val="000000"/>
            <w:sz w:val="20"/>
            <w:szCs w:val="20"/>
            <w:lang w:eastAsia="hu-HU"/>
          </w:rPr>
          <w:t>system</w:t>
        </w:r>
        <w:proofErr w:type="spellEnd"/>
        <w:proofErr w:type="gramEnd"/>
        <w:r w:rsidRPr="00494DC7">
          <w:rPr>
            <w:rFonts w:ascii="Courier New" w:hAnsi="Courier New" w:cs="Courier New"/>
            <w:b/>
            <w:bCs/>
            <w:color w:val="000080"/>
            <w:sz w:val="20"/>
            <w:szCs w:val="20"/>
            <w:lang w:eastAsia="hu-HU"/>
          </w:rPr>
          <w:t>(</w:t>
        </w:r>
        <w:r w:rsidRPr="00494DC7">
          <w:rPr>
            <w:rFonts w:ascii="Courier New" w:hAnsi="Courier New" w:cs="Courier New"/>
            <w:color w:val="808080"/>
            <w:sz w:val="20"/>
            <w:szCs w:val="20"/>
            <w:lang w:eastAsia="hu-HU"/>
          </w:rPr>
          <w:t>"</w:t>
        </w:r>
        <w:proofErr w:type="spellStart"/>
        <w:r w:rsidRPr="00494DC7">
          <w:rPr>
            <w:rFonts w:ascii="Courier New" w:hAnsi="Courier New" w:cs="Courier New"/>
            <w:color w:val="808080"/>
            <w:sz w:val="20"/>
            <w:szCs w:val="20"/>
            <w:lang w:eastAsia="hu-HU"/>
          </w:rPr>
          <w:t>sudo</w:t>
        </w:r>
        <w:proofErr w:type="spellEnd"/>
        <w:r w:rsidRPr="00494DC7">
          <w:rPr>
            <w:rFonts w:ascii="Courier New" w:hAnsi="Courier New" w:cs="Courier New"/>
            <w:color w:val="808080"/>
            <w:sz w:val="20"/>
            <w:szCs w:val="20"/>
            <w:lang w:eastAsia="hu-HU"/>
          </w:rPr>
          <w:t xml:space="preserve"> </w:t>
        </w:r>
        <w:proofErr w:type="spellStart"/>
        <w:r w:rsidRPr="00494DC7">
          <w:rPr>
            <w:rFonts w:ascii="Courier New" w:hAnsi="Courier New" w:cs="Courier New"/>
            <w:color w:val="808080"/>
            <w:sz w:val="20"/>
            <w:szCs w:val="20"/>
            <w:lang w:eastAsia="hu-HU"/>
          </w:rPr>
          <w:t>reboot</w:t>
        </w:r>
        <w:proofErr w:type="spellEnd"/>
        <w:r w:rsidRPr="00494DC7">
          <w:rPr>
            <w:rFonts w:ascii="Courier New" w:hAnsi="Courier New" w:cs="Courier New"/>
            <w:color w:val="808080"/>
            <w:sz w:val="20"/>
            <w:szCs w:val="20"/>
            <w:lang w:eastAsia="hu-HU"/>
          </w:rPr>
          <w:t>"</w:t>
        </w:r>
        <w:r w:rsidRPr="00494DC7">
          <w:rPr>
            <w:rFonts w:ascii="Courier New" w:hAnsi="Courier New" w:cs="Courier New"/>
            <w:b/>
            <w:bCs/>
            <w:color w:val="000080"/>
            <w:sz w:val="20"/>
            <w:szCs w:val="20"/>
            <w:lang w:eastAsia="hu-HU"/>
          </w:rPr>
          <w:t>)</w:t>
        </w:r>
      </w:ins>
    </w:p>
    <w:p w14:paraId="7F55C335" w14:textId="77777777" w:rsidR="00494DC7" w:rsidRPr="00494DC7" w:rsidRDefault="00494DC7" w:rsidP="00494DC7">
      <w:pPr>
        <w:shd w:val="clear" w:color="auto" w:fill="FFFFFF"/>
        <w:spacing w:after="0" w:line="240" w:lineRule="auto"/>
        <w:ind w:firstLine="0"/>
        <w:jc w:val="left"/>
        <w:rPr>
          <w:ins w:id="701" w:author="Windows-felhasználó" w:date="2017-12-05T14:03:00Z"/>
          <w:rFonts w:ascii="Courier New" w:hAnsi="Courier New" w:cs="Courier New"/>
          <w:color w:val="000000"/>
          <w:sz w:val="20"/>
          <w:szCs w:val="20"/>
          <w:lang w:eastAsia="hu-HU"/>
        </w:rPr>
      </w:pPr>
    </w:p>
    <w:p w14:paraId="182EC11E" w14:textId="77777777" w:rsidR="00494DC7" w:rsidRPr="00494DC7" w:rsidRDefault="00494DC7" w:rsidP="00494DC7">
      <w:pPr>
        <w:shd w:val="clear" w:color="auto" w:fill="FFFFFF"/>
        <w:spacing w:after="0" w:line="240" w:lineRule="auto"/>
        <w:ind w:firstLine="0"/>
        <w:jc w:val="left"/>
        <w:rPr>
          <w:ins w:id="702" w:author="Windows-felhasználó" w:date="2017-12-05T14:03:00Z"/>
          <w:rFonts w:ascii="Courier New" w:hAnsi="Courier New" w:cs="Courier New"/>
          <w:color w:val="000000"/>
          <w:sz w:val="20"/>
          <w:szCs w:val="20"/>
          <w:lang w:eastAsia="hu-HU"/>
        </w:rPr>
      </w:pPr>
      <w:ins w:id="703" w:author="Windows-felhasználó" w:date="2017-12-05T14:03:00Z">
        <w:r w:rsidRPr="00494DC7">
          <w:rPr>
            <w:rFonts w:ascii="Courier New" w:hAnsi="Courier New" w:cs="Courier New"/>
            <w:color w:val="000000"/>
            <w:sz w:val="20"/>
            <w:szCs w:val="20"/>
            <w:lang w:eastAsia="hu-HU"/>
          </w:rPr>
          <w:t xml:space="preserve">            </w:t>
        </w:r>
      </w:ins>
    </w:p>
    <w:p w14:paraId="54B34EEC" w14:textId="77777777" w:rsidR="00494DC7" w:rsidRPr="00494DC7" w:rsidRDefault="00494DC7" w:rsidP="00494DC7">
      <w:pPr>
        <w:shd w:val="clear" w:color="auto" w:fill="FFFFFF"/>
        <w:spacing w:after="0" w:line="240" w:lineRule="auto"/>
        <w:ind w:firstLine="0"/>
        <w:jc w:val="left"/>
        <w:rPr>
          <w:ins w:id="704" w:author="Windows-felhasználó" w:date="2017-12-05T14:03:00Z"/>
          <w:rFonts w:ascii="Courier New" w:hAnsi="Courier New" w:cs="Courier New"/>
          <w:color w:val="000000"/>
          <w:sz w:val="20"/>
          <w:szCs w:val="20"/>
          <w:lang w:eastAsia="hu-HU"/>
        </w:rPr>
      </w:pPr>
      <w:ins w:id="705" w:author="Windows-felhasználó" w:date="2017-12-05T14:03:00Z">
        <w:r w:rsidRPr="00494DC7">
          <w:rPr>
            <w:rFonts w:ascii="Courier New" w:hAnsi="Courier New" w:cs="Courier New"/>
            <w:color w:val="000000"/>
            <w:sz w:val="20"/>
            <w:szCs w:val="20"/>
            <w:lang w:eastAsia="hu-HU"/>
          </w:rPr>
          <w:t xml:space="preserve">    </w:t>
        </w:r>
        <w:proofErr w:type="spellStart"/>
        <w:r w:rsidRPr="00494DC7">
          <w:rPr>
            <w:rFonts w:ascii="Courier New" w:hAnsi="Courier New" w:cs="Courier New"/>
            <w:b/>
            <w:bCs/>
            <w:color w:val="0000FF"/>
            <w:sz w:val="20"/>
            <w:szCs w:val="20"/>
            <w:lang w:eastAsia="hu-HU"/>
          </w:rPr>
          <w:t>except</w:t>
        </w:r>
        <w:proofErr w:type="spellEnd"/>
        <w:r w:rsidRPr="00494DC7">
          <w:rPr>
            <w:rFonts w:ascii="Courier New" w:hAnsi="Courier New" w:cs="Courier New"/>
            <w:color w:val="000000"/>
            <w:sz w:val="20"/>
            <w:szCs w:val="20"/>
            <w:lang w:eastAsia="hu-HU"/>
          </w:rPr>
          <w:t xml:space="preserve"> </w:t>
        </w:r>
        <w:proofErr w:type="spellStart"/>
        <w:r w:rsidRPr="00494DC7">
          <w:rPr>
            <w:rFonts w:ascii="Courier New" w:hAnsi="Courier New" w:cs="Courier New"/>
            <w:color w:val="000000"/>
            <w:sz w:val="20"/>
            <w:szCs w:val="20"/>
            <w:lang w:eastAsia="hu-HU"/>
          </w:rPr>
          <w:t>ValueError</w:t>
        </w:r>
        <w:proofErr w:type="spellEnd"/>
        <w:r w:rsidRPr="00494DC7">
          <w:rPr>
            <w:rFonts w:ascii="Courier New" w:hAnsi="Courier New" w:cs="Courier New"/>
            <w:b/>
            <w:bCs/>
            <w:color w:val="000080"/>
            <w:sz w:val="20"/>
            <w:szCs w:val="20"/>
            <w:lang w:eastAsia="hu-HU"/>
          </w:rPr>
          <w:t>,</w:t>
        </w:r>
        <w:r w:rsidRPr="00494DC7">
          <w:rPr>
            <w:rFonts w:ascii="Courier New" w:hAnsi="Courier New" w:cs="Courier New"/>
            <w:color w:val="000000"/>
            <w:sz w:val="20"/>
            <w:szCs w:val="20"/>
            <w:lang w:eastAsia="hu-HU"/>
          </w:rPr>
          <w:t xml:space="preserve"> e</w:t>
        </w:r>
        <w:r w:rsidRPr="00494DC7">
          <w:rPr>
            <w:rFonts w:ascii="Courier New" w:hAnsi="Courier New" w:cs="Courier New"/>
            <w:b/>
            <w:bCs/>
            <w:color w:val="000080"/>
            <w:sz w:val="20"/>
            <w:szCs w:val="20"/>
            <w:lang w:eastAsia="hu-HU"/>
          </w:rPr>
          <w:t>:</w:t>
        </w:r>
      </w:ins>
    </w:p>
    <w:p w14:paraId="7DE7A852" w14:textId="77777777" w:rsidR="00494DC7" w:rsidRPr="00494DC7" w:rsidRDefault="00494DC7" w:rsidP="00494DC7">
      <w:pPr>
        <w:shd w:val="clear" w:color="auto" w:fill="FFFFFF"/>
        <w:spacing w:after="0" w:line="240" w:lineRule="auto"/>
        <w:ind w:firstLine="0"/>
        <w:jc w:val="left"/>
        <w:rPr>
          <w:ins w:id="706" w:author="Windows-felhasználó" w:date="2017-12-05T14:03:00Z"/>
          <w:rFonts w:ascii="Courier New" w:hAnsi="Courier New" w:cs="Courier New"/>
          <w:color w:val="000000"/>
          <w:sz w:val="20"/>
          <w:szCs w:val="20"/>
          <w:lang w:eastAsia="hu-HU"/>
        </w:rPr>
      </w:pPr>
      <w:ins w:id="707" w:author="Windows-felhasználó" w:date="2017-12-05T14:03:00Z">
        <w:r w:rsidRPr="00494DC7">
          <w:rPr>
            <w:rFonts w:ascii="Courier New" w:hAnsi="Courier New" w:cs="Courier New"/>
            <w:color w:val="000000"/>
            <w:sz w:val="20"/>
            <w:szCs w:val="20"/>
            <w:lang w:eastAsia="hu-HU"/>
          </w:rPr>
          <w:t xml:space="preserve">        </w:t>
        </w:r>
        <w:proofErr w:type="gramStart"/>
        <w:r w:rsidRPr="00494DC7">
          <w:rPr>
            <w:rFonts w:ascii="Courier New" w:hAnsi="Courier New" w:cs="Courier New"/>
            <w:b/>
            <w:bCs/>
            <w:color w:val="0000FF"/>
            <w:sz w:val="20"/>
            <w:szCs w:val="20"/>
            <w:lang w:eastAsia="hu-HU"/>
          </w:rPr>
          <w:t>print</w:t>
        </w:r>
        <w:proofErr w:type="gramEnd"/>
        <w:r w:rsidRPr="00494DC7">
          <w:rPr>
            <w:rFonts w:ascii="Courier New" w:hAnsi="Courier New" w:cs="Courier New"/>
            <w:color w:val="000000"/>
            <w:sz w:val="20"/>
            <w:szCs w:val="20"/>
            <w:lang w:eastAsia="hu-HU"/>
          </w:rPr>
          <w:t xml:space="preserve"> e</w:t>
        </w:r>
      </w:ins>
    </w:p>
    <w:p w14:paraId="3B3143E8" w14:textId="77777777" w:rsidR="00494DC7" w:rsidRPr="00494DC7" w:rsidRDefault="00494DC7" w:rsidP="00494DC7">
      <w:pPr>
        <w:shd w:val="clear" w:color="auto" w:fill="FFFFFF"/>
        <w:spacing w:after="0" w:line="240" w:lineRule="auto"/>
        <w:ind w:firstLine="0"/>
        <w:jc w:val="left"/>
        <w:rPr>
          <w:ins w:id="708" w:author="Windows-felhasználó" w:date="2017-12-05T14:03:00Z"/>
          <w:lang w:eastAsia="hu-HU"/>
        </w:rPr>
      </w:pPr>
      <w:ins w:id="709" w:author="Windows-felhasználó" w:date="2017-12-05T14:03:00Z">
        <w:r w:rsidRPr="00494DC7">
          <w:rPr>
            <w:rFonts w:ascii="Courier New" w:hAnsi="Courier New" w:cs="Courier New"/>
            <w:color w:val="000000"/>
            <w:sz w:val="20"/>
            <w:szCs w:val="20"/>
            <w:lang w:eastAsia="hu-HU"/>
          </w:rPr>
          <w:t xml:space="preserve">        </w:t>
        </w:r>
        <w:proofErr w:type="gramStart"/>
        <w:r w:rsidRPr="00494DC7">
          <w:rPr>
            <w:rFonts w:ascii="Courier New" w:hAnsi="Courier New" w:cs="Courier New"/>
            <w:b/>
            <w:bCs/>
            <w:color w:val="0000FF"/>
            <w:sz w:val="20"/>
            <w:szCs w:val="20"/>
            <w:lang w:eastAsia="hu-HU"/>
          </w:rPr>
          <w:t>print</w:t>
        </w:r>
        <w:proofErr w:type="gramEnd"/>
        <w:r w:rsidRPr="00494DC7">
          <w:rPr>
            <w:rFonts w:ascii="Courier New" w:hAnsi="Courier New" w:cs="Courier New"/>
            <w:color w:val="000000"/>
            <w:sz w:val="20"/>
            <w:szCs w:val="20"/>
            <w:lang w:eastAsia="hu-HU"/>
          </w:rPr>
          <w:t xml:space="preserve"> </w:t>
        </w:r>
        <w:r w:rsidRPr="00494DC7">
          <w:rPr>
            <w:rFonts w:ascii="Courier New" w:hAnsi="Courier New" w:cs="Courier New"/>
            <w:color w:val="808080"/>
            <w:sz w:val="20"/>
            <w:szCs w:val="20"/>
            <w:lang w:eastAsia="hu-HU"/>
          </w:rPr>
          <w:t>"</w:t>
        </w:r>
        <w:proofErr w:type="spellStart"/>
        <w:r w:rsidRPr="00494DC7">
          <w:rPr>
            <w:rFonts w:ascii="Courier New" w:hAnsi="Courier New" w:cs="Courier New"/>
            <w:color w:val="808080"/>
            <w:sz w:val="20"/>
            <w:szCs w:val="20"/>
            <w:lang w:eastAsia="hu-HU"/>
          </w:rPr>
          <w:t>There</w:t>
        </w:r>
        <w:proofErr w:type="spellEnd"/>
        <w:r w:rsidRPr="00494DC7">
          <w:rPr>
            <w:rFonts w:ascii="Courier New" w:hAnsi="Courier New" w:cs="Courier New"/>
            <w:color w:val="808080"/>
            <w:sz w:val="20"/>
            <w:szCs w:val="20"/>
            <w:lang w:eastAsia="hu-HU"/>
          </w:rPr>
          <w:t xml:space="preserve"> </w:t>
        </w:r>
        <w:proofErr w:type="spellStart"/>
        <w:r w:rsidRPr="00494DC7">
          <w:rPr>
            <w:rFonts w:ascii="Courier New" w:hAnsi="Courier New" w:cs="Courier New"/>
            <w:color w:val="808080"/>
            <w:sz w:val="20"/>
            <w:szCs w:val="20"/>
            <w:lang w:eastAsia="hu-HU"/>
          </w:rPr>
          <w:t>aren't</w:t>
        </w:r>
        <w:proofErr w:type="spellEnd"/>
        <w:r w:rsidRPr="00494DC7">
          <w:rPr>
            <w:rFonts w:ascii="Courier New" w:hAnsi="Courier New" w:cs="Courier New"/>
            <w:color w:val="808080"/>
            <w:sz w:val="20"/>
            <w:szCs w:val="20"/>
            <w:lang w:eastAsia="hu-HU"/>
          </w:rPr>
          <w:t xml:space="preserve"> </w:t>
        </w:r>
        <w:proofErr w:type="spellStart"/>
        <w:r w:rsidRPr="00494DC7">
          <w:rPr>
            <w:rFonts w:ascii="Courier New" w:hAnsi="Courier New" w:cs="Courier New"/>
            <w:color w:val="808080"/>
            <w:sz w:val="20"/>
            <w:szCs w:val="20"/>
            <w:lang w:eastAsia="hu-HU"/>
          </w:rPr>
          <w:t>new</w:t>
        </w:r>
        <w:proofErr w:type="spellEnd"/>
        <w:r w:rsidRPr="00494DC7">
          <w:rPr>
            <w:rFonts w:ascii="Courier New" w:hAnsi="Courier New" w:cs="Courier New"/>
            <w:color w:val="808080"/>
            <w:sz w:val="20"/>
            <w:szCs w:val="20"/>
            <w:lang w:eastAsia="hu-HU"/>
          </w:rPr>
          <w:t xml:space="preserve"> </w:t>
        </w:r>
        <w:proofErr w:type="spellStart"/>
        <w:r w:rsidRPr="00494DC7">
          <w:rPr>
            <w:rFonts w:ascii="Courier New" w:hAnsi="Courier New" w:cs="Courier New"/>
            <w:color w:val="808080"/>
            <w:sz w:val="20"/>
            <w:szCs w:val="20"/>
            <w:lang w:eastAsia="hu-HU"/>
          </w:rPr>
          <w:t>pots</w:t>
        </w:r>
        <w:proofErr w:type="spellEnd"/>
        <w:r w:rsidRPr="00494DC7">
          <w:rPr>
            <w:rFonts w:ascii="Courier New" w:hAnsi="Courier New" w:cs="Courier New"/>
            <w:color w:val="808080"/>
            <w:sz w:val="20"/>
            <w:szCs w:val="20"/>
            <w:lang w:eastAsia="hu-HU"/>
          </w:rPr>
          <w:t>"</w:t>
        </w:r>
      </w:ins>
    </w:p>
    <w:p w14:paraId="793CF81C" w14:textId="77777777" w:rsidR="00494DC7" w:rsidRDefault="00494DC7" w:rsidP="0093168B">
      <w:pPr>
        <w:ind w:firstLine="0"/>
        <w:rPr>
          <w:ins w:id="710" w:author="Windows-felhasználó" w:date="2017-12-05T14:03:00Z"/>
        </w:rPr>
      </w:pPr>
    </w:p>
    <w:p w14:paraId="21A018D2" w14:textId="78A1FB92" w:rsidR="00DB1B5E" w:rsidDel="00494DC7" w:rsidRDefault="00DB1B5E" w:rsidP="00DB1B5E">
      <w:pPr>
        <w:pStyle w:val="Kd"/>
        <w:rPr>
          <w:del w:id="711" w:author="Windows-felhasználó" w:date="2017-12-05T14:03:00Z"/>
        </w:rPr>
      </w:pPr>
      <w:del w:id="712" w:author="Windows-felhasználó" w:date="2017-12-05T14:03:00Z">
        <w:r w:rsidDel="00494DC7">
          <w:delText>try:</w:delText>
        </w:r>
      </w:del>
    </w:p>
    <w:p w14:paraId="15E4EF28" w14:textId="289ABC25" w:rsidR="00DB1B5E" w:rsidDel="00494DC7" w:rsidRDefault="006631F7" w:rsidP="00DB1B5E">
      <w:pPr>
        <w:pStyle w:val="Kd"/>
        <w:rPr>
          <w:del w:id="713" w:author="Windows-felhasználó" w:date="2017-12-05T14:03:00Z"/>
        </w:rPr>
      </w:pPr>
      <w:del w:id="714" w:author="Windows-felhasználó" w:date="2017-12-05T14:03:00Z">
        <w:r w:rsidDel="00494DC7">
          <w:tab/>
        </w:r>
        <w:r w:rsidR="00DB1B5E" w:rsidDel="00494DC7">
          <w:delText>json_response = commands.json()</w:delText>
        </w:r>
      </w:del>
    </w:p>
    <w:p w14:paraId="0AB79439" w14:textId="53309388" w:rsidR="00DB1B5E" w:rsidDel="00494DC7" w:rsidRDefault="00DB1B5E" w:rsidP="00DB1B5E">
      <w:pPr>
        <w:pStyle w:val="Kd"/>
        <w:rPr>
          <w:del w:id="715" w:author="Windows-felhasználó" w:date="2017-12-05T14:03:00Z"/>
        </w:rPr>
      </w:pPr>
      <w:del w:id="716" w:author="Windows-felhasználó" w:date="2017-12-05T14:03:00Z">
        <w:r w:rsidDel="00494DC7">
          <w:tab/>
          <w:delText>new_pot_commands = []</w:delText>
        </w:r>
      </w:del>
    </w:p>
    <w:p w14:paraId="75726D3F" w14:textId="0998BC2D" w:rsidR="00DB1B5E" w:rsidDel="00494DC7" w:rsidRDefault="00DB1B5E" w:rsidP="00DB1B5E">
      <w:pPr>
        <w:pStyle w:val="Kd"/>
        <w:rPr>
          <w:del w:id="717" w:author="Windows-felhasználó" w:date="2017-12-05T14:03:00Z"/>
        </w:rPr>
      </w:pPr>
      <w:del w:id="718" w:author="Windows-felhasználó" w:date="2017-12-05T14:03:00Z">
        <w:r w:rsidDel="00494DC7">
          <w:tab/>
          <w:delText>for rec in json_response:</w:delText>
        </w:r>
      </w:del>
    </w:p>
    <w:p w14:paraId="38C4242A" w14:textId="23FB32CE" w:rsidR="00DB1B5E" w:rsidDel="00494DC7" w:rsidRDefault="00DB1B5E">
      <w:pPr>
        <w:pStyle w:val="Kd"/>
        <w:rPr>
          <w:del w:id="719" w:author="Windows-felhasználó" w:date="2017-12-05T14:03:00Z"/>
        </w:rPr>
      </w:pPr>
      <w:del w:id="720" w:author="Windows-felhasználó" w:date="2017-12-05T14:03:00Z">
        <w:r w:rsidDel="00494DC7">
          <w:tab/>
        </w:r>
        <w:r w:rsidR="006631F7" w:rsidDel="00494DC7">
          <w:tab/>
        </w:r>
        <w:r w:rsidDel="00494DC7">
          <w:delText>cmmnd = Command(rec["id"], rec["task"], rec["parameter"])</w:delText>
        </w:r>
      </w:del>
    </w:p>
    <w:p w14:paraId="57AC2B02" w14:textId="76D8DAF4" w:rsidR="00DB1B5E" w:rsidDel="00494DC7" w:rsidRDefault="00DB1B5E" w:rsidP="00DB1B5E">
      <w:pPr>
        <w:pStyle w:val="Kd"/>
        <w:rPr>
          <w:del w:id="721" w:author="Windows-felhasználó" w:date="2017-12-05T14:03:00Z"/>
        </w:rPr>
      </w:pPr>
      <w:del w:id="722" w:author="Windows-felhasználó" w:date="2017-12-05T14:03:00Z">
        <w:r w:rsidDel="00494DC7">
          <w:tab/>
        </w:r>
        <w:r w:rsidDel="00494DC7">
          <w:tab/>
          <w:delText xml:space="preserve">if (cmmnd.task == 'P_ADDED'): </w:delText>
        </w:r>
      </w:del>
    </w:p>
    <w:p w14:paraId="02FADE12" w14:textId="6736A50A" w:rsidR="00DB1B5E" w:rsidDel="00494DC7" w:rsidRDefault="006631F7" w:rsidP="00DB1B5E">
      <w:pPr>
        <w:pStyle w:val="Kd"/>
        <w:rPr>
          <w:del w:id="723" w:author="Windows-felhasználó" w:date="2017-12-05T14:03:00Z"/>
        </w:rPr>
      </w:pPr>
      <w:del w:id="724" w:author="Windows-felhasználó" w:date="2017-12-05T14:03:00Z">
        <w:r w:rsidDel="00494DC7">
          <w:tab/>
        </w:r>
        <w:r w:rsidR="00DB1B5E" w:rsidDel="00494DC7">
          <w:tab/>
        </w:r>
        <w:r w:rsidR="00DB1B5E" w:rsidDel="00494DC7">
          <w:tab/>
        </w:r>
        <w:r w:rsidR="00DB1B5E" w:rsidDel="00494DC7">
          <w:tab/>
          <w:delText>new_pot_commands.append(cmmnd)</w:delText>
        </w:r>
      </w:del>
    </w:p>
    <w:p w14:paraId="6D26130E" w14:textId="36666C0A" w:rsidR="00DB1B5E" w:rsidDel="00494DC7" w:rsidRDefault="00DB1B5E" w:rsidP="00DB1B5E">
      <w:pPr>
        <w:pStyle w:val="Kd"/>
        <w:rPr>
          <w:del w:id="725" w:author="Windows-felhasználó" w:date="2017-12-05T14:03:00Z"/>
        </w:rPr>
      </w:pPr>
      <w:del w:id="726" w:author="Windows-felhasználó" w:date="2017-12-05T14:03:00Z">
        <w:r w:rsidDel="00494DC7">
          <w:tab/>
        </w:r>
        <w:r w:rsidDel="00494DC7">
          <w:tab/>
        </w:r>
        <w:r w:rsidDel="00494DC7">
          <w:tab/>
        </w:r>
      </w:del>
    </w:p>
    <w:p w14:paraId="68B5FAF8" w14:textId="124B9BB2" w:rsidR="00DB1B5E" w:rsidDel="00494DC7" w:rsidRDefault="00DB1B5E" w:rsidP="00DB1B5E">
      <w:pPr>
        <w:pStyle w:val="Kd"/>
        <w:rPr>
          <w:del w:id="727" w:author="Windows-felhasználó" w:date="2017-12-05T14:03:00Z"/>
        </w:rPr>
      </w:pPr>
      <w:del w:id="728" w:author="Windows-felhasználó" w:date="2017-12-05T14:03:00Z">
        <w:r w:rsidDel="00494DC7">
          <w:tab/>
          <w:delText>if new_pot_commands:</w:delText>
        </w:r>
      </w:del>
    </w:p>
    <w:p w14:paraId="2869E8D1" w14:textId="23A292CE" w:rsidR="00DB1B5E" w:rsidDel="00494DC7" w:rsidRDefault="006631F7" w:rsidP="00DB1B5E">
      <w:pPr>
        <w:pStyle w:val="Kd"/>
        <w:rPr>
          <w:del w:id="729" w:author="Windows-felhasználó" w:date="2017-12-05T14:03:00Z"/>
        </w:rPr>
      </w:pPr>
      <w:del w:id="730" w:author="Windows-felhasználó" w:date="2017-12-05T14:03:00Z">
        <w:r w:rsidDel="00494DC7">
          <w:tab/>
        </w:r>
        <w:r w:rsidR="00DB1B5E" w:rsidDel="00494DC7">
          <w:tab/>
          <w:delText>for t in new_pot_commands:</w:delText>
        </w:r>
      </w:del>
    </w:p>
    <w:p w14:paraId="021562E9" w14:textId="197FE343" w:rsidR="00DB1B5E" w:rsidDel="00494DC7" w:rsidRDefault="00DB1B5E" w:rsidP="00DB1B5E">
      <w:pPr>
        <w:pStyle w:val="Kd"/>
        <w:rPr>
          <w:del w:id="731" w:author="Windows-felhasználó" w:date="2017-12-05T14:03:00Z"/>
        </w:rPr>
      </w:pPr>
      <w:del w:id="732" w:author="Windows-felhasználó" w:date="2017-12-05T14:03:00Z">
        <w:r w:rsidDel="00494DC7">
          <w:tab/>
        </w:r>
        <w:r w:rsidR="006631F7" w:rsidDel="00494DC7">
          <w:tab/>
        </w:r>
        <w:r w:rsidDel="00494DC7">
          <w:tab/>
          <w:delText>executeCommand(t)</w:delText>
        </w:r>
      </w:del>
    </w:p>
    <w:p w14:paraId="098034FA" w14:textId="5A3E3DE1" w:rsidR="00DB1B5E" w:rsidDel="00494DC7" w:rsidRDefault="00DB1B5E" w:rsidP="00DB1B5E">
      <w:pPr>
        <w:pStyle w:val="Kd"/>
        <w:rPr>
          <w:del w:id="733" w:author="Windows-felhasználó" w:date="2017-12-05T14:03:00Z"/>
        </w:rPr>
      </w:pPr>
      <w:del w:id="734" w:author="Windows-felhasználó" w:date="2017-12-05T14:03:00Z">
        <w:r w:rsidDel="00494DC7">
          <w:tab/>
        </w:r>
      </w:del>
    </w:p>
    <w:p w14:paraId="167D145F" w14:textId="20D8D7F4" w:rsidR="00DB1B5E" w:rsidDel="00494DC7" w:rsidRDefault="00DB1B5E" w:rsidP="00DB1B5E">
      <w:pPr>
        <w:pStyle w:val="Kd"/>
        <w:rPr>
          <w:del w:id="735" w:author="Windows-felhasználó" w:date="2017-12-05T14:03:00Z"/>
        </w:rPr>
      </w:pPr>
      <w:del w:id="736" w:author="Windows-felhasználó" w:date="2017-12-05T14:03:00Z">
        <w:r w:rsidDel="00494DC7">
          <w:tab/>
        </w:r>
        <w:r w:rsidDel="00494DC7">
          <w:tab/>
          <w:delText>os.system("sudo reboot")</w:delText>
        </w:r>
      </w:del>
    </w:p>
    <w:p w14:paraId="60008003" w14:textId="39E15EBE" w:rsidR="00DB1B5E" w:rsidDel="00494DC7" w:rsidRDefault="00DB1B5E" w:rsidP="00DB1B5E">
      <w:pPr>
        <w:pStyle w:val="Kd"/>
        <w:rPr>
          <w:del w:id="737" w:author="Windows-felhasználó" w:date="2017-12-05T14:03:00Z"/>
        </w:rPr>
      </w:pPr>
      <w:del w:id="738" w:author="Windows-felhasználó" w:date="2017-12-05T14:03:00Z">
        <w:r w:rsidDel="00494DC7">
          <w:tab/>
        </w:r>
        <w:r w:rsidDel="00494DC7">
          <w:tab/>
        </w:r>
      </w:del>
    </w:p>
    <w:p w14:paraId="0E3BCEA8" w14:textId="15FC7438" w:rsidR="00DB1B5E" w:rsidDel="00494DC7" w:rsidRDefault="00DB1B5E" w:rsidP="00DB1B5E">
      <w:pPr>
        <w:pStyle w:val="Kd"/>
        <w:rPr>
          <w:del w:id="739" w:author="Windows-felhasználó" w:date="2017-12-05T14:03:00Z"/>
        </w:rPr>
      </w:pPr>
      <w:del w:id="740" w:author="Windows-felhasználó" w:date="2017-12-05T14:03:00Z">
        <w:r w:rsidDel="00494DC7">
          <w:delText>except ValueError, e:</w:delText>
        </w:r>
      </w:del>
    </w:p>
    <w:p w14:paraId="2773B529" w14:textId="471FF62C" w:rsidR="00DB1B5E" w:rsidDel="00494DC7" w:rsidRDefault="006631F7" w:rsidP="00DB1B5E">
      <w:pPr>
        <w:pStyle w:val="Kd"/>
        <w:rPr>
          <w:del w:id="741" w:author="Windows-felhasználó" w:date="2017-12-05T14:03:00Z"/>
        </w:rPr>
      </w:pPr>
      <w:del w:id="742" w:author="Windows-felhasználó" w:date="2017-12-05T14:03:00Z">
        <w:r w:rsidDel="00494DC7">
          <w:tab/>
        </w:r>
        <w:r w:rsidR="00DB1B5E" w:rsidDel="00494DC7">
          <w:delText>print e</w:delText>
        </w:r>
      </w:del>
    </w:p>
    <w:p w14:paraId="29647C38" w14:textId="5B4BF167" w:rsidR="00860274" w:rsidRPr="00494485" w:rsidDel="00494DC7" w:rsidRDefault="005E7079" w:rsidP="0093168B">
      <w:pPr>
        <w:pStyle w:val="Kd"/>
        <w:rPr>
          <w:del w:id="743" w:author="Windows-felhasználó" w:date="2017-12-05T14:03:00Z"/>
        </w:rPr>
      </w:pPr>
      <w:del w:id="744" w:author="Windows-felhasználó" w:date="2017-12-05T14:03:00Z">
        <w:r w:rsidDel="00494DC7">
          <w:tab/>
        </w:r>
        <w:r w:rsidR="00DB1B5E" w:rsidDel="00494DC7">
          <w:delText>print "There aren't new pots"</w:delText>
        </w:r>
      </w:del>
    </w:p>
    <w:p w14:paraId="0F566CC8" w14:textId="50DA3DF3" w:rsidR="003E4766" w:rsidRDefault="00EF7AD7" w:rsidP="0093168B">
      <w:pPr>
        <w:ind w:firstLine="0"/>
      </w:pPr>
      <w:r>
        <w:tab/>
        <w:t xml:space="preserve">Az </w:t>
      </w:r>
      <w:proofErr w:type="spellStart"/>
      <w:r>
        <w:t>executeCommand</w:t>
      </w:r>
      <w:proofErr w:type="spellEnd"/>
      <w:r>
        <w:t xml:space="preserve"> első lépésben lekérdezi az új cserép adatait a szerverről. Ezután lekérdezi a hozzá tartozó </w:t>
      </w:r>
      <w:r w:rsidR="00201FD5">
        <w:t>növény-</w:t>
      </w:r>
      <w:r>
        <w:t>konfiguráci</w:t>
      </w:r>
      <w:r w:rsidR="00201FD5">
        <w:t>ót, és beszúrja az adatbázisba. Ezt a cserép beszúrása előtt kell megtenni, mivel a cserép hivatkozik a növény-konfigurációra, így annak bent kell lennie az adatbázisban, hogy lehessen rá hivatkozni. Ha ez megtörtént, akkor a cserepet is felveszem, és kiadok egy törlési kérést a szervernek,</w:t>
      </w:r>
      <w:r w:rsidR="001B7A64">
        <w:t xml:space="preserve"> a végrehajtott</w:t>
      </w:r>
      <w:r w:rsidR="00201FD5">
        <w:t xml:space="preserve"> utasítás azonosítójával.</w:t>
      </w:r>
    </w:p>
    <w:p w14:paraId="5717CC36" w14:textId="77777777" w:rsidR="004C0495" w:rsidRPr="004C0495" w:rsidRDefault="004C0495" w:rsidP="004C0495">
      <w:pPr>
        <w:shd w:val="clear" w:color="auto" w:fill="FFFFFF"/>
        <w:spacing w:after="0" w:line="240" w:lineRule="auto"/>
        <w:ind w:firstLine="0"/>
        <w:jc w:val="left"/>
        <w:rPr>
          <w:ins w:id="745" w:author="Windows-felhasználó" w:date="2017-12-05T14:24:00Z"/>
          <w:rFonts w:ascii="Courier New" w:hAnsi="Courier New" w:cs="Courier New"/>
          <w:color w:val="000000"/>
          <w:sz w:val="20"/>
          <w:szCs w:val="20"/>
          <w:lang w:eastAsia="hu-HU"/>
        </w:rPr>
      </w:pPr>
      <w:proofErr w:type="spellStart"/>
      <w:ins w:id="746" w:author="Windows-felhasználó" w:date="2017-12-05T14:24:00Z">
        <w:r w:rsidRPr="004C0495">
          <w:rPr>
            <w:rFonts w:ascii="Courier New" w:hAnsi="Courier New" w:cs="Courier New"/>
            <w:b/>
            <w:bCs/>
            <w:color w:val="0000FF"/>
            <w:sz w:val="20"/>
            <w:szCs w:val="20"/>
            <w:lang w:eastAsia="hu-HU"/>
          </w:rPr>
          <w:t>def</w:t>
        </w:r>
        <w:proofErr w:type="spellEnd"/>
        <w:r w:rsidRPr="004C0495">
          <w:rPr>
            <w:rFonts w:ascii="Courier New" w:hAnsi="Courier New" w:cs="Courier New"/>
            <w:color w:val="000000"/>
            <w:sz w:val="20"/>
            <w:szCs w:val="20"/>
            <w:lang w:eastAsia="hu-HU"/>
          </w:rPr>
          <w:t xml:space="preserve"> </w:t>
        </w:r>
        <w:proofErr w:type="spellStart"/>
        <w:proofErr w:type="gramStart"/>
        <w:r w:rsidRPr="004C0495">
          <w:rPr>
            <w:rFonts w:ascii="Courier New" w:hAnsi="Courier New" w:cs="Courier New"/>
            <w:color w:val="FF00FF"/>
            <w:sz w:val="20"/>
            <w:szCs w:val="20"/>
            <w:lang w:eastAsia="hu-HU"/>
          </w:rPr>
          <w:t>executeCommand</w:t>
        </w:r>
        <w:proofErr w:type="spellEnd"/>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commandToExecute</w:t>
        </w:r>
        <w:proofErr w:type="spellEnd"/>
        <w:proofErr w:type="gramEnd"/>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80"/>
            <w:sz w:val="20"/>
            <w:szCs w:val="20"/>
            <w:lang w:eastAsia="hu-HU"/>
          </w:rPr>
          <w:t>):</w:t>
        </w:r>
      </w:ins>
    </w:p>
    <w:p w14:paraId="470211F4" w14:textId="77777777" w:rsidR="004C0495" w:rsidRPr="004C0495" w:rsidRDefault="004C0495" w:rsidP="004C0495">
      <w:pPr>
        <w:shd w:val="clear" w:color="auto" w:fill="FFFFFF"/>
        <w:spacing w:after="0" w:line="240" w:lineRule="auto"/>
        <w:ind w:firstLine="0"/>
        <w:jc w:val="left"/>
        <w:rPr>
          <w:ins w:id="747" w:author="Windows-felhasználó" w:date="2017-12-05T14:24:00Z"/>
          <w:rFonts w:ascii="Courier New" w:hAnsi="Courier New" w:cs="Courier New"/>
          <w:color w:val="000000"/>
          <w:sz w:val="20"/>
          <w:szCs w:val="20"/>
          <w:lang w:eastAsia="hu-HU"/>
        </w:rPr>
      </w:pPr>
      <w:ins w:id="748" w:author="Windows-felhasználó" w:date="2017-12-05T14:24:00Z">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b/>
            <w:bCs/>
            <w:color w:val="0000FF"/>
            <w:sz w:val="20"/>
            <w:szCs w:val="20"/>
            <w:lang w:eastAsia="hu-HU"/>
          </w:rPr>
          <w:t>try</w:t>
        </w:r>
        <w:proofErr w:type="spellEnd"/>
        <w:r w:rsidRPr="004C0495">
          <w:rPr>
            <w:rFonts w:ascii="Courier New" w:hAnsi="Courier New" w:cs="Courier New"/>
            <w:b/>
            <w:bCs/>
            <w:color w:val="000080"/>
            <w:sz w:val="20"/>
            <w:szCs w:val="20"/>
            <w:lang w:eastAsia="hu-HU"/>
          </w:rPr>
          <w:t>:</w:t>
        </w:r>
      </w:ins>
    </w:p>
    <w:p w14:paraId="35778B6B" w14:textId="77777777" w:rsidR="004C0495" w:rsidRPr="004C0495" w:rsidRDefault="004C0495" w:rsidP="004C0495">
      <w:pPr>
        <w:shd w:val="clear" w:color="auto" w:fill="FFFFFF"/>
        <w:spacing w:after="0" w:line="240" w:lineRule="auto"/>
        <w:ind w:firstLine="0"/>
        <w:jc w:val="left"/>
        <w:rPr>
          <w:ins w:id="749" w:author="Windows-felhasználó" w:date="2017-12-05T14:24:00Z"/>
          <w:rFonts w:ascii="Courier New" w:hAnsi="Courier New" w:cs="Courier New"/>
          <w:color w:val="000000"/>
          <w:sz w:val="20"/>
          <w:szCs w:val="20"/>
          <w:lang w:eastAsia="hu-HU"/>
        </w:rPr>
      </w:pPr>
      <w:ins w:id="750" w:author="Windows-felhasználó" w:date="2017-12-05T14:24:00Z">
        <w:r w:rsidRPr="004C0495">
          <w:rPr>
            <w:rFonts w:ascii="Courier New" w:hAnsi="Courier New" w:cs="Courier New"/>
            <w:color w:val="000000"/>
            <w:sz w:val="20"/>
            <w:szCs w:val="20"/>
            <w:lang w:eastAsia="hu-HU"/>
          </w:rPr>
          <w:t xml:space="preserve">        </w:t>
        </w:r>
        <w:r w:rsidRPr="004C0495">
          <w:rPr>
            <w:rFonts w:ascii="Courier New" w:hAnsi="Courier New" w:cs="Courier New"/>
            <w:color w:val="008000"/>
            <w:sz w:val="20"/>
            <w:szCs w:val="20"/>
            <w:lang w:eastAsia="hu-HU"/>
          </w:rPr>
          <w:t>#</w:t>
        </w:r>
        <w:proofErr w:type="spellStart"/>
        <w:r w:rsidRPr="004C0495">
          <w:rPr>
            <w:rFonts w:ascii="Courier New" w:hAnsi="Courier New" w:cs="Courier New"/>
            <w:color w:val="008000"/>
            <w:sz w:val="20"/>
            <w:szCs w:val="20"/>
            <w:lang w:eastAsia="hu-HU"/>
          </w:rPr>
          <w:t>get</w:t>
        </w:r>
        <w:proofErr w:type="spellEnd"/>
        <w:r w:rsidRPr="004C0495">
          <w:rPr>
            <w:rFonts w:ascii="Courier New" w:hAnsi="Courier New" w:cs="Courier New"/>
            <w:color w:val="008000"/>
            <w:sz w:val="20"/>
            <w:szCs w:val="20"/>
            <w:lang w:eastAsia="hu-HU"/>
          </w:rPr>
          <w:t xml:space="preserve"> </w:t>
        </w:r>
        <w:proofErr w:type="spellStart"/>
        <w:r w:rsidRPr="004C0495">
          <w:rPr>
            <w:rFonts w:ascii="Courier New" w:hAnsi="Courier New" w:cs="Courier New"/>
            <w:color w:val="008000"/>
            <w:sz w:val="20"/>
            <w:szCs w:val="20"/>
            <w:lang w:eastAsia="hu-HU"/>
          </w:rPr>
          <w:t>new</w:t>
        </w:r>
        <w:proofErr w:type="spellEnd"/>
        <w:r w:rsidRPr="004C0495">
          <w:rPr>
            <w:rFonts w:ascii="Courier New" w:hAnsi="Courier New" w:cs="Courier New"/>
            <w:color w:val="008000"/>
            <w:sz w:val="20"/>
            <w:szCs w:val="20"/>
            <w:lang w:eastAsia="hu-HU"/>
          </w:rPr>
          <w:t xml:space="preserve"> </w:t>
        </w:r>
        <w:proofErr w:type="spellStart"/>
        <w:r w:rsidRPr="004C0495">
          <w:rPr>
            <w:rFonts w:ascii="Courier New" w:hAnsi="Courier New" w:cs="Courier New"/>
            <w:color w:val="008000"/>
            <w:sz w:val="20"/>
            <w:szCs w:val="20"/>
            <w:lang w:eastAsia="hu-HU"/>
          </w:rPr>
          <w:t>pot</w:t>
        </w:r>
        <w:proofErr w:type="spellEnd"/>
      </w:ins>
    </w:p>
    <w:p w14:paraId="462C502D" w14:textId="77777777" w:rsidR="004C0495" w:rsidRPr="004C0495" w:rsidRDefault="004C0495" w:rsidP="004C0495">
      <w:pPr>
        <w:shd w:val="clear" w:color="auto" w:fill="FFFFFF"/>
        <w:spacing w:after="0" w:line="240" w:lineRule="auto"/>
        <w:ind w:firstLine="0"/>
        <w:jc w:val="left"/>
        <w:rPr>
          <w:ins w:id="751" w:author="Windows-felhasználó" w:date="2017-12-05T14:24:00Z"/>
          <w:rFonts w:ascii="Courier New" w:hAnsi="Courier New" w:cs="Courier New"/>
          <w:color w:val="000000"/>
          <w:sz w:val="20"/>
          <w:szCs w:val="20"/>
          <w:lang w:eastAsia="hu-HU"/>
        </w:rPr>
      </w:pPr>
      <w:ins w:id="752" w:author="Windows-felhasználó" w:date="2017-12-05T14:24:00Z">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payload</w:t>
        </w:r>
        <w:proofErr w:type="spellEnd"/>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proofErr w:type="gramStart"/>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r w:rsidRPr="004C0495">
          <w:rPr>
            <w:rFonts w:ascii="Courier New" w:hAnsi="Courier New" w:cs="Courier New"/>
            <w:color w:val="808080"/>
            <w:sz w:val="20"/>
            <w:szCs w:val="20"/>
            <w:lang w:eastAsia="hu-HU"/>
          </w:rPr>
          <w:t>'</w:t>
        </w:r>
        <w:proofErr w:type="gramEnd"/>
        <w:r w:rsidRPr="004C0495">
          <w:rPr>
            <w:rFonts w:ascii="Courier New" w:hAnsi="Courier New" w:cs="Courier New"/>
            <w:color w:val="808080"/>
            <w:sz w:val="20"/>
            <w:szCs w:val="20"/>
            <w:lang w:eastAsia="hu-HU"/>
          </w:rPr>
          <w:t>ID'</w:t>
        </w:r>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commandToExecute</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parameter</w:t>
        </w:r>
        <w:proofErr w:type="spellEnd"/>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80"/>
            <w:sz w:val="20"/>
            <w:szCs w:val="20"/>
            <w:lang w:eastAsia="hu-HU"/>
          </w:rPr>
          <w:t>}</w:t>
        </w:r>
      </w:ins>
    </w:p>
    <w:p w14:paraId="2D0CB30E" w14:textId="77777777" w:rsidR="004C0495" w:rsidRPr="004C0495" w:rsidRDefault="004C0495" w:rsidP="004C0495">
      <w:pPr>
        <w:shd w:val="clear" w:color="auto" w:fill="FFFFFF"/>
        <w:spacing w:after="0" w:line="240" w:lineRule="auto"/>
        <w:ind w:firstLine="0"/>
        <w:jc w:val="left"/>
        <w:rPr>
          <w:ins w:id="753" w:author="Windows-felhasználó" w:date="2017-12-05T14:24:00Z"/>
          <w:rFonts w:ascii="Courier New" w:hAnsi="Courier New" w:cs="Courier New"/>
          <w:color w:val="000000"/>
          <w:sz w:val="20"/>
          <w:szCs w:val="20"/>
          <w:lang w:eastAsia="hu-HU"/>
        </w:rPr>
      </w:pPr>
      <w:ins w:id="754" w:author="Windows-felhasználó" w:date="2017-12-05T14:24:00Z">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headers</w:t>
        </w:r>
        <w:proofErr w:type="spellEnd"/>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80"/>
            <w:sz w:val="20"/>
            <w:szCs w:val="20"/>
            <w:lang w:eastAsia="hu-HU"/>
          </w:rPr>
          <w:t>{</w:t>
        </w:r>
        <w:r w:rsidRPr="004C0495">
          <w:rPr>
            <w:rFonts w:ascii="Courier New" w:hAnsi="Courier New" w:cs="Courier New"/>
            <w:color w:val="808080"/>
            <w:sz w:val="20"/>
            <w:szCs w:val="20"/>
            <w:lang w:eastAsia="hu-HU"/>
          </w:rPr>
          <w:t>'</w:t>
        </w:r>
        <w:proofErr w:type="spellStart"/>
        <w:r w:rsidRPr="004C0495">
          <w:rPr>
            <w:rFonts w:ascii="Courier New" w:hAnsi="Courier New" w:cs="Courier New"/>
            <w:color w:val="808080"/>
            <w:sz w:val="20"/>
            <w:szCs w:val="20"/>
            <w:lang w:eastAsia="hu-HU"/>
          </w:rPr>
          <w:t>content-type</w:t>
        </w:r>
        <w:proofErr w:type="spellEnd"/>
        <w:r w:rsidRPr="004C0495">
          <w:rPr>
            <w:rFonts w:ascii="Courier New" w:hAnsi="Courier New" w:cs="Courier New"/>
            <w:color w:val="808080"/>
            <w:sz w:val="20"/>
            <w:szCs w:val="20"/>
            <w:lang w:eastAsia="hu-HU"/>
          </w:rPr>
          <w:t>-*'</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r w:rsidRPr="004C0495">
          <w:rPr>
            <w:rFonts w:ascii="Courier New" w:hAnsi="Courier New" w:cs="Courier New"/>
            <w:color w:val="808080"/>
            <w:sz w:val="20"/>
            <w:szCs w:val="20"/>
            <w:lang w:eastAsia="hu-HU"/>
          </w:rPr>
          <w:t>'</w:t>
        </w:r>
        <w:proofErr w:type="spellStart"/>
        <w:r w:rsidRPr="004C0495">
          <w:rPr>
            <w:rFonts w:ascii="Courier New" w:hAnsi="Courier New" w:cs="Courier New"/>
            <w:color w:val="808080"/>
            <w:sz w:val="20"/>
            <w:szCs w:val="20"/>
            <w:lang w:eastAsia="hu-HU"/>
          </w:rPr>
          <w:t>application</w:t>
        </w:r>
        <w:proofErr w:type="spellEnd"/>
        <w:r w:rsidRPr="004C0495">
          <w:rPr>
            <w:rFonts w:ascii="Courier New" w:hAnsi="Courier New" w:cs="Courier New"/>
            <w:color w:val="808080"/>
            <w:sz w:val="20"/>
            <w:szCs w:val="20"/>
            <w:lang w:eastAsia="hu-HU"/>
          </w:rPr>
          <w:t>/</w:t>
        </w:r>
        <w:proofErr w:type="spellStart"/>
        <w:r w:rsidRPr="004C0495">
          <w:rPr>
            <w:rFonts w:ascii="Courier New" w:hAnsi="Courier New" w:cs="Courier New"/>
            <w:color w:val="808080"/>
            <w:sz w:val="20"/>
            <w:szCs w:val="20"/>
            <w:lang w:eastAsia="hu-HU"/>
          </w:rPr>
          <w:t>json</w:t>
        </w:r>
        <w:proofErr w:type="spellEnd"/>
        <w:r w:rsidRPr="004C0495">
          <w:rPr>
            <w:rFonts w:ascii="Courier New" w:hAnsi="Courier New" w:cs="Courier New"/>
            <w:color w:val="808080"/>
            <w:sz w:val="20"/>
            <w:szCs w:val="20"/>
            <w:lang w:eastAsia="hu-HU"/>
          </w:rPr>
          <w:t>'</w:t>
        </w:r>
        <w:r w:rsidRPr="004C0495">
          <w:rPr>
            <w:rFonts w:ascii="Courier New" w:hAnsi="Courier New" w:cs="Courier New"/>
            <w:b/>
            <w:bCs/>
            <w:color w:val="000080"/>
            <w:sz w:val="20"/>
            <w:szCs w:val="20"/>
            <w:lang w:eastAsia="hu-HU"/>
          </w:rPr>
          <w:t>}</w:t>
        </w:r>
      </w:ins>
    </w:p>
    <w:p w14:paraId="5B3DD85B" w14:textId="77777777" w:rsidR="004C0495" w:rsidRPr="004C0495" w:rsidRDefault="004C0495" w:rsidP="004C0495">
      <w:pPr>
        <w:shd w:val="clear" w:color="auto" w:fill="FFFFFF"/>
        <w:spacing w:after="0" w:line="240" w:lineRule="auto"/>
        <w:ind w:firstLine="0"/>
        <w:jc w:val="left"/>
        <w:rPr>
          <w:ins w:id="755" w:author="Windows-felhasználó" w:date="2017-12-05T14:24:00Z"/>
          <w:rFonts w:ascii="Courier New" w:hAnsi="Courier New" w:cs="Courier New"/>
          <w:color w:val="000000"/>
          <w:sz w:val="20"/>
          <w:szCs w:val="20"/>
          <w:lang w:eastAsia="hu-HU"/>
        </w:rPr>
      </w:pPr>
      <w:ins w:id="756" w:author="Windows-felhasználó" w:date="2017-12-05T14:24:00Z">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new_pot</w:t>
        </w:r>
        <w:proofErr w:type="spellEnd"/>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proofErr w:type="spellStart"/>
        <w:proofErr w:type="gramStart"/>
        <w:r w:rsidRPr="004C0495">
          <w:rPr>
            <w:rFonts w:ascii="Courier New" w:hAnsi="Courier New" w:cs="Courier New"/>
            <w:color w:val="000000"/>
            <w:sz w:val="20"/>
            <w:szCs w:val="20"/>
            <w:lang w:eastAsia="hu-HU"/>
          </w:rPr>
          <w:t>requests</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get</w:t>
        </w:r>
        <w:proofErr w:type="spellEnd"/>
        <w:r w:rsidRPr="004C0495">
          <w:rPr>
            <w:rFonts w:ascii="Courier New" w:hAnsi="Courier New" w:cs="Courier New"/>
            <w:b/>
            <w:bCs/>
            <w:color w:val="000080"/>
            <w:sz w:val="20"/>
            <w:szCs w:val="20"/>
            <w:lang w:eastAsia="hu-HU"/>
          </w:rPr>
          <w:t>(</w:t>
        </w:r>
        <w:proofErr w:type="spellStart"/>
        <w:proofErr w:type="gramEnd"/>
        <w:r w:rsidRPr="004C0495">
          <w:rPr>
            <w:rFonts w:ascii="Courier New" w:hAnsi="Courier New" w:cs="Courier New"/>
            <w:color w:val="000000"/>
            <w:sz w:val="20"/>
            <w:szCs w:val="20"/>
            <w:lang w:eastAsia="hu-HU"/>
          </w:rPr>
          <w:t>get_pot</w:t>
        </w:r>
        <w:proofErr w:type="spellEnd"/>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data</w:t>
        </w:r>
        <w:proofErr w:type="spellEnd"/>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json</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dumps</w:t>
        </w:r>
        <w:proofErr w:type="spellEnd"/>
        <w:r w:rsidRPr="004C0495">
          <w:rPr>
            <w:rFonts w:ascii="Courier New" w:hAnsi="Courier New" w:cs="Courier New"/>
            <w:b/>
            <w:bCs/>
            <w:color w:val="000080"/>
            <w:sz w:val="20"/>
            <w:szCs w:val="20"/>
            <w:lang w:eastAsia="hu-HU"/>
          </w:rPr>
          <w:t>(</w:t>
        </w:r>
        <w:proofErr w:type="spellStart"/>
        <w:r w:rsidRPr="004C0495">
          <w:rPr>
            <w:rFonts w:ascii="Courier New" w:hAnsi="Courier New" w:cs="Courier New"/>
            <w:color w:val="000000"/>
            <w:sz w:val="20"/>
            <w:szCs w:val="20"/>
            <w:lang w:eastAsia="hu-HU"/>
          </w:rPr>
          <w:t>payload</w:t>
        </w:r>
        <w:proofErr w:type="spellEnd"/>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headers</w:t>
        </w:r>
        <w:proofErr w:type="spellEnd"/>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headers</w:t>
        </w:r>
        <w:proofErr w:type="spellEnd"/>
        <w:r w:rsidRPr="004C0495">
          <w:rPr>
            <w:rFonts w:ascii="Courier New" w:hAnsi="Courier New" w:cs="Courier New"/>
            <w:b/>
            <w:bCs/>
            <w:color w:val="000080"/>
            <w:sz w:val="20"/>
            <w:szCs w:val="20"/>
            <w:lang w:eastAsia="hu-HU"/>
          </w:rPr>
          <w:t>)</w:t>
        </w:r>
      </w:ins>
    </w:p>
    <w:p w14:paraId="6EA204B4" w14:textId="77777777" w:rsidR="004C0495" w:rsidRPr="004C0495" w:rsidRDefault="004C0495" w:rsidP="004C0495">
      <w:pPr>
        <w:shd w:val="clear" w:color="auto" w:fill="FFFFFF"/>
        <w:spacing w:after="0" w:line="240" w:lineRule="auto"/>
        <w:ind w:firstLine="0"/>
        <w:jc w:val="left"/>
        <w:rPr>
          <w:ins w:id="757" w:author="Windows-felhasználó" w:date="2017-12-05T14:24:00Z"/>
          <w:rFonts w:ascii="Courier New" w:hAnsi="Courier New" w:cs="Courier New"/>
          <w:color w:val="000000"/>
          <w:sz w:val="20"/>
          <w:szCs w:val="20"/>
          <w:lang w:eastAsia="hu-HU"/>
        </w:rPr>
      </w:pPr>
      <w:ins w:id="758" w:author="Windows-felhasználó" w:date="2017-12-05T14:24:00Z">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json_pot</w:t>
        </w:r>
        <w:proofErr w:type="spellEnd"/>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new_</w:t>
        </w:r>
        <w:proofErr w:type="gramStart"/>
        <w:r w:rsidRPr="004C0495">
          <w:rPr>
            <w:rFonts w:ascii="Courier New" w:hAnsi="Courier New" w:cs="Courier New"/>
            <w:color w:val="000000"/>
            <w:sz w:val="20"/>
            <w:szCs w:val="20"/>
            <w:lang w:eastAsia="hu-HU"/>
          </w:rPr>
          <w:t>pot</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json</w:t>
        </w:r>
        <w:proofErr w:type="spellEnd"/>
        <w:r w:rsidRPr="004C0495">
          <w:rPr>
            <w:rFonts w:ascii="Courier New" w:hAnsi="Courier New" w:cs="Courier New"/>
            <w:b/>
            <w:bCs/>
            <w:color w:val="000080"/>
            <w:sz w:val="20"/>
            <w:szCs w:val="20"/>
            <w:lang w:eastAsia="hu-HU"/>
          </w:rPr>
          <w:t>(</w:t>
        </w:r>
        <w:proofErr w:type="gramEnd"/>
        <w:r w:rsidRPr="004C0495">
          <w:rPr>
            <w:rFonts w:ascii="Courier New" w:hAnsi="Courier New" w:cs="Courier New"/>
            <w:b/>
            <w:bCs/>
            <w:color w:val="000080"/>
            <w:sz w:val="20"/>
            <w:szCs w:val="20"/>
            <w:lang w:eastAsia="hu-HU"/>
          </w:rPr>
          <w:t>)</w:t>
        </w:r>
      </w:ins>
    </w:p>
    <w:p w14:paraId="589B71F0" w14:textId="77777777" w:rsidR="004C0495" w:rsidRPr="004C0495" w:rsidRDefault="004C0495" w:rsidP="004C0495">
      <w:pPr>
        <w:shd w:val="clear" w:color="auto" w:fill="FFFFFF"/>
        <w:spacing w:after="0" w:line="240" w:lineRule="auto"/>
        <w:ind w:firstLine="0"/>
        <w:jc w:val="left"/>
        <w:rPr>
          <w:ins w:id="759" w:author="Windows-felhasználó" w:date="2017-12-05T14:24:00Z"/>
          <w:rFonts w:ascii="Courier New" w:hAnsi="Courier New" w:cs="Courier New"/>
          <w:color w:val="000000"/>
          <w:sz w:val="20"/>
          <w:szCs w:val="20"/>
          <w:lang w:eastAsia="hu-HU"/>
        </w:rPr>
      </w:pPr>
      <w:ins w:id="760" w:author="Windows-felhasználó" w:date="2017-12-05T14:24:00Z">
        <w:r w:rsidRPr="004C0495">
          <w:rPr>
            <w:rFonts w:ascii="Courier New" w:hAnsi="Courier New" w:cs="Courier New"/>
            <w:color w:val="000000"/>
            <w:sz w:val="20"/>
            <w:szCs w:val="20"/>
            <w:lang w:eastAsia="hu-HU"/>
          </w:rPr>
          <w:t xml:space="preserve">                </w:t>
        </w:r>
      </w:ins>
    </w:p>
    <w:p w14:paraId="5E6EEA77" w14:textId="77777777" w:rsidR="004C0495" w:rsidRPr="004C0495" w:rsidRDefault="004C0495" w:rsidP="004C0495">
      <w:pPr>
        <w:shd w:val="clear" w:color="auto" w:fill="FFFFFF"/>
        <w:spacing w:after="0" w:line="240" w:lineRule="auto"/>
        <w:ind w:firstLine="0"/>
        <w:jc w:val="left"/>
        <w:rPr>
          <w:ins w:id="761" w:author="Windows-felhasználó" w:date="2017-12-05T14:24:00Z"/>
          <w:rFonts w:ascii="Courier New" w:hAnsi="Courier New" w:cs="Courier New"/>
          <w:color w:val="000000"/>
          <w:sz w:val="20"/>
          <w:szCs w:val="20"/>
          <w:lang w:eastAsia="hu-HU"/>
        </w:rPr>
      </w:pPr>
      <w:ins w:id="762" w:author="Windows-felhasználó" w:date="2017-12-05T14:24:00Z">
        <w:r w:rsidRPr="004C0495">
          <w:rPr>
            <w:rFonts w:ascii="Courier New" w:hAnsi="Courier New" w:cs="Courier New"/>
            <w:color w:val="000000"/>
            <w:sz w:val="20"/>
            <w:szCs w:val="20"/>
            <w:lang w:eastAsia="hu-HU"/>
          </w:rPr>
          <w:t xml:space="preserve">        </w:t>
        </w:r>
        <w:r w:rsidRPr="004C0495">
          <w:rPr>
            <w:rFonts w:ascii="Courier New" w:hAnsi="Courier New" w:cs="Courier New"/>
            <w:color w:val="008000"/>
            <w:sz w:val="20"/>
            <w:szCs w:val="20"/>
            <w:lang w:eastAsia="hu-HU"/>
          </w:rPr>
          <w:t>#</w:t>
        </w:r>
        <w:proofErr w:type="spellStart"/>
        <w:r w:rsidRPr="004C0495">
          <w:rPr>
            <w:rFonts w:ascii="Courier New" w:hAnsi="Courier New" w:cs="Courier New"/>
            <w:color w:val="008000"/>
            <w:sz w:val="20"/>
            <w:szCs w:val="20"/>
            <w:lang w:eastAsia="hu-HU"/>
          </w:rPr>
          <w:t>get</w:t>
        </w:r>
        <w:proofErr w:type="spellEnd"/>
        <w:r w:rsidRPr="004C0495">
          <w:rPr>
            <w:rFonts w:ascii="Courier New" w:hAnsi="Courier New" w:cs="Courier New"/>
            <w:color w:val="008000"/>
            <w:sz w:val="20"/>
            <w:szCs w:val="20"/>
            <w:lang w:eastAsia="hu-HU"/>
          </w:rPr>
          <w:t xml:space="preserve"> </w:t>
        </w:r>
        <w:proofErr w:type="spellStart"/>
        <w:r w:rsidRPr="004C0495">
          <w:rPr>
            <w:rFonts w:ascii="Courier New" w:hAnsi="Courier New" w:cs="Courier New"/>
            <w:color w:val="008000"/>
            <w:sz w:val="20"/>
            <w:szCs w:val="20"/>
            <w:lang w:eastAsia="hu-HU"/>
          </w:rPr>
          <w:t>plant_config</w:t>
        </w:r>
        <w:proofErr w:type="spellEnd"/>
        <w:r w:rsidRPr="004C0495">
          <w:rPr>
            <w:rFonts w:ascii="Courier New" w:hAnsi="Courier New" w:cs="Courier New"/>
            <w:color w:val="008000"/>
            <w:sz w:val="20"/>
            <w:szCs w:val="20"/>
            <w:lang w:eastAsia="hu-HU"/>
          </w:rPr>
          <w:t xml:space="preserve"> </w:t>
        </w:r>
        <w:proofErr w:type="spellStart"/>
        <w:r w:rsidRPr="004C0495">
          <w:rPr>
            <w:rFonts w:ascii="Courier New" w:hAnsi="Courier New" w:cs="Courier New"/>
            <w:color w:val="008000"/>
            <w:sz w:val="20"/>
            <w:szCs w:val="20"/>
            <w:lang w:eastAsia="hu-HU"/>
          </w:rPr>
          <w:t>for</w:t>
        </w:r>
        <w:proofErr w:type="spellEnd"/>
        <w:r w:rsidRPr="004C0495">
          <w:rPr>
            <w:rFonts w:ascii="Courier New" w:hAnsi="Courier New" w:cs="Courier New"/>
            <w:color w:val="008000"/>
            <w:sz w:val="20"/>
            <w:szCs w:val="20"/>
            <w:lang w:eastAsia="hu-HU"/>
          </w:rPr>
          <w:t xml:space="preserve"> </w:t>
        </w:r>
        <w:proofErr w:type="spellStart"/>
        <w:r w:rsidRPr="004C0495">
          <w:rPr>
            <w:rFonts w:ascii="Courier New" w:hAnsi="Courier New" w:cs="Courier New"/>
            <w:color w:val="008000"/>
            <w:sz w:val="20"/>
            <w:szCs w:val="20"/>
            <w:lang w:eastAsia="hu-HU"/>
          </w:rPr>
          <w:t>new</w:t>
        </w:r>
        <w:proofErr w:type="spellEnd"/>
        <w:r w:rsidRPr="004C0495">
          <w:rPr>
            <w:rFonts w:ascii="Courier New" w:hAnsi="Courier New" w:cs="Courier New"/>
            <w:color w:val="008000"/>
            <w:sz w:val="20"/>
            <w:szCs w:val="20"/>
            <w:lang w:eastAsia="hu-HU"/>
          </w:rPr>
          <w:t xml:space="preserve"> </w:t>
        </w:r>
        <w:proofErr w:type="spellStart"/>
        <w:r w:rsidRPr="004C0495">
          <w:rPr>
            <w:rFonts w:ascii="Courier New" w:hAnsi="Courier New" w:cs="Courier New"/>
            <w:color w:val="008000"/>
            <w:sz w:val="20"/>
            <w:szCs w:val="20"/>
            <w:lang w:eastAsia="hu-HU"/>
          </w:rPr>
          <w:t>pot</w:t>
        </w:r>
        <w:proofErr w:type="spellEnd"/>
      </w:ins>
    </w:p>
    <w:p w14:paraId="6025AEBF" w14:textId="77777777" w:rsidR="004C0495" w:rsidRPr="004C0495" w:rsidRDefault="004C0495" w:rsidP="004C0495">
      <w:pPr>
        <w:shd w:val="clear" w:color="auto" w:fill="FFFFFF"/>
        <w:spacing w:after="0" w:line="240" w:lineRule="auto"/>
        <w:ind w:firstLine="0"/>
        <w:jc w:val="left"/>
        <w:rPr>
          <w:ins w:id="763" w:author="Windows-felhasználó" w:date="2017-12-05T14:24:00Z"/>
          <w:rFonts w:ascii="Courier New" w:hAnsi="Courier New" w:cs="Courier New"/>
          <w:color w:val="000000"/>
          <w:sz w:val="20"/>
          <w:szCs w:val="20"/>
          <w:lang w:eastAsia="hu-HU"/>
        </w:rPr>
      </w:pPr>
      <w:ins w:id="764" w:author="Windows-felhasználó" w:date="2017-12-05T14:24:00Z">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payload</w:t>
        </w:r>
        <w:proofErr w:type="spellEnd"/>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proofErr w:type="gramStart"/>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r w:rsidRPr="004C0495">
          <w:rPr>
            <w:rFonts w:ascii="Courier New" w:hAnsi="Courier New" w:cs="Courier New"/>
            <w:color w:val="808080"/>
            <w:sz w:val="20"/>
            <w:szCs w:val="20"/>
            <w:lang w:eastAsia="hu-HU"/>
          </w:rPr>
          <w:t>'</w:t>
        </w:r>
        <w:proofErr w:type="gramEnd"/>
        <w:r w:rsidRPr="004C0495">
          <w:rPr>
            <w:rFonts w:ascii="Courier New" w:hAnsi="Courier New" w:cs="Courier New"/>
            <w:color w:val="808080"/>
            <w:sz w:val="20"/>
            <w:szCs w:val="20"/>
            <w:lang w:eastAsia="hu-HU"/>
          </w:rPr>
          <w:t>ID'</w:t>
        </w:r>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json_pot</w:t>
        </w:r>
        <w:proofErr w:type="spellEnd"/>
        <w:r w:rsidRPr="004C0495">
          <w:rPr>
            <w:rFonts w:ascii="Courier New" w:hAnsi="Courier New" w:cs="Courier New"/>
            <w:b/>
            <w:bCs/>
            <w:color w:val="000080"/>
            <w:sz w:val="20"/>
            <w:szCs w:val="20"/>
            <w:lang w:eastAsia="hu-HU"/>
          </w:rPr>
          <w:t>[</w:t>
        </w:r>
        <w:r w:rsidRPr="004C0495">
          <w:rPr>
            <w:rFonts w:ascii="Courier New" w:hAnsi="Courier New" w:cs="Courier New"/>
            <w:color w:val="FF0000"/>
            <w:sz w:val="20"/>
            <w:szCs w:val="20"/>
            <w:lang w:eastAsia="hu-HU"/>
          </w:rPr>
          <w:t>0</w:t>
        </w:r>
        <w:r w:rsidRPr="004C0495">
          <w:rPr>
            <w:rFonts w:ascii="Courier New" w:hAnsi="Courier New" w:cs="Courier New"/>
            <w:b/>
            <w:bCs/>
            <w:color w:val="000080"/>
            <w:sz w:val="20"/>
            <w:szCs w:val="20"/>
            <w:lang w:eastAsia="hu-HU"/>
          </w:rPr>
          <w:t>][</w:t>
        </w:r>
        <w:r w:rsidRPr="004C0495">
          <w:rPr>
            <w:rFonts w:ascii="Courier New" w:hAnsi="Courier New" w:cs="Courier New"/>
            <w:color w:val="808080"/>
            <w:sz w:val="20"/>
            <w:szCs w:val="20"/>
            <w:lang w:eastAsia="hu-HU"/>
          </w:rPr>
          <w:t>'</w:t>
        </w:r>
        <w:proofErr w:type="spellStart"/>
        <w:r w:rsidRPr="004C0495">
          <w:rPr>
            <w:rFonts w:ascii="Courier New" w:hAnsi="Courier New" w:cs="Courier New"/>
            <w:color w:val="808080"/>
            <w:sz w:val="20"/>
            <w:szCs w:val="20"/>
            <w:lang w:eastAsia="hu-HU"/>
          </w:rPr>
          <w:t>plant_config_id</w:t>
        </w:r>
        <w:proofErr w:type="spellEnd"/>
        <w:r w:rsidRPr="004C0495">
          <w:rPr>
            <w:rFonts w:ascii="Courier New" w:hAnsi="Courier New" w:cs="Courier New"/>
            <w:color w:val="808080"/>
            <w:sz w:val="20"/>
            <w:szCs w:val="20"/>
            <w:lang w:eastAsia="hu-HU"/>
          </w:rPr>
          <w:t>'</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80"/>
            <w:sz w:val="20"/>
            <w:szCs w:val="20"/>
            <w:lang w:eastAsia="hu-HU"/>
          </w:rPr>
          <w:t>}</w:t>
        </w:r>
      </w:ins>
    </w:p>
    <w:p w14:paraId="20ADB539" w14:textId="77777777" w:rsidR="004C0495" w:rsidRPr="004C0495" w:rsidRDefault="004C0495" w:rsidP="004C0495">
      <w:pPr>
        <w:shd w:val="clear" w:color="auto" w:fill="FFFFFF"/>
        <w:spacing w:after="0" w:line="240" w:lineRule="auto"/>
        <w:ind w:firstLine="0"/>
        <w:jc w:val="left"/>
        <w:rPr>
          <w:ins w:id="765" w:author="Windows-felhasználó" w:date="2017-12-05T14:24:00Z"/>
          <w:rFonts w:ascii="Courier New" w:hAnsi="Courier New" w:cs="Courier New"/>
          <w:color w:val="000000"/>
          <w:sz w:val="20"/>
          <w:szCs w:val="20"/>
          <w:lang w:eastAsia="hu-HU"/>
        </w:rPr>
      </w:pPr>
      <w:ins w:id="766" w:author="Windows-felhasználó" w:date="2017-12-05T14:24:00Z">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new_config</w:t>
        </w:r>
        <w:proofErr w:type="spellEnd"/>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proofErr w:type="spellStart"/>
        <w:proofErr w:type="gramStart"/>
        <w:r w:rsidRPr="004C0495">
          <w:rPr>
            <w:rFonts w:ascii="Courier New" w:hAnsi="Courier New" w:cs="Courier New"/>
            <w:color w:val="000000"/>
            <w:sz w:val="20"/>
            <w:szCs w:val="20"/>
            <w:lang w:eastAsia="hu-HU"/>
          </w:rPr>
          <w:t>requests</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get</w:t>
        </w:r>
        <w:proofErr w:type="spellEnd"/>
        <w:r w:rsidRPr="004C0495">
          <w:rPr>
            <w:rFonts w:ascii="Courier New" w:hAnsi="Courier New" w:cs="Courier New"/>
            <w:b/>
            <w:bCs/>
            <w:color w:val="000080"/>
            <w:sz w:val="20"/>
            <w:szCs w:val="20"/>
            <w:lang w:eastAsia="hu-HU"/>
          </w:rPr>
          <w:t>(</w:t>
        </w:r>
        <w:proofErr w:type="spellStart"/>
        <w:proofErr w:type="gramEnd"/>
        <w:r w:rsidRPr="004C0495">
          <w:rPr>
            <w:rFonts w:ascii="Courier New" w:hAnsi="Courier New" w:cs="Courier New"/>
            <w:color w:val="000000"/>
            <w:sz w:val="20"/>
            <w:szCs w:val="20"/>
            <w:lang w:eastAsia="hu-HU"/>
          </w:rPr>
          <w:t>get_plant_configs_address</w:t>
        </w:r>
        <w:proofErr w:type="spellEnd"/>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data</w:t>
        </w:r>
        <w:proofErr w:type="spellEnd"/>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json</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dumps</w:t>
        </w:r>
        <w:proofErr w:type="spellEnd"/>
        <w:r w:rsidRPr="004C0495">
          <w:rPr>
            <w:rFonts w:ascii="Courier New" w:hAnsi="Courier New" w:cs="Courier New"/>
            <w:b/>
            <w:bCs/>
            <w:color w:val="000080"/>
            <w:sz w:val="20"/>
            <w:szCs w:val="20"/>
            <w:lang w:eastAsia="hu-HU"/>
          </w:rPr>
          <w:t>(</w:t>
        </w:r>
        <w:proofErr w:type="spellStart"/>
        <w:r w:rsidRPr="004C0495">
          <w:rPr>
            <w:rFonts w:ascii="Courier New" w:hAnsi="Courier New" w:cs="Courier New"/>
            <w:color w:val="000000"/>
            <w:sz w:val="20"/>
            <w:szCs w:val="20"/>
            <w:lang w:eastAsia="hu-HU"/>
          </w:rPr>
          <w:t>payload</w:t>
        </w:r>
        <w:proofErr w:type="spellEnd"/>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headers</w:t>
        </w:r>
        <w:proofErr w:type="spellEnd"/>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headers</w:t>
        </w:r>
        <w:proofErr w:type="spellEnd"/>
        <w:r w:rsidRPr="004C0495">
          <w:rPr>
            <w:rFonts w:ascii="Courier New" w:hAnsi="Courier New" w:cs="Courier New"/>
            <w:b/>
            <w:bCs/>
            <w:color w:val="000080"/>
            <w:sz w:val="20"/>
            <w:szCs w:val="20"/>
            <w:lang w:eastAsia="hu-HU"/>
          </w:rPr>
          <w:t>)</w:t>
        </w:r>
      </w:ins>
    </w:p>
    <w:p w14:paraId="430E0B65" w14:textId="77777777" w:rsidR="004C0495" w:rsidRPr="004C0495" w:rsidRDefault="004C0495" w:rsidP="004C0495">
      <w:pPr>
        <w:shd w:val="clear" w:color="auto" w:fill="FFFFFF"/>
        <w:spacing w:after="0" w:line="240" w:lineRule="auto"/>
        <w:ind w:firstLine="0"/>
        <w:jc w:val="left"/>
        <w:rPr>
          <w:ins w:id="767" w:author="Windows-felhasználó" w:date="2017-12-05T14:24:00Z"/>
          <w:rFonts w:ascii="Courier New" w:hAnsi="Courier New" w:cs="Courier New"/>
          <w:color w:val="000000"/>
          <w:sz w:val="20"/>
          <w:szCs w:val="20"/>
          <w:lang w:eastAsia="hu-HU"/>
        </w:rPr>
      </w:pPr>
      <w:ins w:id="768" w:author="Windows-felhasználó" w:date="2017-12-05T14:24:00Z">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json_config</w:t>
        </w:r>
        <w:proofErr w:type="spellEnd"/>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new_</w:t>
        </w:r>
        <w:proofErr w:type="gramStart"/>
        <w:r w:rsidRPr="004C0495">
          <w:rPr>
            <w:rFonts w:ascii="Courier New" w:hAnsi="Courier New" w:cs="Courier New"/>
            <w:color w:val="000000"/>
            <w:sz w:val="20"/>
            <w:szCs w:val="20"/>
            <w:lang w:eastAsia="hu-HU"/>
          </w:rPr>
          <w:t>config</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json</w:t>
        </w:r>
        <w:proofErr w:type="spellEnd"/>
        <w:r w:rsidRPr="004C0495">
          <w:rPr>
            <w:rFonts w:ascii="Courier New" w:hAnsi="Courier New" w:cs="Courier New"/>
            <w:b/>
            <w:bCs/>
            <w:color w:val="000080"/>
            <w:sz w:val="20"/>
            <w:szCs w:val="20"/>
            <w:lang w:eastAsia="hu-HU"/>
          </w:rPr>
          <w:t>(</w:t>
        </w:r>
        <w:proofErr w:type="gramEnd"/>
        <w:r w:rsidRPr="004C0495">
          <w:rPr>
            <w:rFonts w:ascii="Courier New" w:hAnsi="Courier New" w:cs="Courier New"/>
            <w:b/>
            <w:bCs/>
            <w:color w:val="000080"/>
            <w:sz w:val="20"/>
            <w:szCs w:val="20"/>
            <w:lang w:eastAsia="hu-HU"/>
          </w:rPr>
          <w:t>)</w:t>
        </w:r>
      </w:ins>
    </w:p>
    <w:p w14:paraId="0CD80AAB" w14:textId="77777777" w:rsidR="004C0495" w:rsidRPr="004C0495" w:rsidRDefault="004C0495" w:rsidP="004C0495">
      <w:pPr>
        <w:shd w:val="clear" w:color="auto" w:fill="FFFFFF"/>
        <w:spacing w:after="0" w:line="240" w:lineRule="auto"/>
        <w:ind w:firstLine="0"/>
        <w:jc w:val="left"/>
        <w:rPr>
          <w:ins w:id="769" w:author="Windows-felhasználó" w:date="2017-12-05T14:24:00Z"/>
          <w:rFonts w:ascii="Courier New" w:hAnsi="Courier New" w:cs="Courier New"/>
          <w:color w:val="000000"/>
          <w:sz w:val="20"/>
          <w:szCs w:val="20"/>
          <w:lang w:eastAsia="hu-HU"/>
        </w:rPr>
      </w:pPr>
      <w:ins w:id="770" w:author="Windows-felhasználó" w:date="2017-12-05T14:24:00Z">
        <w:r w:rsidRPr="004C0495">
          <w:rPr>
            <w:rFonts w:ascii="Courier New" w:hAnsi="Courier New" w:cs="Courier New"/>
            <w:color w:val="000000"/>
            <w:sz w:val="20"/>
            <w:szCs w:val="20"/>
            <w:lang w:eastAsia="hu-HU"/>
          </w:rPr>
          <w:t xml:space="preserve">        </w:t>
        </w:r>
      </w:ins>
    </w:p>
    <w:p w14:paraId="571E07F4" w14:textId="77777777" w:rsidR="004C0495" w:rsidRPr="004C0495" w:rsidRDefault="004C0495" w:rsidP="004C0495">
      <w:pPr>
        <w:shd w:val="clear" w:color="auto" w:fill="FFFFFF"/>
        <w:spacing w:after="0" w:line="240" w:lineRule="auto"/>
        <w:ind w:firstLine="0"/>
        <w:jc w:val="left"/>
        <w:rPr>
          <w:ins w:id="771" w:author="Windows-felhasználó" w:date="2017-12-05T14:24:00Z"/>
          <w:rFonts w:ascii="Courier New" w:hAnsi="Courier New" w:cs="Courier New"/>
          <w:color w:val="000000"/>
          <w:sz w:val="20"/>
          <w:szCs w:val="20"/>
          <w:lang w:eastAsia="hu-HU"/>
        </w:rPr>
      </w:pPr>
      <w:ins w:id="772" w:author="Windows-felhasználó" w:date="2017-12-05T14:24:00Z">
        <w:r w:rsidRPr="004C0495">
          <w:rPr>
            <w:rFonts w:ascii="Courier New" w:hAnsi="Courier New" w:cs="Courier New"/>
            <w:color w:val="000000"/>
            <w:sz w:val="20"/>
            <w:szCs w:val="20"/>
            <w:lang w:eastAsia="hu-HU"/>
          </w:rPr>
          <w:t xml:space="preserve">        </w:t>
        </w:r>
        <w:r w:rsidRPr="004C0495">
          <w:rPr>
            <w:rFonts w:ascii="Courier New" w:hAnsi="Courier New" w:cs="Courier New"/>
            <w:color w:val="008000"/>
            <w:sz w:val="20"/>
            <w:szCs w:val="20"/>
            <w:lang w:eastAsia="hu-HU"/>
          </w:rPr>
          <w:t>#</w:t>
        </w:r>
        <w:proofErr w:type="spellStart"/>
        <w:r w:rsidRPr="004C0495">
          <w:rPr>
            <w:rFonts w:ascii="Courier New" w:hAnsi="Courier New" w:cs="Courier New"/>
            <w:color w:val="008000"/>
            <w:sz w:val="20"/>
            <w:szCs w:val="20"/>
            <w:lang w:eastAsia="hu-HU"/>
          </w:rPr>
          <w:t>put</w:t>
        </w:r>
        <w:proofErr w:type="spellEnd"/>
        <w:r w:rsidRPr="004C0495">
          <w:rPr>
            <w:rFonts w:ascii="Courier New" w:hAnsi="Courier New" w:cs="Courier New"/>
            <w:color w:val="008000"/>
            <w:sz w:val="20"/>
            <w:szCs w:val="20"/>
            <w:lang w:eastAsia="hu-HU"/>
          </w:rPr>
          <w:t xml:space="preserve"> </w:t>
        </w:r>
        <w:proofErr w:type="spellStart"/>
        <w:r w:rsidRPr="004C0495">
          <w:rPr>
            <w:rFonts w:ascii="Courier New" w:hAnsi="Courier New" w:cs="Courier New"/>
            <w:color w:val="008000"/>
            <w:sz w:val="20"/>
            <w:szCs w:val="20"/>
            <w:lang w:eastAsia="hu-HU"/>
          </w:rPr>
          <w:t>plant_config</w:t>
        </w:r>
        <w:proofErr w:type="spellEnd"/>
        <w:r w:rsidRPr="004C0495">
          <w:rPr>
            <w:rFonts w:ascii="Courier New" w:hAnsi="Courier New" w:cs="Courier New"/>
            <w:color w:val="008000"/>
            <w:sz w:val="20"/>
            <w:szCs w:val="20"/>
            <w:lang w:eastAsia="hu-HU"/>
          </w:rPr>
          <w:t xml:space="preserve"> in </w:t>
        </w:r>
        <w:proofErr w:type="spellStart"/>
        <w:r w:rsidRPr="004C0495">
          <w:rPr>
            <w:rFonts w:ascii="Courier New" w:hAnsi="Courier New" w:cs="Courier New"/>
            <w:color w:val="008000"/>
            <w:sz w:val="20"/>
            <w:szCs w:val="20"/>
            <w:lang w:eastAsia="hu-HU"/>
          </w:rPr>
          <w:t>database</w:t>
        </w:r>
        <w:proofErr w:type="spellEnd"/>
      </w:ins>
    </w:p>
    <w:p w14:paraId="36240092" w14:textId="77777777" w:rsidR="004C0495" w:rsidRPr="004C0495" w:rsidRDefault="004C0495" w:rsidP="004C0495">
      <w:pPr>
        <w:shd w:val="clear" w:color="auto" w:fill="FFFFFF"/>
        <w:spacing w:after="0" w:line="240" w:lineRule="auto"/>
        <w:ind w:firstLine="0"/>
        <w:jc w:val="left"/>
        <w:rPr>
          <w:ins w:id="773" w:author="Windows-felhasználó" w:date="2017-12-05T14:24:00Z"/>
          <w:rFonts w:ascii="Courier New" w:hAnsi="Courier New" w:cs="Courier New"/>
          <w:color w:val="000000"/>
          <w:sz w:val="20"/>
          <w:szCs w:val="20"/>
          <w:lang w:eastAsia="hu-HU"/>
        </w:rPr>
      </w:pPr>
      <w:ins w:id="774" w:author="Windows-felhasználó" w:date="2017-12-05T14:24:00Z">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config_to_insert</w:t>
        </w:r>
        <w:proofErr w:type="spellEnd"/>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json_</w:t>
        </w:r>
        <w:proofErr w:type="gramStart"/>
        <w:r w:rsidRPr="004C0495">
          <w:rPr>
            <w:rFonts w:ascii="Courier New" w:hAnsi="Courier New" w:cs="Courier New"/>
            <w:color w:val="000000"/>
            <w:sz w:val="20"/>
            <w:szCs w:val="20"/>
            <w:lang w:eastAsia="hu-HU"/>
          </w:rPr>
          <w:t>config</w:t>
        </w:r>
        <w:r w:rsidRPr="004C0495">
          <w:rPr>
            <w:rFonts w:ascii="Courier New" w:hAnsi="Courier New" w:cs="Courier New"/>
            <w:b/>
            <w:bCs/>
            <w:color w:val="000080"/>
            <w:sz w:val="20"/>
            <w:szCs w:val="20"/>
            <w:lang w:eastAsia="hu-HU"/>
          </w:rPr>
          <w:t>[</w:t>
        </w:r>
        <w:proofErr w:type="gramEnd"/>
        <w:r w:rsidRPr="004C0495">
          <w:rPr>
            <w:rFonts w:ascii="Courier New" w:hAnsi="Courier New" w:cs="Courier New"/>
            <w:color w:val="FF0000"/>
            <w:sz w:val="20"/>
            <w:szCs w:val="20"/>
            <w:lang w:eastAsia="hu-HU"/>
          </w:rPr>
          <w:t>0</w:t>
        </w:r>
        <w:r w:rsidRPr="004C0495">
          <w:rPr>
            <w:rFonts w:ascii="Courier New" w:hAnsi="Courier New" w:cs="Courier New"/>
            <w:b/>
            <w:bCs/>
            <w:color w:val="000080"/>
            <w:sz w:val="20"/>
            <w:szCs w:val="20"/>
            <w:lang w:eastAsia="hu-HU"/>
          </w:rPr>
          <w:t>][</w:t>
        </w:r>
        <w:r w:rsidRPr="004C0495">
          <w:rPr>
            <w:rFonts w:ascii="Courier New" w:hAnsi="Courier New" w:cs="Courier New"/>
            <w:color w:val="808080"/>
            <w:sz w:val="20"/>
            <w:szCs w:val="20"/>
            <w:lang w:eastAsia="hu-HU"/>
          </w:rPr>
          <w:t>'plant_code'</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json_config</w:t>
        </w:r>
        <w:r w:rsidRPr="004C0495">
          <w:rPr>
            <w:rFonts w:ascii="Courier New" w:hAnsi="Courier New" w:cs="Courier New"/>
            <w:b/>
            <w:bCs/>
            <w:color w:val="000080"/>
            <w:sz w:val="20"/>
            <w:szCs w:val="20"/>
            <w:lang w:eastAsia="hu-HU"/>
          </w:rPr>
          <w:t>[</w:t>
        </w:r>
        <w:r w:rsidRPr="004C0495">
          <w:rPr>
            <w:rFonts w:ascii="Courier New" w:hAnsi="Courier New" w:cs="Courier New"/>
            <w:color w:val="FF0000"/>
            <w:sz w:val="20"/>
            <w:szCs w:val="20"/>
            <w:lang w:eastAsia="hu-HU"/>
          </w:rPr>
          <w:t>0</w:t>
        </w:r>
        <w:r w:rsidRPr="004C0495">
          <w:rPr>
            <w:rFonts w:ascii="Courier New" w:hAnsi="Courier New" w:cs="Courier New"/>
            <w:b/>
            <w:bCs/>
            <w:color w:val="000080"/>
            <w:sz w:val="20"/>
            <w:szCs w:val="20"/>
            <w:lang w:eastAsia="hu-HU"/>
          </w:rPr>
          <w:t>][</w:t>
        </w:r>
        <w:r w:rsidRPr="004C0495">
          <w:rPr>
            <w:rFonts w:ascii="Courier New" w:hAnsi="Courier New" w:cs="Courier New"/>
            <w:color w:val="808080"/>
            <w:sz w:val="20"/>
            <w:szCs w:val="20"/>
            <w:lang w:eastAsia="hu-HU"/>
          </w:rPr>
          <w:t>'plant_name'</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json_config</w:t>
        </w:r>
        <w:r w:rsidRPr="004C0495">
          <w:rPr>
            <w:rFonts w:ascii="Courier New" w:hAnsi="Courier New" w:cs="Courier New"/>
            <w:b/>
            <w:bCs/>
            <w:color w:val="000080"/>
            <w:sz w:val="20"/>
            <w:szCs w:val="20"/>
            <w:lang w:eastAsia="hu-HU"/>
          </w:rPr>
          <w:t>[</w:t>
        </w:r>
        <w:r w:rsidRPr="004C0495">
          <w:rPr>
            <w:rFonts w:ascii="Courier New" w:hAnsi="Courier New" w:cs="Courier New"/>
            <w:color w:val="FF0000"/>
            <w:sz w:val="20"/>
            <w:szCs w:val="20"/>
            <w:lang w:eastAsia="hu-HU"/>
          </w:rPr>
          <w:t>0</w:t>
        </w:r>
        <w:r w:rsidRPr="004C0495">
          <w:rPr>
            <w:rFonts w:ascii="Courier New" w:hAnsi="Courier New" w:cs="Courier New"/>
            <w:b/>
            <w:bCs/>
            <w:color w:val="000080"/>
            <w:sz w:val="20"/>
            <w:szCs w:val="20"/>
            <w:lang w:eastAsia="hu-HU"/>
          </w:rPr>
          <w:t>][</w:t>
        </w:r>
        <w:r w:rsidRPr="004C0495">
          <w:rPr>
            <w:rFonts w:ascii="Courier New" w:hAnsi="Courier New" w:cs="Courier New"/>
            <w:color w:val="808080"/>
            <w:sz w:val="20"/>
            <w:szCs w:val="20"/>
            <w:lang w:eastAsia="hu-HU"/>
          </w:rPr>
          <w:t>'req_light'</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json_config</w:t>
        </w:r>
        <w:r w:rsidRPr="004C0495">
          <w:rPr>
            <w:rFonts w:ascii="Courier New" w:hAnsi="Courier New" w:cs="Courier New"/>
            <w:b/>
            <w:bCs/>
            <w:color w:val="000080"/>
            <w:sz w:val="20"/>
            <w:szCs w:val="20"/>
            <w:lang w:eastAsia="hu-HU"/>
          </w:rPr>
          <w:t>[</w:t>
        </w:r>
        <w:r w:rsidRPr="004C0495">
          <w:rPr>
            <w:rFonts w:ascii="Courier New" w:hAnsi="Courier New" w:cs="Courier New"/>
            <w:color w:val="FF0000"/>
            <w:sz w:val="20"/>
            <w:szCs w:val="20"/>
            <w:lang w:eastAsia="hu-HU"/>
          </w:rPr>
          <w:t>0</w:t>
        </w:r>
        <w:r w:rsidRPr="004C0495">
          <w:rPr>
            <w:rFonts w:ascii="Courier New" w:hAnsi="Courier New" w:cs="Courier New"/>
            <w:b/>
            <w:bCs/>
            <w:color w:val="000080"/>
            <w:sz w:val="20"/>
            <w:szCs w:val="20"/>
            <w:lang w:eastAsia="hu-HU"/>
          </w:rPr>
          <w:t>][</w:t>
        </w:r>
        <w:r w:rsidRPr="004C0495">
          <w:rPr>
            <w:rFonts w:ascii="Courier New" w:hAnsi="Courier New" w:cs="Courier New"/>
            <w:color w:val="808080"/>
            <w:sz w:val="20"/>
            <w:szCs w:val="20"/>
            <w:lang w:eastAsia="hu-HU"/>
          </w:rPr>
          <w:t>'req_moist'</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json_config</w:t>
        </w:r>
        <w:r w:rsidRPr="004C0495">
          <w:rPr>
            <w:rFonts w:ascii="Courier New" w:hAnsi="Courier New" w:cs="Courier New"/>
            <w:b/>
            <w:bCs/>
            <w:color w:val="000080"/>
            <w:sz w:val="20"/>
            <w:szCs w:val="20"/>
            <w:lang w:eastAsia="hu-HU"/>
          </w:rPr>
          <w:t>[</w:t>
        </w:r>
        <w:r w:rsidRPr="004C0495">
          <w:rPr>
            <w:rFonts w:ascii="Courier New" w:hAnsi="Courier New" w:cs="Courier New"/>
            <w:color w:val="FF0000"/>
            <w:sz w:val="20"/>
            <w:szCs w:val="20"/>
            <w:lang w:eastAsia="hu-HU"/>
          </w:rPr>
          <w:t>0</w:t>
        </w:r>
        <w:r w:rsidRPr="004C0495">
          <w:rPr>
            <w:rFonts w:ascii="Courier New" w:hAnsi="Courier New" w:cs="Courier New"/>
            <w:b/>
            <w:bCs/>
            <w:color w:val="000080"/>
            <w:sz w:val="20"/>
            <w:szCs w:val="20"/>
            <w:lang w:eastAsia="hu-HU"/>
          </w:rPr>
          <w:t>][</w:t>
        </w:r>
        <w:r w:rsidRPr="004C0495">
          <w:rPr>
            <w:rFonts w:ascii="Courier New" w:hAnsi="Courier New" w:cs="Courier New"/>
            <w:color w:val="808080"/>
            <w:sz w:val="20"/>
            <w:szCs w:val="20"/>
            <w:lang w:eastAsia="hu-HU"/>
          </w:rPr>
          <w:t>'req_temp'</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r w:rsidRPr="004C0495">
          <w:rPr>
            <w:rFonts w:ascii="Courier New" w:hAnsi="Courier New" w:cs="Courier New"/>
            <w:color w:val="FF0000"/>
            <w:sz w:val="20"/>
            <w:szCs w:val="20"/>
            <w:lang w:eastAsia="hu-HU"/>
          </w:rPr>
          <w:t>480</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json_pot</w:t>
        </w:r>
        <w:proofErr w:type="spellEnd"/>
        <w:r w:rsidRPr="004C0495">
          <w:rPr>
            <w:rFonts w:ascii="Courier New" w:hAnsi="Courier New" w:cs="Courier New"/>
            <w:b/>
            <w:bCs/>
            <w:color w:val="000080"/>
            <w:sz w:val="20"/>
            <w:szCs w:val="20"/>
            <w:lang w:eastAsia="hu-HU"/>
          </w:rPr>
          <w:t>[</w:t>
        </w:r>
        <w:r w:rsidRPr="004C0495">
          <w:rPr>
            <w:rFonts w:ascii="Courier New" w:hAnsi="Courier New" w:cs="Courier New"/>
            <w:color w:val="FF0000"/>
            <w:sz w:val="20"/>
            <w:szCs w:val="20"/>
            <w:lang w:eastAsia="hu-HU"/>
          </w:rPr>
          <w:t>0</w:t>
        </w:r>
        <w:r w:rsidRPr="004C0495">
          <w:rPr>
            <w:rFonts w:ascii="Courier New" w:hAnsi="Courier New" w:cs="Courier New"/>
            <w:b/>
            <w:bCs/>
            <w:color w:val="000080"/>
            <w:sz w:val="20"/>
            <w:szCs w:val="20"/>
            <w:lang w:eastAsia="hu-HU"/>
          </w:rPr>
          <w:t>][</w:t>
        </w:r>
        <w:r w:rsidRPr="004C0495">
          <w:rPr>
            <w:rFonts w:ascii="Courier New" w:hAnsi="Courier New" w:cs="Courier New"/>
            <w:color w:val="808080"/>
            <w:sz w:val="20"/>
            <w:szCs w:val="20"/>
            <w:lang w:eastAsia="hu-HU"/>
          </w:rPr>
          <w:t>'</w:t>
        </w:r>
        <w:proofErr w:type="spellStart"/>
        <w:r w:rsidRPr="004C0495">
          <w:rPr>
            <w:rFonts w:ascii="Courier New" w:hAnsi="Courier New" w:cs="Courier New"/>
            <w:color w:val="808080"/>
            <w:sz w:val="20"/>
            <w:szCs w:val="20"/>
            <w:lang w:eastAsia="hu-HU"/>
          </w:rPr>
          <w:t>id</w:t>
        </w:r>
        <w:proofErr w:type="spellEnd"/>
        <w:r w:rsidRPr="004C0495">
          <w:rPr>
            <w:rFonts w:ascii="Courier New" w:hAnsi="Courier New" w:cs="Courier New"/>
            <w:color w:val="808080"/>
            <w:sz w:val="20"/>
            <w:szCs w:val="20"/>
            <w:lang w:eastAsia="hu-HU"/>
          </w:rPr>
          <w:t>'</w:t>
        </w:r>
        <w:r w:rsidRPr="004C0495">
          <w:rPr>
            <w:rFonts w:ascii="Courier New" w:hAnsi="Courier New" w:cs="Courier New"/>
            <w:b/>
            <w:bCs/>
            <w:color w:val="000080"/>
            <w:sz w:val="20"/>
            <w:szCs w:val="20"/>
            <w:lang w:eastAsia="hu-HU"/>
          </w:rPr>
          <w:t>])</w:t>
        </w:r>
      </w:ins>
    </w:p>
    <w:p w14:paraId="1E36AE38" w14:textId="77777777" w:rsidR="004C0495" w:rsidRPr="004C0495" w:rsidRDefault="004C0495" w:rsidP="004C0495">
      <w:pPr>
        <w:shd w:val="clear" w:color="auto" w:fill="FFFFFF"/>
        <w:spacing w:after="0" w:line="240" w:lineRule="auto"/>
        <w:ind w:firstLine="0"/>
        <w:jc w:val="left"/>
        <w:rPr>
          <w:ins w:id="775" w:author="Windows-felhasználó" w:date="2017-12-05T14:24:00Z"/>
          <w:rFonts w:ascii="Courier New" w:hAnsi="Courier New" w:cs="Courier New"/>
          <w:color w:val="000000"/>
          <w:sz w:val="20"/>
          <w:szCs w:val="20"/>
          <w:lang w:eastAsia="hu-HU"/>
        </w:rPr>
      </w:pPr>
      <w:ins w:id="776" w:author="Windows-felhasználó" w:date="2017-12-05T14:24:00Z">
        <w:r w:rsidRPr="004C0495">
          <w:rPr>
            <w:rFonts w:ascii="Courier New" w:hAnsi="Courier New" w:cs="Courier New"/>
            <w:color w:val="000000"/>
            <w:sz w:val="20"/>
            <w:szCs w:val="20"/>
            <w:lang w:eastAsia="hu-HU"/>
          </w:rPr>
          <w:t xml:space="preserve">        </w:t>
        </w:r>
        <w:proofErr w:type="spellStart"/>
        <w:proofErr w:type="gramStart"/>
        <w:r w:rsidRPr="004C0495">
          <w:rPr>
            <w:rFonts w:ascii="Courier New" w:hAnsi="Courier New" w:cs="Courier New"/>
            <w:color w:val="000000"/>
            <w:sz w:val="20"/>
            <w:szCs w:val="20"/>
            <w:lang w:eastAsia="hu-HU"/>
          </w:rPr>
          <w:t>db</w:t>
        </w:r>
        <w:proofErr w:type="gramEnd"/>
        <w:r w:rsidRPr="004C0495">
          <w:rPr>
            <w:rFonts w:ascii="Courier New" w:hAnsi="Courier New" w:cs="Courier New"/>
            <w:color w:val="000000"/>
            <w:sz w:val="20"/>
            <w:szCs w:val="20"/>
            <w:lang w:eastAsia="hu-HU"/>
          </w:rPr>
          <w:t>_cursor</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execute</w:t>
        </w:r>
        <w:proofErr w:type="spellEnd"/>
        <w:r w:rsidRPr="004C0495">
          <w:rPr>
            <w:rFonts w:ascii="Courier New" w:hAnsi="Courier New" w:cs="Courier New"/>
            <w:b/>
            <w:bCs/>
            <w:color w:val="000080"/>
            <w:sz w:val="20"/>
            <w:szCs w:val="20"/>
            <w:lang w:eastAsia="hu-HU"/>
          </w:rPr>
          <w:t>(</w:t>
        </w:r>
        <w:proofErr w:type="spellStart"/>
        <w:r w:rsidRPr="004C0495">
          <w:rPr>
            <w:rFonts w:ascii="Courier New" w:hAnsi="Courier New" w:cs="Courier New"/>
            <w:color w:val="000000"/>
            <w:sz w:val="20"/>
            <w:szCs w:val="20"/>
            <w:lang w:eastAsia="hu-HU"/>
          </w:rPr>
          <w:t>insert_plant_config</w:t>
        </w:r>
        <w:proofErr w:type="spellEnd"/>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config_to_insert</w:t>
        </w:r>
        <w:proofErr w:type="spellEnd"/>
        <w:r w:rsidRPr="004C0495">
          <w:rPr>
            <w:rFonts w:ascii="Courier New" w:hAnsi="Courier New" w:cs="Courier New"/>
            <w:b/>
            <w:bCs/>
            <w:color w:val="000080"/>
            <w:sz w:val="20"/>
            <w:szCs w:val="20"/>
            <w:lang w:eastAsia="hu-HU"/>
          </w:rPr>
          <w:t>)</w:t>
        </w:r>
      </w:ins>
    </w:p>
    <w:p w14:paraId="32C65144" w14:textId="77777777" w:rsidR="004C0495" w:rsidRPr="004C0495" w:rsidRDefault="004C0495" w:rsidP="004C0495">
      <w:pPr>
        <w:shd w:val="clear" w:color="auto" w:fill="FFFFFF"/>
        <w:spacing w:after="0" w:line="240" w:lineRule="auto"/>
        <w:ind w:firstLine="0"/>
        <w:jc w:val="left"/>
        <w:rPr>
          <w:ins w:id="777" w:author="Windows-felhasználó" w:date="2017-12-05T14:24:00Z"/>
          <w:rFonts w:ascii="Courier New" w:hAnsi="Courier New" w:cs="Courier New"/>
          <w:color w:val="000000"/>
          <w:sz w:val="20"/>
          <w:szCs w:val="20"/>
          <w:lang w:eastAsia="hu-HU"/>
        </w:rPr>
      </w:pPr>
      <w:ins w:id="778" w:author="Windows-felhasználó" w:date="2017-12-05T14:24:00Z">
        <w:r w:rsidRPr="004C0495">
          <w:rPr>
            <w:rFonts w:ascii="Courier New" w:hAnsi="Courier New" w:cs="Courier New"/>
            <w:color w:val="000000"/>
            <w:sz w:val="20"/>
            <w:szCs w:val="20"/>
            <w:lang w:eastAsia="hu-HU"/>
          </w:rPr>
          <w:lastRenderedPageBreak/>
          <w:t xml:space="preserve">        </w:t>
        </w:r>
      </w:ins>
    </w:p>
    <w:p w14:paraId="7D287D02" w14:textId="77777777" w:rsidR="004C0495" w:rsidRPr="004C0495" w:rsidRDefault="004C0495" w:rsidP="004C0495">
      <w:pPr>
        <w:shd w:val="clear" w:color="auto" w:fill="FFFFFF"/>
        <w:spacing w:after="0" w:line="240" w:lineRule="auto"/>
        <w:ind w:firstLine="0"/>
        <w:jc w:val="left"/>
        <w:rPr>
          <w:ins w:id="779" w:author="Windows-felhasználó" w:date="2017-12-05T14:24:00Z"/>
          <w:rFonts w:ascii="Courier New" w:hAnsi="Courier New" w:cs="Courier New"/>
          <w:color w:val="000000"/>
          <w:sz w:val="20"/>
          <w:szCs w:val="20"/>
          <w:lang w:eastAsia="hu-HU"/>
        </w:rPr>
      </w:pPr>
      <w:ins w:id="780" w:author="Windows-felhasználó" w:date="2017-12-05T14:24:00Z">
        <w:r w:rsidRPr="004C0495">
          <w:rPr>
            <w:rFonts w:ascii="Courier New" w:hAnsi="Courier New" w:cs="Courier New"/>
            <w:color w:val="000000"/>
            <w:sz w:val="20"/>
            <w:szCs w:val="20"/>
            <w:lang w:eastAsia="hu-HU"/>
          </w:rPr>
          <w:t xml:space="preserve">        </w:t>
        </w:r>
        <w:r w:rsidRPr="004C0495">
          <w:rPr>
            <w:rFonts w:ascii="Courier New" w:hAnsi="Courier New" w:cs="Courier New"/>
            <w:color w:val="008000"/>
            <w:sz w:val="20"/>
            <w:szCs w:val="20"/>
            <w:lang w:eastAsia="hu-HU"/>
          </w:rPr>
          <w:t>#</w:t>
        </w:r>
        <w:proofErr w:type="spellStart"/>
        <w:r w:rsidRPr="004C0495">
          <w:rPr>
            <w:rFonts w:ascii="Courier New" w:hAnsi="Courier New" w:cs="Courier New"/>
            <w:color w:val="008000"/>
            <w:sz w:val="20"/>
            <w:szCs w:val="20"/>
            <w:lang w:eastAsia="hu-HU"/>
          </w:rPr>
          <w:t>find</w:t>
        </w:r>
        <w:proofErr w:type="spellEnd"/>
        <w:r w:rsidRPr="004C0495">
          <w:rPr>
            <w:rFonts w:ascii="Courier New" w:hAnsi="Courier New" w:cs="Courier New"/>
            <w:color w:val="008000"/>
            <w:sz w:val="20"/>
            <w:szCs w:val="20"/>
            <w:lang w:eastAsia="hu-HU"/>
          </w:rPr>
          <w:t xml:space="preserve"> </w:t>
        </w:r>
        <w:proofErr w:type="spellStart"/>
        <w:r w:rsidRPr="004C0495">
          <w:rPr>
            <w:rFonts w:ascii="Courier New" w:hAnsi="Courier New" w:cs="Courier New"/>
            <w:color w:val="008000"/>
            <w:sz w:val="20"/>
            <w:szCs w:val="20"/>
            <w:lang w:eastAsia="hu-HU"/>
          </w:rPr>
          <w:t>the</w:t>
        </w:r>
        <w:proofErr w:type="spellEnd"/>
        <w:r w:rsidRPr="004C0495">
          <w:rPr>
            <w:rFonts w:ascii="Courier New" w:hAnsi="Courier New" w:cs="Courier New"/>
            <w:color w:val="008000"/>
            <w:sz w:val="20"/>
            <w:szCs w:val="20"/>
            <w:lang w:eastAsia="hu-HU"/>
          </w:rPr>
          <w:t xml:space="preserve"> </w:t>
        </w:r>
        <w:proofErr w:type="spellStart"/>
        <w:r w:rsidRPr="004C0495">
          <w:rPr>
            <w:rFonts w:ascii="Courier New" w:hAnsi="Courier New" w:cs="Courier New"/>
            <w:color w:val="008000"/>
            <w:sz w:val="20"/>
            <w:szCs w:val="20"/>
            <w:lang w:eastAsia="hu-HU"/>
          </w:rPr>
          <w:t>id</w:t>
        </w:r>
        <w:proofErr w:type="spellEnd"/>
        <w:r w:rsidRPr="004C0495">
          <w:rPr>
            <w:rFonts w:ascii="Courier New" w:hAnsi="Courier New" w:cs="Courier New"/>
            <w:color w:val="008000"/>
            <w:sz w:val="20"/>
            <w:szCs w:val="20"/>
            <w:lang w:eastAsia="hu-HU"/>
          </w:rPr>
          <w:t xml:space="preserve"> of </w:t>
        </w:r>
        <w:proofErr w:type="spellStart"/>
        <w:r w:rsidRPr="004C0495">
          <w:rPr>
            <w:rFonts w:ascii="Courier New" w:hAnsi="Courier New" w:cs="Courier New"/>
            <w:color w:val="008000"/>
            <w:sz w:val="20"/>
            <w:szCs w:val="20"/>
            <w:lang w:eastAsia="hu-HU"/>
          </w:rPr>
          <w:t>the</w:t>
        </w:r>
        <w:proofErr w:type="spellEnd"/>
        <w:r w:rsidRPr="004C0495">
          <w:rPr>
            <w:rFonts w:ascii="Courier New" w:hAnsi="Courier New" w:cs="Courier New"/>
            <w:color w:val="008000"/>
            <w:sz w:val="20"/>
            <w:szCs w:val="20"/>
            <w:lang w:eastAsia="hu-HU"/>
          </w:rPr>
          <w:t xml:space="preserve"> </w:t>
        </w:r>
        <w:proofErr w:type="spellStart"/>
        <w:r w:rsidRPr="004C0495">
          <w:rPr>
            <w:rFonts w:ascii="Courier New" w:hAnsi="Courier New" w:cs="Courier New"/>
            <w:color w:val="008000"/>
            <w:sz w:val="20"/>
            <w:szCs w:val="20"/>
            <w:lang w:eastAsia="hu-HU"/>
          </w:rPr>
          <w:t>plant_config</w:t>
        </w:r>
        <w:proofErr w:type="spellEnd"/>
        <w:r w:rsidRPr="004C0495">
          <w:rPr>
            <w:rFonts w:ascii="Courier New" w:hAnsi="Courier New" w:cs="Courier New"/>
            <w:color w:val="008000"/>
            <w:sz w:val="20"/>
            <w:szCs w:val="20"/>
            <w:lang w:eastAsia="hu-HU"/>
          </w:rPr>
          <w:t xml:space="preserve"> </w:t>
        </w:r>
        <w:proofErr w:type="spellStart"/>
        <w:r w:rsidRPr="004C0495">
          <w:rPr>
            <w:rFonts w:ascii="Courier New" w:hAnsi="Courier New" w:cs="Courier New"/>
            <w:color w:val="008000"/>
            <w:sz w:val="20"/>
            <w:szCs w:val="20"/>
            <w:lang w:eastAsia="hu-HU"/>
          </w:rPr>
          <w:t>put</w:t>
        </w:r>
        <w:proofErr w:type="spellEnd"/>
        <w:r w:rsidRPr="004C0495">
          <w:rPr>
            <w:rFonts w:ascii="Courier New" w:hAnsi="Courier New" w:cs="Courier New"/>
            <w:color w:val="008000"/>
            <w:sz w:val="20"/>
            <w:szCs w:val="20"/>
            <w:lang w:eastAsia="hu-HU"/>
          </w:rPr>
          <w:t xml:space="preserve"> in </w:t>
        </w:r>
        <w:proofErr w:type="spellStart"/>
        <w:r w:rsidRPr="004C0495">
          <w:rPr>
            <w:rFonts w:ascii="Courier New" w:hAnsi="Courier New" w:cs="Courier New"/>
            <w:color w:val="008000"/>
            <w:sz w:val="20"/>
            <w:szCs w:val="20"/>
            <w:lang w:eastAsia="hu-HU"/>
          </w:rPr>
          <w:t>previously</w:t>
        </w:r>
        <w:proofErr w:type="spellEnd"/>
      </w:ins>
    </w:p>
    <w:p w14:paraId="1550B7BB" w14:textId="77777777" w:rsidR="004C0495" w:rsidRPr="004C0495" w:rsidRDefault="004C0495" w:rsidP="004C0495">
      <w:pPr>
        <w:shd w:val="clear" w:color="auto" w:fill="FFFFFF"/>
        <w:spacing w:after="0" w:line="240" w:lineRule="auto"/>
        <w:ind w:firstLine="0"/>
        <w:jc w:val="left"/>
        <w:rPr>
          <w:ins w:id="781" w:author="Windows-felhasználó" w:date="2017-12-05T14:24:00Z"/>
          <w:rFonts w:ascii="Courier New" w:hAnsi="Courier New" w:cs="Courier New"/>
          <w:color w:val="000000"/>
          <w:sz w:val="20"/>
          <w:szCs w:val="20"/>
          <w:lang w:eastAsia="hu-HU"/>
        </w:rPr>
      </w:pPr>
      <w:ins w:id="782" w:author="Windows-felhasználó" w:date="2017-12-05T14:24:00Z">
        <w:r w:rsidRPr="004C0495">
          <w:rPr>
            <w:rFonts w:ascii="Courier New" w:hAnsi="Courier New" w:cs="Courier New"/>
            <w:color w:val="000000"/>
            <w:sz w:val="20"/>
            <w:szCs w:val="20"/>
            <w:lang w:eastAsia="hu-HU"/>
          </w:rPr>
          <w:t xml:space="preserve">        </w:t>
        </w:r>
        <w:proofErr w:type="spellStart"/>
        <w:proofErr w:type="gramStart"/>
        <w:r w:rsidRPr="004C0495">
          <w:rPr>
            <w:rFonts w:ascii="Courier New" w:hAnsi="Courier New" w:cs="Courier New"/>
            <w:color w:val="000000"/>
            <w:sz w:val="20"/>
            <w:szCs w:val="20"/>
            <w:lang w:eastAsia="hu-HU"/>
          </w:rPr>
          <w:t>db</w:t>
        </w:r>
        <w:proofErr w:type="gramEnd"/>
        <w:r w:rsidRPr="004C0495">
          <w:rPr>
            <w:rFonts w:ascii="Courier New" w:hAnsi="Courier New" w:cs="Courier New"/>
            <w:color w:val="000000"/>
            <w:sz w:val="20"/>
            <w:szCs w:val="20"/>
            <w:lang w:eastAsia="hu-HU"/>
          </w:rPr>
          <w:t>_cursor</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execute</w:t>
        </w:r>
        <w:proofErr w:type="spellEnd"/>
        <w:r w:rsidRPr="004C0495">
          <w:rPr>
            <w:rFonts w:ascii="Courier New" w:hAnsi="Courier New" w:cs="Courier New"/>
            <w:b/>
            <w:bCs/>
            <w:color w:val="000080"/>
            <w:sz w:val="20"/>
            <w:szCs w:val="20"/>
            <w:lang w:eastAsia="hu-HU"/>
          </w:rPr>
          <w:t>(</w:t>
        </w:r>
        <w:proofErr w:type="spellStart"/>
        <w:r w:rsidRPr="004C0495">
          <w:rPr>
            <w:rFonts w:ascii="Courier New" w:hAnsi="Courier New" w:cs="Courier New"/>
            <w:color w:val="000000"/>
            <w:sz w:val="20"/>
            <w:szCs w:val="20"/>
            <w:lang w:eastAsia="hu-HU"/>
          </w:rPr>
          <w:t>get_plant_config_id</w:t>
        </w:r>
        <w:proofErr w:type="spellEnd"/>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80"/>
            <w:sz w:val="20"/>
            <w:szCs w:val="20"/>
            <w:lang w:eastAsia="hu-HU"/>
          </w:rPr>
          <w:t>[</w:t>
        </w:r>
        <w:proofErr w:type="spellStart"/>
        <w:r w:rsidRPr="004C0495">
          <w:rPr>
            <w:rFonts w:ascii="Courier New" w:hAnsi="Courier New" w:cs="Courier New"/>
            <w:color w:val="000000"/>
            <w:sz w:val="20"/>
            <w:szCs w:val="20"/>
            <w:lang w:eastAsia="hu-HU"/>
          </w:rPr>
          <w:t>json_pot</w:t>
        </w:r>
        <w:proofErr w:type="spellEnd"/>
        <w:r w:rsidRPr="004C0495">
          <w:rPr>
            <w:rFonts w:ascii="Courier New" w:hAnsi="Courier New" w:cs="Courier New"/>
            <w:b/>
            <w:bCs/>
            <w:color w:val="000080"/>
            <w:sz w:val="20"/>
            <w:szCs w:val="20"/>
            <w:lang w:eastAsia="hu-HU"/>
          </w:rPr>
          <w:t>[</w:t>
        </w:r>
        <w:r w:rsidRPr="004C0495">
          <w:rPr>
            <w:rFonts w:ascii="Courier New" w:hAnsi="Courier New" w:cs="Courier New"/>
            <w:color w:val="FF0000"/>
            <w:sz w:val="20"/>
            <w:szCs w:val="20"/>
            <w:lang w:eastAsia="hu-HU"/>
          </w:rPr>
          <w:t>0</w:t>
        </w:r>
        <w:r w:rsidRPr="004C0495">
          <w:rPr>
            <w:rFonts w:ascii="Courier New" w:hAnsi="Courier New" w:cs="Courier New"/>
            <w:b/>
            <w:bCs/>
            <w:color w:val="000080"/>
            <w:sz w:val="20"/>
            <w:szCs w:val="20"/>
            <w:lang w:eastAsia="hu-HU"/>
          </w:rPr>
          <w:t>][</w:t>
        </w:r>
        <w:r w:rsidRPr="004C0495">
          <w:rPr>
            <w:rFonts w:ascii="Courier New" w:hAnsi="Courier New" w:cs="Courier New"/>
            <w:color w:val="808080"/>
            <w:sz w:val="20"/>
            <w:szCs w:val="20"/>
            <w:lang w:eastAsia="hu-HU"/>
          </w:rPr>
          <w:t>'</w:t>
        </w:r>
        <w:proofErr w:type="spellStart"/>
        <w:r w:rsidRPr="004C0495">
          <w:rPr>
            <w:rFonts w:ascii="Courier New" w:hAnsi="Courier New" w:cs="Courier New"/>
            <w:color w:val="808080"/>
            <w:sz w:val="20"/>
            <w:szCs w:val="20"/>
            <w:lang w:eastAsia="hu-HU"/>
          </w:rPr>
          <w:t>id</w:t>
        </w:r>
        <w:proofErr w:type="spellEnd"/>
        <w:r w:rsidRPr="004C0495">
          <w:rPr>
            <w:rFonts w:ascii="Courier New" w:hAnsi="Courier New" w:cs="Courier New"/>
            <w:color w:val="808080"/>
            <w:sz w:val="20"/>
            <w:szCs w:val="20"/>
            <w:lang w:eastAsia="hu-HU"/>
          </w:rPr>
          <w:t>'</w:t>
        </w:r>
        <w:r w:rsidRPr="004C0495">
          <w:rPr>
            <w:rFonts w:ascii="Courier New" w:hAnsi="Courier New" w:cs="Courier New"/>
            <w:b/>
            <w:bCs/>
            <w:color w:val="000080"/>
            <w:sz w:val="20"/>
            <w:szCs w:val="20"/>
            <w:lang w:eastAsia="hu-HU"/>
          </w:rPr>
          <w:t>]])</w:t>
        </w:r>
      </w:ins>
    </w:p>
    <w:p w14:paraId="54A53A1A" w14:textId="77777777" w:rsidR="004C0495" w:rsidRPr="004C0495" w:rsidRDefault="004C0495" w:rsidP="004C0495">
      <w:pPr>
        <w:shd w:val="clear" w:color="auto" w:fill="FFFFFF"/>
        <w:spacing w:after="0" w:line="240" w:lineRule="auto"/>
        <w:ind w:firstLine="0"/>
        <w:jc w:val="left"/>
        <w:rPr>
          <w:ins w:id="783" w:author="Windows-felhasználó" w:date="2017-12-05T14:24:00Z"/>
          <w:rFonts w:ascii="Courier New" w:hAnsi="Courier New" w:cs="Courier New"/>
          <w:color w:val="000000"/>
          <w:sz w:val="20"/>
          <w:szCs w:val="20"/>
          <w:lang w:eastAsia="hu-HU"/>
        </w:rPr>
      </w:pPr>
      <w:ins w:id="784" w:author="Windows-felhasználó" w:date="2017-12-05T14:24:00Z">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new_plant_config_id</w:t>
        </w:r>
        <w:proofErr w:type="spellEnd"/>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db_</w:t>
        </w:r>
        <w:proofErr w:type="gramStart"/>
        <w:r w:rsidRPr="004C0495">
          <w:rPr>
            <w:rFonts w:ascii="Courier New" w:hAnsi="Courier New" w:cs="Courier New"/>
            <w:color w:val="000000"/>
            <w:sz w:val="20"/>
            <w:szCs w:val="20"/>
            <w:lang w:eastAsia="hu-HU"/>
          </w:rPr>
          <w:t>cursor</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fetchall</w:t>
        </w:r>
        <w:proofErr w:type="spellEnd"/>
        <w:r w:rsidRPr="004C0495">
          <w:rPr>
            <w:rFonts w:ascii="Courier New" w:hAnsi="Courier New" w:cs="Courier New"/>
            <w:b/>
            <w:bCs/>
            <w:color w:val="000080"/>
            <w:sz w:val="20"/>
            <w:szCs w:val="20"/>
            <w:lang w:eastAsia="hu-HU"/>
          </w:rPr>
          <w:t>(</w:t>
        </w:r>
        <w:proofErr w:type="gramEnd"/>
        <w:r w:rsidRPr="004C0495">
          <w:rPr>
            <w:rFonts w:ascii="Courier New" w:hAnsi="Courier New" w:cs="Courier New"/>
            <w:b/>
            <w:bCs/>
            <w:color w:val="000080"/>
            <w:sz w:val="20"/>
            <w:szCs w:val="20"/>
            <w:lang w:eastAsia="hu-HU"/>
          </w:rPr>
          <w:t>)[</w:t>
        </w:r>
        <w:r w:rsidRPr="004C0495">
          <w:rPr>
            <w:rFonts w:ascii="Courier New" w:hAnsi="Courier New" w:cs="Courier New"/>
            <w:color w:val="FF0000"/>
            <w:sz w:val="20"/>
            <w:szCs w:val="20"/>
            <w:lang w:eastAsia="hu-HU"/>
          </w:rPr>
          <w:t>0</w:t>
        </w:r>
        <w:r w:rsidRPr="004C0495">
          <w:rPr>
            <w:rFonts w:ascii="Courier New" w:hAnsi="Courier New" w:cs="Courier New"/>
            <w:b/>
            <w:bCs/>
            <w:color w:val="000080"/>
            <w:sz w:val="20"/>
            <w:szCs w:val="20"/>
            <w:lang w:eastAsia="hu-HU"/>
          </w:rPr>
          <w:t>][</w:t>
        </w:r>
        <w:r w:rsidRPr="004C0495">
          <w:rPr>
            <w:rFonts w:ascii="Courier New" w:hAnsi="Courier New" w:cs="Courier New"/>
            <w:color w:val="FF0000"/>
            <w:sz w:val="20"/>
            <w:szCs w:val="20"/>
            <w:lang w:eastAsia="hu-HU"/>
          </w:rPr>
          <w:t>0</w:t>
        </w:r>
        <w:r w:rsidRPr="004C0495">
          <w:rPr>
            <w:rFonts w:ascii="Courier New" w:hAnsi="Courier New" w:cs="Courier New"/>
            <w:b/>
            <w:bCs/>
            <w:color w:val="000080"/>
            <w:sz w:val="20"/>
            <w:szCs w:val="20"/>
            <w:lang w:eastAsia="hu-HU"/>
          </w:rPr>
          <w:t>]</w:t>
        </w:r>
      </w:ins>
    </w:p>
    <w:p w14:paraId="61B2E7FC" w14:textId="77777777" w:rsidR="004C0495" w:rsidRPr="004C0495" w:rsidRDefault="004C0495" w:rsidP="004C0495">
      <w:pPr>
        <w:shd w:val="clear" w:color="auto" w:fill="FFFFFF"/>
        <w:spacing w:after="0" w:line="240" w:lineRule="auto"/>
        <w:ind w:firstLine="0"/>
        <w:jc w:val="left"/>
        <w:rPr>
          <w:ins w:id="785" w:author="Windows-felhasználó" w:date="2017-12-05T14:24:00Z"/>
          <w:rFonts w:ascii="Courier New" w:hAnsi="Courier New" w:cs="Courier New"/>
          <w:color w:val="000000"/>
          <w:sz w:val="20"/>
          <w:szCs w:val="20"/>
          <w:lang w:eastAsia="hu-HU"/>
        </w:rPr>
      </w:pPr>
      <w:ins w:id="786" w:author="Windows-felhasználó" w:date="2017-12-05T14:24:00Z">
        <w:r w:rsidRPr="004C0495">
          <w:rPr>
            <w:rFonts w:ascii="Courier New" w:hAnsi="Courier New" w:cs="Courier New"/>
            <w:color w:val="000000"/>
            <w:sz w:val="20"/>
            <w:szCs w:val="20"/>
            <w:lang w:eastAsia="hu-HU"/>
          </w:rPr>
          <w:t xml:space="preserve">                    </w:t>
        </w:r>
      </w:ins>
    </w:p>
    <w:p w14:paraId="277AA802" w14:textId="77777777" w:rsidR="004C0495" w:rsidRPr="004C0495" w:rsidRDefault="004C0495" w:rsidP="004C0495">
      <w:pPr>
        <w:shd w:val="clear" w:color="auto" w:fill="FFFFFF"/>
        <w:spacing w:after="0" w:line="240" w:lineRule="auto"/>
        <w:ind w:firstLine="0"/>
        <w:jc w:val="left"/>
        <w:rPr>
          <w:ins w:id="787" w:author="Windows-felhasználó" w:date="2017-12-05T14:24:00Z"/>
          <w:rFonts w:ascii="Courier New" w:hAnsi="Courier New" w:cs="Courier New"/>
          <w:color w:val="000000"/>
          <w:sz w:val="20"/>
          <w:szCs w:val="20"/>
          <w:lang w:eastAsia="hu-HU"/>
        </w:rPr>
      </w:pPr>
      <w:ins w:id="788" w:author="Windows-felhasználó" w:date="2017-12-05T14:24:00Z">
        <w:r w:rsidRPr="004C0495">
          <w:rPr>
            <w:rFonts w:ascii="Courier New" w:hAnsi="Courier New" w:cs="Courier New"/>
            <w:color w:val="000000"/>
            <w:sz w:val="20"/>
            <w:szCs w:val="20"/>
            <w:lang w:eastAsia="hu-HU"/>
          </w:rPr>
          <w:t xml:space="preserve">        </w:t>
        </w:r>
        <w:r w:rsidRPr="004C0495">
          <w:rPr>
            <w:rFonts w:ascii="Courier New" w:hAnsi="Courier New" w:cs="Courier New"/>
            <w:color w:val="008000"/>
            <w:sz w:val="20"/>
            <w:szCs w:val="20"/>
            <w:lang w:eastAsia="hu-HU"/>
          </w:rPr>
          <w:t>#</w:t>
        </w:r>
        <w:proofErr w:type="spellStart"/>
        <w:r w:rsidRPr="004C0495">
          <w:rPr>
            <w:rFonts w:ascii="Courier New" w:hAnsi="Courier New" w:cs="Courier New"/>
            <w:color w:val="008000"/>
            <w:sz w:val="20"/>
            <w:szCs w:val="20"/>
            <w:lang w:eastAsia="hu-HU"/>
          </w:rPr>
          <w:t>insert</w:t>
        </w:r>
        <w:proofErr w:type="spellEnd"/>
        <w:r w:rsidRPr="004C0495">
          <w:rPr>
            <w:rFonts w:ascii="Courier New" w:hAnsi="Courier New" w:cs="Courier New"/>
            <w:color w:val="008000"/>
            <w:sz w:val="20"/>
            <w:szCs w:val="20"/>
            <w:lang w:eastAsia="hu-HU"/>
          </w:rPr>
          <w:t xml:space="preserve"> </w:t>
        </w:r>
        <w:proofErr w:type="spellStart"/>
        <w:r w:rsidRPr="004C0495">
          <w:rPr>
            <w:rFonts w:ascii="Courier New" w:hAnsi="Courier New" w:cs="Courier New"/>
            <w:color w:val="008000"/>
            <w:sz w:val="20"/>
            <w:szCs w:val="20"/>
            <w:lang w:eastAsia="hu-HU"/>
          </w:rPr>
          <w:t>pot</w:t>
        </w:r>
        <w:proofErr w:type="spellEnd"/>
        <w:r w:rsidRPr="004C0495">
          <w:rPr>
            <w:rFonts w:ascii="Courier New" w:hAnsi="Courier New" w:cs="Courier New"/>
            <w:color w:val="008000"/>
            <w:sz w:val="20"/>
            <w:szCs w:val="20"/>
            <w:lang w:eastAsia="hu-HU"/>
          </w:rPr>
          <w:t xml:space="preserve"> </w:t>
        </w:r>
        <w:proofErr w:type="spellStart"/>
        <w:r w:rsidRPr="004C0495">
          <w:rPr>
            <w:rFonts w:ascii="Courier New" w:hAnsi="Courier New" w:cs="Courier New"/>
            <w:color w:val="008000"/>
            <w:sz w:val="20"/>
            <w:szCs w:val="20"/>
            <w:lang w:eastAsia="hu-HU"/>
          </w:rPr>
          <w:t>into</w:t>
        </w:r>
        <w:proofErr w:type="spellEnd"/>
        <w:r w:rsidRPr="004C0495">
          <w:rPr>
            <w:rFonts w:ascii="Courier New" w:hAnsi="Courier New" w:cs="Courier New"/>
            <w:color w:val="008000"/>
            <w:sz w:val="20"/>
            <w:szCs w:val="20"/>
            <w:lang w:eastAsia="hu-HU"/>
          </w:rPr>
          <w:t xml:space="preserve"> </w:t>
        </w:r>
        <w:proofErr w:type="spellStart"/>
        <w:r w:rsidRPr="004C0495">
          <w:rPr>
            <w:rFonts w:ascii="Courier New" w:hAnsi="Courier New" w:cs="Courier New"/>
            <w:color w:val="008000"/>
            <w:sz w:val="20"/>
            <w:szCs w:val="20"/>
            <w:lang w:eastAsia="hu-HU"/>
          </w:rPr>
          <w:t>database</w:t>
        </w:r>
        <w:proofErr w:type="spellEnd"/>
        <w:r w:rsidRPr="004C0495">
          <w:rPr>
            <w:rFonts w:ascii="Courier New" w:hAnsi="Courier New" w:cs="Courier New"/>
            <w:color w:val="008000"/>
            <w:sz w:val="20"/>
            <w:szCs w:val="20"/>
            <w:lang w:eastAsia="hu-HU"/>
          </w:rPr>
          <w:t xml:space="preserve">, </w:t>
        </w:r>
        <w:proofErr w:type="spellStart"/>
        <w:r w:rsidRPr="004C0495">
          <w:rPr>
            <w:rFonts w:ascii="Courier New" w:hAnsi="Courier New" w:cs="Courier New"/>
            <w:color w:val="008000"/>
            <w:sz w:val="20"/>
            <w:szCs w:val="20"/>
            <w:lang w:eastAsia="hu-HU"/>
          </w:rPr>
          <w:t>with</w:t>
        </w:r>
        <w:proofErr w:type="spellEnd"/>
        <w:r w:rsidRPr="004C0495">
          <w:rPr>
            <w:rFonts w:ascii="Courier New" w:hAnsi="Courier New" w:cs="Courier New"/>
            <w:color w:val="008000"/>
            <w:sz w:val="20"/>
            <w:szCs w:val="20"/>
            <w:lang w:eastAsia="hu-HU"/>
          </w:rPr>
          <w:t xml:space="preserve"> </w:t>
        </w:r>
        <w:proofErr w:type="spellStart"/>
        <w:r w:rsidRPr="004C0495">
          <w:rPr>
            <w:rFonts w:ascii="Courier New" w:hAnsi="Courier New" w:cs="Courier New"/>
            <w:color w:val="008000"/>
            <w:sz w:val="20"/>
            <w:szCs w:val="20"/>
            <w:lang w:eastAsia="hu-HU"/>
          </w:rPr>
          <w:t>the</w:t>
        </w:r>
        <w:proofErr w:type="spellEnd"/>
        <w:r w:rsidRPr="004C0495">
          <w:rPr>
            <w:rFonts w:ascii="Courier New" w:hAnsi="Courier New" w:cs="Courier New"/>
            <w:color w:val="008000"/>
            <w:sz w:val="20"/>
            <w:szCs w:val="20"/>
            <w:lang w:eastAsia="hu-HU"/>
          </w:rPr>
          <w:t xml:space="preserve"> </w:t>
        </w:r>
        <w:proofErr w:type="spellStart"/>
        <w:r w:rsidRPr="004C0495">
          <w:rPr>
            <w:rFonts w:ascii="Courier New" w:hAnsi="Courier New" w:cs="Courier New"/>
            <w:color w:val="008000"/>
            <w:sz w:val="20"/>
            <w:szCs w:val="20"/>
            <w:lang w:eastAsia="hu-HU"/>
          </w:rPr>
          <w:t>plant_config</w:t>
        </w:r>
        <w:proofErr w:type="spellEnd"/>
        <w:r w:rsidRPr="004C0495">
          <w:rPr>
            <w:rFonts w:ascii="Courier New" w:hAnsi="Courier New" w:cs="Courier New"/>
            <w:color w:val="008000"/>
            <w:sz w:val="20"/>
            <w:szCs w:val="20"/>
            <w:lang w:eastAsia="hu-HU"/>
          </w:rPr>
          <w:t xml:space="preserve"> </w:t>
        </w:r>
      </w:ins>
    </w:p>
    <w:p w14:paraId="278C1910" w14:textId="77777777" w:rsidR="004C0495" w:rsidRPr="004C0495" w:rsidRDefault="004C0495" w:rsidP="004C0495">
      <w:pPr>
        <w:shd w:val="clear" w:color="auto" w:fill="FFFFFF"/>
        <w:spacing w:after="0" w:line="240" w:lineRule="auto"/>
        <w:ind w:firstLine="0"/>
        <w:jc w:val="left"/>
        <w:rPr>
          <w:ins w:id="789" w:author="Windows-felhasználó" w:date="2017-12-05T14:24:00Z"/>
          <w:rFonts w:ascii="Courier New" w:hAnsi="Courier New" w:cs="Courier New"/>
          <w:color w:val="000000"/>
          <w:sz w:val="20"/>
          <w:szCs w:val="20"/>
          <w:lang w:eastAsia="hu-HU"/>
        </w:rPr>
      </w:pPr>
      <w:ins w:id="790" w:author="Windows-felhasználó" w:date="2017-12-05T14:24:00Z">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pot_to_insert</w:t>
        </w:r>
        <w:proofErr w:type="spellEnd"/>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json_</w:t>
        </w:r>
        <w:proofErr w:type="gramStart"/>
        <w:r w:rsidRPr="004C0495">
          <w:rPr>
            <w:rFonts w:ascii="Courier New" w:hAnsi="Courier New" w:cs="Courier New"/>
            <w:color w:val="000000"/>
            <w:sz w:val="20"/>
            <w:szCs w:val="20"/>
            <w:lang w:eastAsia="hu-HU"/>
          </w:rPr>
          <w:t>pot</w:t>
        </w:r>
        <w:r w:rsidRPr="004C0495">
          <w:rPr>
            <w:rFonts w:ascii="Courier New" w:hAnsi="Courier New" w:cs="Courier New"/>
            <w:b/>
            <w:bCs/>
            <w:color w:val="000080"/>
            <w:sz w:val="20"/>
            <w:szCs w:val="20"/>
            <w:lang w:eastAsia="hu-HU"/>
          </w:rPr>
          <w:t>[</w:t>
        </w:r>
        <w:proofErr w:type="gramEnd"/>
        <w:r w:rsidRPr="004C0495">
          <w:rPr>
            <w:rFonts w:ascii="Courier New" w:hAnsi="Courier New" w:cs="Courier New"/>
            <w:color w:val="FF0000"/>
            <w:sz w:val="20"/>
            <w:szCs w:val="20"/>
            <w:lang w:eastAsia="hu-HU"/>
          </w:rPr>
          <w:t>0</w:t>
        </w:r>
        <w:r w:rsidRPr="004C0495">
          <w:rPr>
            <w:rFonts w:ascii="Courier New" w:hAnsi="Courier New" w:cs="Courier New"/>
            <w:b/>
            <w:bCs/>
            <w:color w:val="000080"/>
            <w:sz w:val="20"/>
            <w:szCs w:val="20"/>
            <w:lang w:eastAsia="hu-HU"/>
          </w:rPr>
          <w:t>][</w:t>
        </w:r>
        <w:r w:rsidRPr="004C0495">
          <w:rPr>
            <w:rFonts w:ascii="Courier New" w:hAnsi="Courier New" w:cs="Courier New"/>
            <w:color w:val="808080"/>
            <w:sz w:val="20"/>
            <w:szCs w:val="20"/>
            <w:lang w:eastAsia="hu-HU"/>
          </w:rPr>
          <w:t>'id'</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json_pot</w:t>
        </w:r>
        <w:r w:rsidRPr="004C0495">
          <w:rPr>
            <w:rFonts w:ascii="Courier New" w:hAnsi="Courier New" w:cs="Courier New"/>
            <w:b/>
            <w:bCs/>
            <w:color w:val="000080"/>
            <w:sz w:val="20"/>
            <w:szCs w:val="20"/>
            <w:lang w:eastAsia="hu-HU"/>
          </w:rPr>
          <w:t>[</w:t>
        </w:r>
        <w:r w:rsidRPr="004C0495">
          <w:rPr>
            <w:rFonts w:ascii="Courier New" w:hAnsi="Courier New" w:cs="Courier New"/>
            <w:color w:val="FF0000"/>
            <w:sz w:val="20"/>
            <w:szCs w:val="20"/>
            <w:lang w:eastAsia="hu-HU"/>
          </w:rPr>
          <w:t>0</w:t>
        </w:r>
        <w:r w:rsidRPr="004C0495">
          <w:rPr>
            <w:rFonts w:ascii="Courier New" w:hAnsi="Courier New" w:cs="Courier New"/>
            <w:b/>
            <w:bCs/>
            <w:color w:val="000080"/>
            <w:sz w:val="20"/>
            <w:szCs w:val="20"/>
            <w:lang w:eastAsia="hu-HU"/>
          </w:rPr>
          <w:t>][</w:t>
        </w:r>
        <w:r w:rsidRPr="004C0495">
          <w:rPr>
            <w:rFonts w:ascii="Courier New" w:hAnsi="Courier New" w:cs="Courier New"/>
            <w:color w:val="808080"/>
            <w:sz w:val="20"/>
            <w:szCs w:val="20"/>
            <w:lang w:eastAsia="hu-HU"/>
          </w:rPr>
          <w:t>'name'</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new_plant_config_id</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json_pot</w:t>
        </w:r>
        <w:r w:rsidRPr="004C0495">
          <w:rPr>
            <w:rFonts w:ascii="Courier New" w:hAnsi="Courier New" w:cs="Courier New"/>
            <w:b/>
            <w:bCs/>
            <w:color w:val="000080"/>
            <w:sz w:val="20"/>
            <w:szCs w:val="20"/>
            <w:lang w:eastAsia="hu-HU"/>
          </w:rPr>
          <w:t>[</w:t>
        </w:r>
        <w:r w:rsidRPr="004C0495">
          <w:rPr>
            <w:rFonts w:ascii="Courier New" w:hAnsi="Courier New" w:cs="Courier New"/>
            <w:color w:val="FF0000"/>
            <w:sz w:val="20"/>
            <w:szCs w:val="20"/>
            <w:lang w:eastAsia="hu-HU"/>
          </w:rPr>
          <w:t>0</w:t>
        </w:r>
        <w:r w:rsidRPr="004C0495">
          <w:rPr>
            <w:rFonts w:ascii="Courier New" w:hAnsi="Courier New" w:cs="Courier New"/>
            <w:b/>
            <w:bCs/>
            <w:color w:val="000080"/>
            <w:sz w:val="20"/>
            <w:szCs w:val="20"/>
            <w:lang w:eastAsia="hu-HU"/>
          </w:rPr>
          <w:t>][</w:t>
        </w:r>
        <w:r w:rsidRPr="004C0495">
          <w:rPr>
            <w:rFonts w:ascii="Courier New" w:hAnsi="Courier New" w:cs="Courier New"/>
            <w:color w:val="808080"/>
            <w:sz w:val="20"/>
            <w:szCs w:val="20"/>
            <w:lang w:eastAsia="hu-HU"/>
          </w:rPr>
          <w:t>'sunrise'</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json_pot</w:t>
        </w:r>
        <w:r w:rsidRPr="004C0495">
          <w:rPr>
            <w:rFonts w:ascii="Courier New" w:hAnsi="Courier New" w:cs="Courier New"/>
            <w:b/>
            <w:bCs/>
            <w:color w:val="000080"/>
            <w:sz w:val="20"/>
            <w:szCs w:val="20"/>
            <w:lang w:eastAsia="hu-HU"/>
          </w:rPr>
          <w:t>[</w:t>
        </w:r>
        <w:r w:rsidRPr="004C0495">
          <w:rPr>
            <w:rFonts w:ascii="Courier New" w:hAnsi="Courier New" w:cs="Courier New"/>
            <w:color w:val="FF0000"/>
            <w:sz w:val="20"/>
            <w:szCs w:val="20"/>
            <w:lang w:eastAsia="hu-HU"/>
          </w:rPr>
          <w:t>0</w:t>
        </w:r>
        <w:r w:rsidRPr="004C0495">
          <w:rPr>
            <w:rFonts w:ascii="Courier New" w:hAnsi="Courier New" w:cs="Courier New"/>
            <w:b/>
            <w:bCs/>
            <w:color w:val="000080"/>
            <w:sz w:val="20"/>
            <w:szCs w:val="20"/>
            <w:lang w:eastAsia="hu-HU"/>
          </w:rPr>
          <w:t>][</w:t>
        </w:r>
        <w:r w:rsidRPr="004C0495">
          <w:rPr>
            <w:rFonts w:ascii="Courier New" w:hAnsi="Courier New" w:cs="Courier New"/>
            <w:color w:val="808080"/>
            <w:sz w:val="20"/>
            <w:szCs w:val="20"/>
            <w:lang w:eastAsia="hu-HU"/>
          </w:rPr>
          <w:t>'sunset'</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b/>
            <w:bCs/>
            <w:color w:val="0000FF"/>
            <w:sz w:val="20"/>
            <w:szCs w:val="20"/>
            <w:lang w:eastAsia="hu-HU"/>
          </w:rPr>
          <w:t>None</w:t>
        </w:r>
        <w:proofErr w:type="spellEnd"/>
        <w:r w:rsidRPr="004C0495">
          <w:rPr>
            <w:rFonts w:ascii="Courier New" w:hAnsi="Courier New" w:cs="Courier New"/>
            <w:b/>
            <w:bCs/>
            <w:color w:val="000080"/>
            <w:sz w:val="20"/>
            <w:szCs w:val="20"/>
            <w:lang w:eastAsia="hu-HU"/>
          </w:rPr>
          <w:t>)</w:t>
        </w:r>
      </w:ins>
    </w:p>
    <w:p w14:paraId="44AA4777" w14:textId="77777777" w:rsidR="004C0495" w:rsidRPr="004C0495" w:rsidRDefault="004C0495" w:rsidP="004C0495">
      <w:pPr>
        <w:shd w:val="clear" w:color="auto" w:fill="FFFFFF"/>
        <w:spacing w:after="0" w:line="240" w:lineRule="auto"/>
        <w:ind w:firstLine="0"/>
        <w:jc w:val="left"/>
        <w:rPr>
          <w:ins w:id="791" w:author="Windows-felhasználó" w:date="2017-12-05T14:24:00Z"/>
          <w:rFonts w:ascii="Courier New" w:hAnsi="Courier New" w:cs="Courier New"/>
          <w:color w:val="000000"/>
          <w:sz w:val="20"/>
          <w:szCs w:val="20"/>
          <w:lang w:eastAsia="hu-HU"/>
        </w:rPr>
      </w:pPr>
      <w:ins w:id="792" w:author="Windows-felhasználó" w:date="2017-12-05T14:24:00Z">
        <w:r w:rsidRPr="004C0495">
          <w:rPr>
            <w:rFonts w:ascii="Courier New" w:hAnsi="Courier New" w:cs="Courier New"/>
            <w:color w:val="000000"/>
            <w:sz w:val="20"/>
            <w:szCs w:val="20"/>
            <w:lang w:eastAsia="hu-HU"/>
          </w:rPr>
          <w:t xml:space="preserve">        </w:t>
        </w:r>
        <w:proofErr w:type="spellStart"/>
        <w:proofErr w:type="gramStart"/>
        <w:r w:rsidRPr="004C0495">
          <w:rPr>
            <w:rFonts w:ascii="Courier New" w:hAnsi="Courier New" w:cs="Courier New"/>
            <w:color w:val="000000"/>
            <w:sz w:val="20"/>
            <w:szCs w:val="20"/>
            <w:lang w:eastAsia="hu-HU"/>
          </w:rPr>
          <w:t>db</w:t>
        </w:r>
        <w:proofErr w:type="gramEnd"/>
        <w:r w:rsidRPr="004C0495">
          <w:rPr>
            <w:rFonts w:ascii="Courier New" w:hAnsi="Courier New" w:cs="Courier New"/>
            <w:color w:val="000000"/>
            <w:sz w:val="20"/>
            <w:szCs w:val="20"/>
            <w:lang w:eastAsia="hu-HU"/>
          </w:rPr>
          <w:t>_cursor</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execute</w:t>
        </w:r>
        <w:proofErr w:type="spellEnd"/>
        <w:r w:rsidRPr="004C0495">
          <w:rPr>
            <w:rFonts w:ascii="Courier New" w:hAnsi="Courier New" w:cs="Courier New"/>
            <w:b/>
            <w:bCs/>
            <w:color w:val="000080"/>
            <w:sz w:val="20"/>
            <w:szCs w:val="20"/>
            <w:lang w:eastAsia="hu-HU"/>
          </w:rPr>
          <w:t>(</w:t>
        </w:r>
        <w:proofErr w:type="spellStart"/>
        <w:r w:rsidRPr="004C0495">
          <w:rPr>
            <w:rFonts w:ascii="Courier New" w:hAnsi="Courier New" w:cs="Courier New"/>
            <w:color w:val="000000"/>
            <w:sz w:val="20"/>
            <w:szCs w:val="20"/>
            <w:lang w:eastAsia="hu-HU"/>
          </w:rPr>
          <w:t>insert_pot</w:t>
        </w:r>
        <w:proofErr w:type="spellEnd"/>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pot_to_insert</w:t>
        </w:r>
        <w:proofErr w:type="spellEnd"/>
        <w:r w:rsidRPr="004C0495">
          <w:rPr>
            <w:rFonts w:ascii="Courier New" w:hAnsi="Courier New" w:cs="Courier New"/>
            <w:b/>
            <w:bCs/>
            <w:color w:val="000080"/>
            <w:sz w:val="20"/>
            <w:szCs w:val="20"/>
            <w:lang w:eastAsia="hu-HU"/>
          </w:rPr>
          <w:t>)</w:t>
        </w:r>
      </w:ins>
    </w:p>
    <w:p w14:paraId="5384731A" w14:textId="77777777" w:rsidR="004C0495" w:rsidRPr="004C0495" w:rsidRDefault="004C0495" w:rsidP="004C0495">
      <w:pPr>
        <w:shd w:val="clear" w:color="auto" w:fill="FFFFFF"/>
        <w:spacing w:after="0" w:line="240" w:lineRule="auto"/>
        <w:ind w:firstLine="0"/>
        <w:jc w:val="left"/>
        <w:rPr>
          <w:ins w:id="793" w:author="Windows-felhasználó" w:date="2017-12-05T14:24:00Z"/>
          <w:rFonts w:ascii="Courier New" w:hAnsi="Courier New" w:cs="Courier New"/>
          <w:color w:val="000000"/>
          <w:sz w:val="20"/>
          <w:szCs w:val="20"/>
          <w:lang w:eastAsia="hu-HU"/>
        </w:rPr>
      </w:pPr>
      <w:ins w:id="794" w:author="Windows-felhasználó" w:date="2017-12-05T14:24:00Z">
        <w:r w:rsidRPr="004C0495">
          <w:rPr>
            <w:rFonts w:ascii="Courier New" w:hAnsi="Courier New" w:cs="Courier New"/>
            <w:color w:val="000000"/>
            <w:sz w:val="20"/>
            <w:szCs w:val="20"/>
            <w:lang w:eastAsia="hu-HU"/>
          </w:rPr>
          <w:t xml:space="preserve">        </w:t>
        </w:r>
      </w:ins>
    </w:p>
    <w:p w14:paraId="1B40823E" w14:textId="77777777" w:rsidR="004C0495" w:rsidRPr="004C0495" w:rsidRDefault="004C0495" w:rsidP="004C0495">
      <w:pPr>
        <w:shd w:val="clear" w:color="auto" w:fill="FFFFFF"/>
        <w:spacing w:after="0" w:line="240" w:lineRule="auto"/>
        <w:ind w:firstLine="0"/>
        <w:jc w:val="left"/>
        <w:rPr>
          <w:ins w:id="795" w:author="Windows-felhasználó" w:date="2017-12-05T14:24:00Z"/>
          <w:rFonts w:ascii="Courier New" w:hAnsi="Courier New" w:cs="Courier New"/>
          <w:color w:val="000000"/>
          <w:sz w:val="20"/>
          <w:szCs w:val="20"/>
          <w:lang w:eastAsia="hu-HU"/>
        </w:rPr>
      </w:pPr>
      <w:ins w:id="796" w:author="Windows-felhasználó" w:date="2017-12-05T14:24:00Z">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payload</w:t>
        </w:r>
        <w:proofErr w:type="spellEnd"/>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proofErr w:type="gramStart"/>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r w:rsidRPr="004C0495">
          <w:rPr>
            <w:rFonts w:ascii="Courier New" w:hAnsi="Courier New" w:cs="Courier New"/>
            <w:color w:val="808080"/>
            <w:sz w:val="20"/>
            <w:szCs w:val="20"/>
            <w:lang w:eastAsia="hu-HU"/>
          </w:rPr>
          <w:t>'</w:t>
        </w:r>
        <w:proofErr w:type="gramEnd"/>
        <w:r w:rsidRPr="004C0495">
          <w:rPr>
            <w:rFonts w:ascii="Courier New" w:hAnsi="Courier New" w:cs="Courier New"/>
            <w:color w:val="808080"/>
            <w:sz w:val="20"/>
            <w:szCs w:val="20"/>
            <w:lang w:eastAsia="hu-HU"/>
          </w:rPr>
          <w:t>ID'</w:t>
        </w:r>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commandToExecute</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ID </w:t>
        </w:r>
        <w:r w:rsidRPr="004C0495">
          <w:rPr>
            <w:rFonts w:ascii="Courier New" w:hAnsi="Courier New" w:cs="Courier New"/>
            <w:b/>
            <w:bCs/>
            <w:color w:val="000080"/>
            <w:sz w:val="20"/>
            <w:szCs w:val="20"/>
            <w:lang w:eastAsia="hu-HU"/>
          </w:rPr>
          <w:t>}</w:t>
        </w:r>
      </w:ins>
    </w:p>
    <w:p w14:paraId="14D1372E" w14:textId="77777777" w:rsidR="004C0495" w:rsidRPr="004C0495" w:rsidRDefault="004C0495" w:rsidP="004C0495">
      <w:pPr>
        <w:shd w:val="clear" w:color="auto" w:fill="FFFFFF"/>
        <w:spacing w:after="0" w:line="240" w:lineRule="auto"/>
        <w:ind w:firstLine="0"/>
        <w:jc w:val="left"/>
        <w:rPr>
          <w:ins w:id="797" w:author="Windows-felhasználó" w:date="2017-12-05T14:24:00Z"/>
          <w:rFonts w:ascii="Courier New" w:hAnsi="Courier New" w:cs="Courier New"/>
          <w:color w:val="000000"/>
          <w:sz w:val="20"/>
          <w:szCs w:val="20"/>
          <w:lang w:eastAsia="hu-HU"/>
        </w:rPr>
      </w:pPr>
      <w:ins w:id="798" w:author="Windows-felhasználó" w:date="2017-12-05T14:24:00Z">
        <w:r w:rsidRPr="004C0495">
          <w:rPr>
            <w:rFonts w:ascii="Courier New" w:hAnsi="Courier New" w:cs="Courier New"/>
            <w:color w:val="000000"/>
            <w:sz w:val="20"/>
            <w:szCs w:val="20"/>
            <w:lang w:eastAsia="hu-HU"/>
          </w:rPr>
          <w:t xml:space="preserve">        </w:t>
        </w:r>
        <w:proofErr w:type="spellStart"/>
        <w:proofErr w:type="gramStart"/>
        <w:r w:rsidRPr="004C0495">
          <w:rPr>
            <w:rFonts w:ascii="Courier New" w:hAnsi="Courier New" w:cs="Courier New"/>
            <w:color w:val="000000"/>
            <w:sz w:val="20"/>
            <w:szCs w:val="20"/>
            <w:lang w:eastAsia="hu-HU"/>
          </w:rPr>
          <w:t>requests</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delete</w:t>
        </w:r>
        <w:proofErr w:type="spellEnd"/>
        <w:proofErr w:type="gramEnd"/>
        <w:r w:rsidRPr="004C0495">
          <w:rPr>
            <w:rFonts w:ascii="Courier New" w:hAnsi="Courier New" w:cs="Courier New"/>
            <w:b/>
            <w:bCs/>
            <w:color w:val="000080"/>
            <w:sz w:val="20"/>
            <w:szCs w:val="20"/>
            <w:lang w:eastAsia="hu-HU"/>
          </w:rPr>
          <w:t>(</w:t>
        </w:r>
        <w:proofErr w:type="spellStart"/>
        <w:r w:rsidRPr="004C0495">
          <w:rPr>
            <w:rFonts w:ascii="Courier New" w:hAnsi="Courier New" w:cs="Courier New"/>
            <w:color w:val="000000"/>
            <w:sz w:val="20"/>
            <w:szCs w:val="20"/>
            <w:lang w:eastAsia="hu-HU"/>
          </w:rPr>
          <w:t>delete_commands_address</w:t>
        </w:r>
        <w:proofErr w:type="spellEnd"/>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data</w:t>
        </w:r>
        <w:proofErr w:type="spellEnd"/>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json</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dumps</w:t>
        </w:r>
        <w:proofErr w:type="spellEnd"/>
        <w:r w:rsidRPr="004C0495">
          <w:rPr>
            <w:rFonts w:ascii="Courier New" w:hAnsi="Courier New" w:cs="Courier New"/>
            <w:b/>
            <w:bCs/>
            <w:color w:val="000080"/>
            <w:sz w:val="20"/>
            <w:szCs w:val="20"/>
            <w:lang w:eastAsia="hu-HU"/>
          </w:rPr>
          <w:t>(</w:t>
        </w:r>
        <w:proofErr w:type="spellStart"/>
        <w:r w:rsidRPr="004C0495">
          <w:rPr>
            <w:rFonts w:ascii="Courier New" w:hAnsi="Courier New" w:cs="Courier New"/>
            <w:color w:val="000000"/>
            <w:sz w:val="20"/>
            <w:szCs w:val="20"/>
            <w:lang w:eastAsia="hu-HU"/>
          </w:rPr>
          <w:t>payload</w:t>
        </w:r>
        <w:proofErr w:type="spellEnd"/>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headers</w:t>
        </w:r>
        <w:proofErr w:type="spellEnd"/>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headers</w:t>
        </w:r>
        <w:proofErr w:type="spellEnd"/>
        <w:r w:rsidRPr="004C0495">
          <w:rPr>
            <w:rFonts w:ascii="Courier New" w:hAnsi="Courier New" w:cs="Courier New"/>
            <w:b/>
            <w:bCs/>
            <w:color w:val="000080"/>
            <w:sz w:val="20"/>
            <w:szCs w:val="20"/>
            <w:lang w:eastAsia="hu-HU"/>
          </w:rPr>
          <w:t>)</w:t>
        </w:r>
      </w:ins>
    </w:p>
    <w:p w14:paraId="393E8B18" w14:textId="77777777" w:rsidR="004C0495" w:rsidRPr="004C0495" w:rsidRDefault="004C0495" w:rsidP="004C0495">
      <w:pPr>
        <w:shd w:val="clear" w:color="auto" w:fill="FFFFFF"/>
        <w:spacing w:after="0" w:line="240" w:lineRule="auto"/>
        <w:ind w:firstLine="0"/>
        <w:jc w:val="left"/>
        <w:rPr>
          <w:ins w:id="799" w:author="Windows-felhasználó" w:date="2017-12-05T14:24:00Z"/>
          <w:rFonts w:ascii="Courier New" w:hAnsi="Courier New" w:cs="Courier New"/>
          <w:color w:val="000000"/>
          <w:sz w:val="20"/>
          <w:szCs w:val="20"/>
          <w:lang w:eastAsia="hu-HU"/>
        </w:rPr>
      </w:pPr>
      <w:ins w:id="800" w:author="Windows-felhasználó" w:date="2017-12-05T14:24:00Z">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b/>
            <w:bCs/>
            <w:color w:val="0000FF"/>
            <w:sz w:val="20"/>
            <w:szCs w:val="20"/>
            <w:lang w:eastAsia="hu-HU"/>
          </w:rPr>
          <w:t>except</w:t>
        </w:r>
        <w:proofErr w:type="spellEnd"/>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80"/>
            <w:sz w:val="20"/>
            <w:szCs w:val="20"/>
            <w:lang w:eastAsia="hu-HU"/>
          </w:rPr>
          <w:t>(</w:t>
        </w:r>
        <w:proofErr w:type="spellStart"/>
        <w:r w:rsidRPr="004C0495">
          <w:rPr>
            <w:rFonts w:ascii="Courier New" w:hAnsi="Courier New" w:cs="Courier New"/>
            <w:color w:val="000000"/>
            <w:sz w:val="20"/>
            <w:szCs w:val="20"/>
            <w:lang w:eastAsia="hu-HU"/>
          </w:rPr>
          <w:t>mysql</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connector</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Error</w:t>
        </w:r>
        <w:proofErr w:type="spellEnd"/>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b/>
            <w:bCs/>
            <w:color w:val="0000FF"/>
            <w:sz w:val="20"/>
            <w:szCs w:val="20"/>
            <w:lang w:eastAsia="hu-HU"/>
          </w:rPr>
          <w:t>as</w:t>
        </w:r>
        <w:proofErr w:type="spellEnd"/>
        <w:r w:rsidRPr="004C0495">
          <w:rPr>
            <w:rFonts w:ascii="Courier New" w:hAnsi="Courier New" w:cs="Courier New"/>
            <w:color w:val="000000"/>
            <w:sz w:val="20"/>
            <w:szCs w:val="20"/>
            <w:lang w:eastAsia="hu-HU"/>
          </w:rPr>
          <w:t xml:space="preserve"> e</w:t>
        </w:r>
        <w:r w:rsidRPr="004C0495">
          <w:rPr>
            <w:rFonts w:ascii="Courier New" w:hAnsi="Courier New" w:cs="Courier New"/>
            <w:b/>
            <w:bCs/>
            <w:color w:val="000080"/>
            <w:sz w:val="20"/>
            <w:szCs w:val="20"/>
            <w:lang w:eastAsia="hu-HU"/>
          </w:rPr>
          <w:t>:</w:t>
        </w:r>
      </w:ins>
    </w:p>
    <w:p w14:paraId="2F6AF814" w14:textId="77777777" w:rsidR="004C0495" w:rsidRPr="004C0495" w:rsidRDefault="004C0495" w:rsidP="004C0495">
      <w:pPr>
        <w:shd w:val="clear" w:color="auto" w:fill="FFFFFF"/>
        <w:spacing w:after="0" w:line="240" w:lineRule="auto"/>
        <w:ind w:firstLine="0"/>
        <w:jc w:val="left"/>
        <w:rPr>
          <w:ins w:id="801" w:author="Windows-felhasználó" w:date="2017-12-05T14:24:00Z"/>
          <w:lang w:eastAsia="hu-HU"/>
        </w:rPr>
      </w:pPr>
      <w:ins w:id="802" w:author="Windows-felhasználó" w:date="2017-12-05T14:24:00Z">
        <w:r w:rsidRPr="004C0495">
          <w:rPr>
            <w:rFonts w:ascii="Courier New" w:hAnsi="Courier New" w:cs="Courier New"/>
            <w:color w:val="000000"/>
            <w:sz w:val="20"/>
            <w:szCs w:val="20"/>
            <w:lang w:eastAsia="hu-HU"/>
          </w:rPr>
          <w:t xml:space="preserve">        </w:t>
        </w:r>
        <w:proofErr w:type="gramStart"/>
        <w:r w:rsidRPr="004C0495">
          <w:rPr>
            <w:rFonts w:ascii="Courier New" w:hAnsi="Courier New" w:cs="Courier New"/>
            <w:b/>
            <w:bCs/>
            <w:color w:val="0000FF"/>
            <w:sz w:val="20"/>
            <w:szCs w:val="20"/>
            <w:lang w:eastAsia="hu-HU"/>
          </w:rPr>
          <w:t>print</w:t>
        </w:r>
        <w:proofErr w:type="gramEnd"/>
        <w:r w:rsidRPr="004C0495">
          <w:rPr>
            <w:rFonts w:ascii="Courier New" w:hAnsi="Courier New" w:cs="Courier New"/>
            <w:color w:val="000000"/>
            <w:sz w:val="20"/>
            <w:szCs w:val="20"/>
            <w:lang w:eastAsia="hu-HU"/>
          </w:rPr>
          <w:t xml:space="preserve"> e</w:t>
        </w:r>
      </w:ins>
    </w:p>
    <w:p w14:paraId="3F7746A2" w14:textId="77777777" w:rsidR="004C0495" w:rsidRDefault="004C0495" w:rsidP="0093168B">
      <w:pPr>
        <w:ind w:firstLine="284"/>
        <w:rPr>
          <w:ins w:id="803" w:author="Windows-felhasználó" w:date="2017-12-05T14:24:00Z"/>
        </w:rPr>
      </w:pPr>
    </w:p>
    <w:p w14:paraId="0F52DD8C" w14:textId="01F56D85" w:rsidR="00201FD5" w:rsidDel="004C0495" w:rsidRDefault="00201FD5" w:rsidP="0093168B">
      <w:pPr>
        <w:pStyle w:val="Kd"/>
        <w:jc w:val="left"/>
        <w:rPr>
          <w:del w:id="804" w:author="Windows-felhasználó" w:date="2017-12-05T14:24:00Z"/>
        </w:rPr>
      </w:pPr>
      <w:del w:id="805" w:author="Windows-felhasználó" w:date="2017-12-05T14:24:00Z">
        <w:r w:rsidDel="004C0495">
          <w:delText>def executeCommand( commandToExecute ):</w:delText>
        </w:r>
      </w:del>
    </w:p>
    <w:p w14:paraId="7909EF8A" w14:textId="69BBF9AF" w:rsidR="00201FD5" w:rsidDel="004C0495" w:rsidRDefault="00201FD5" w:rsidP="0093168B">
      <w:pPr>
        <w:pStyle w:val="Kd"/>
        <w:jc w:val="left"/>
        <w:rPr>
          <w:del w:id="806" w:author="Windows-felhasználó" w:date="2017-12-05T14:24:00Z"/>
        </w:rPr>
      </w:pPr>
      <w:del w:id="807" w:author="Windows-felhasználó" w:date="2017-12-05T14:24:00Z">
        <w:r w:rsidDel="004C0495">
          <w:tab/>
          <w:delText>try:</w:delText>
        </w:r>
      </w:del>
    </w:p>
    <w:p w14:paraId="0D377D5E" w14:textId="6B66A602" w:rsidR="00201FD5" w:rsidDel="004C0495" w:rsidRDefault="00201FD5" w:rsidP="0093168B">
      <w:pPr>
        <w:pStyle w:val="Kd"/>
        <w:jc w:val="left"/>
        <w:rPr>
          <w:del w:id="808" w:author="Windows-felhasználó" w:date="2017-12-05T14:24:00Z"/>
        </w:rPr>
      </w:pPr>
      <w:del w:id="809" w:author="Windows-felhasználó" w:date="2017-12-05T14:24:00Z">
        <w:r w:rsidDel="004C0495">
          <w:tab/>
        </w:r>
        <w:r w:rsidDel="004C0495">
          <w:tab/>
          <w:delText>#get new pot</w:delText>
        </w:r>
      </w:del>
    </w:p>
    <w:p w14:paraId="24D138EC" w14:textId="5BC74CFC" w:rsidR="00201FD5" w:rsidDel="004C0495" w:rsidRDefault="00201FD5" w:rsidP="0093168B">
      <w:pPr>
        <w:pStyle w:val="Kd"/>
        <w:jc w:val="left"/>
        <w:rPr>
          <w:del w:id="810" w:author="Windows-felhasználó" w:date="2017-12-05T14:24:00Z"/>
        </w:rPr>
      </w:pPr>
      <w:del w:id="811" w:author="Windows-felhasználó" w:date="2017-12-05T14:24:00Z">
        <w:r w:rsidDel="004C0495">
          <w:tab/>
        </w:r>
        <w:r w:rsidDel="004C0495">
          <w:tab/>
          <w:delText>payload = { 'ID' : commandToExecute.parameter }</w:delText>
        </w:r>
      </w:del>
    </w:p>
    <w:p w14:paraId="09816AF0" w14:textId="07E155A3" w:rsidR="00201FD5" w:rsidDel="004C0495" w:rsidRDefault="00201FD5" w:rsidP="0093168B">
      <w:pPr>
        <w:pStyle w:val="Kd"/>
        <w:jc w:val="left"/>
        <w:rPr>
          <w:del w:id="812" w:author="Windows-felhasználó" w:date="2017-12-05T14:24:00Z"/>
        </w:rPr>
      </w:pPr>
      <w:del w:id="813" w:author="Windows-felhasználó" w:date="2017-12-05T14:24:00Z">
        <w:r w:rsidDel="004C0495">
          <w:tab/>
        </w:r>
        <w:r w:rsidDel="004C0495">
          <w:tab/>
          <w:delText>headers = {'content-type-*': 'application/json'}</w:delText>
        </w:r>
      </w:del>
    </w:p>
    <w:p w14:paraId="44F02B51" w14:textId="6A9F0BE1" w:rsidR="00201FD5" w:rsidDel="004C0495" w:rsidRDefault="00201FD5" w:rsidP="0093168B">
      <w:pPr>
        <w:pStyle w:val="Kd"/>
        <w:jc w:val="left"/>
        <w:rPr>
          <w:del w:id="814" w:author="Windows-felhasználó" w:date="2017-12-05T14:24:00Z"/>
        </w:rPr>
      </w:pPr>
      <w:del w:id="815" w:author="Windows-felhasználó" w:date="2017-12-05T14:24:00Z">
        <w:r w:rsidDel="004C0495">
          <w:tab/>
        </w:r>
        <w:r w:rsidDel="004C0495">
          <w:tab/>
          <w:delText>new_pot = requests.get(get_pot, data = json.dumps(payload), headers = headers)</w:delText>
        </w:r>
      </w:del>
    </w:p>
    <w:p w14:paraId="4CBA89C2" w14:textId="7297A362" w:rsidR="00201FD5" w:rsidDel="004C0495" w:rsidRDefault="00201FD5" w:rsidP="0093168B">
      <w:pPr>
        <w:pStyle w:val="Kd"/>
        <w:jc w:val="left"/>
        <w:rPr>
          <w:del w:id="816" w:author="Windows-felhasználó" w:date="2017-12-05T14:24:00Z"/>
        </w:rPr>
      </w:pPr>
      <w:del w:id="817" w:author="Windows-felhasználó" w:date="2017-12-05T14:24:00Z">
        <w:r w:rsidDel="004C0495">
          <w:tab/>
        </w:r>
        <w:r w:rsidDel="004C0495">
          <w:tab/>
          <w:delText>json_pot = new_pot.json()</w:delText>
        </w:r>
      </w:del>
    </w:p>
    <w:p w14:paraId="2B43AE52" w14:textId="3E63CEFA" w:rsidR="00201FD5" w:rsidDel="004C0495" w:rsidRDefault="00201FD5" w:rsidP="0093168B">
      <w:pPr>
        <w:pStyle w:val="Kd"/>
        <w:jc w:val="left"/>
        <w:rPr>
          <w:del w:id="818" w:author="Windows-felhasználó" w:date="2017-12-05T14:24:00Z"/>
        </w:rPr>
      </w:pPr>
      <w:del w:id="819" w:author="Windows-felhasználó" w:date="2017-12-05T14:24:00Z">
        <w:r w:rsidDel="004C0495">
          <w:tab/>
        </w:r>
        <w:r w:rsidDel="004C0495">
          <w:tab/>
        </w:r>
      </w:del>
    </w:p>
    <w:p w14:paraId="5E834745" w14:textId="160827B6" w:rsidR="00201FD5" w:rsidDel="004C0495" w:rsidRDefault="00201FD5" w:rsidP="0093168B">
      <w:pPr>
        <w:pStyle w:val="Kd"/>
        <w:jc w:val="left"/>
        <w:rPr>
          <w:del w:id="820" w:author="Windows-felhasználó" w:date="2017-12-05T14:24:00Z"/>
        </w:rPr>
      </w:pPr>
      <w:del w:id="821" w:author="Windows-felhasználó" w:date="2017-12-05T14:24:00Z">
        <w:r w:rsidDel="004C0495">
          <w:tab/>
        </w:r>
        <w:r w:rsidDel="004C0495">
          <w:tab/>
          <w:delText>db_cnx = mysql.connector.connect(**db_config)</w:delText>
        </w:r>
      </w:del>
    </w:p>
    <w:p w14:paraId="6D5206D8" w14:textId="53B67709" w:rsidR="00201FD5" w:rsidDel="004C0495" w:rsidRDefault="00201FD5" w:rsidP="0093168B">
      <w:pPr>
        <w:pStyle w:val="Kd"/>
        <w:jc w:val="left"/>
        <w:rPr>
          <w:del w:id="822" w:author="Windows-felhasználó" w:date="2017-12-05T14:24:00Z"/>
        </w:rPr>
      </w:pPr>
      <w:del w:id="823" w:author="Windows-felhasználó" w:date="2017-12-05T14:24:00Z">
        <w:r w:rsidDel="004C0495">
          <w:tab/>
        </w:r>
        <w:r w:rsidDel="004C0495">
          <w:tab/>
          <w:delText>db_cursor = db_cnx.cursor()</w:delText>
        </w:r>
      </w:del>
    </w:p>
    <w:p w14:paraId="7EDD7211" w14:textId="1A0167BE" w:rsidR="00201FD5" w:rsidDel="004C0495" w:rsidRDefault="00201FD5" w:rsidP="0093168B">
      <w:pPr>
        <w:pStyle w:val="Kd"/>
        <w:jc w:val="left"/>
        <w:rPr>
          <w:del w:id="824" w:author="Windows-felhasználó" w:date="2017-12-05T14:24:00Z"/>
        </w:rPr>
      </w:pPr>
      <w:del w:id="825" w:author="Windows-felhasználó" w:date="2017-12-05T14:24:00Z">
        <w:r w:rsidDel="004C0495">
          <w:tab/>
        </w:r>
        <w:r w:rsidDel="004C0495">
          <w:tab/>
        </w:r>
      </w:del>
    </w:p>
    <w:p w14:paraId="106E0212" w14:textId="42F5A4D6" w:rsidR="00201FD5" w:rsidDel="004C0495" w:rsidRDefault="00201FD5" w:rsidP="0093168B">
      <w:pPr>
        <w:pStyle w:val="Kd"/>
        <w:jc w:val="left"/>
        <w:rPr>
          <w:del w:id="826" w:author="Windows-felhasználó" w:date="2017-12-05T14:24:00Z"/>
        </w:rPr>
      </w:pPr>
      <w:del w:id="827" w:author="Windows-felhasználó" w:date="2017-12-05T14:24:00Z">
        <w:r w:rsidDel="004C0495">
          <w:tab/>
        </w:r>
        <w:r w:rsidDel="004C0495">
          <w:tab/>
          <w:delText>#get plant_config for new pot</w:delText>
        </w:r>
      </w:del>
    </w:p>
    <w:p w14:paraId="675224CF" w14:textId="64C18426" w:rsidR="00201FD5" w:rsidDel="004C0495" w:rsidRDefault="00201FD5" w:rsidP="0093168B">
      <w:pPr>
        <w:pStyle w:val="Kd"/>
        <w:jc w:val="left"/>
        <w:rPr>
          <w:del w:id="828" w:author="Windows-felhasználó" w:date="2017-12-05T14:24:00Z"/>
        </w:rPr>
      </w:pPr>
      <w:del w:id="829" w:author="Windows-felhasználó" w:date="2017-12-05T14:24:00Z">
        <w:r w:rsidDel="004C0495">
          <w:tab/>
        </w:r>
        <w:r w:rsidDel="004C0495">
          <w:tab/>
          <w:delText>payload = { 'ID' : json_pot[0]['plant_config_id'] }</w:delText>
        </w:r>
      </w:del>
    </w:p>
    <w:p w14:paraId="555B02D9" w14:textId="6EF7A0E9" w:rsidR="00201FD5" w:rsidDel="004C0495" w:rsidRDefault="00201FD5" w:rsidP="0093168B">
      <w:pPr>
        <w:pStyle w:val="Kd"/>
        <w:jc w:val="left"/>
        <w:rPr>
          <w:del w:id="830" w:author="Windows-felhasználó" w:date="2017-12-05T14:24:00Z"/>
        </w:rPr>
      </w:pPr>
      <w:del w:id="831" w:author="Windows-felhasználó" w:date="2017-12-05T14:24:00Z">
        <w:r w:rsidDel="004C0495">
          <w:tab/>
        </w:r>
        <w:r w:rsidDel="004C0495">
          <w:tab/>
          <w:delText>new_config = requests.get(get_plant_configs_address, data = json.dumps(payload), headers = headers)</w:delText>
        </w:r>
      </w:del>
    </w:p>
    <w:p w14:paraId="1F891D05" w14:textId="2CE4F532" w:rsidR="00201FD5" w:rsidDel="004C0495" w:rsidRDefault="00201FD5" w:rsidP="0093168B">
      <w:pPr>
        <w:pStyle w:val="Kd"/>
        <w:jc w:val="left"/>
        <w:rPr>
          <w:del w:id="832" w:author="Windows-felhasználó" w:date="2017-12-05T14:24:00Z"/>
        </w:rPr>
      </w:pPr>
      <w:del w:id="833" w:author="Windows-felhasználó" w:date="2017-12-05T14:24:00Z">
        <w:r w:rsidDel="004C0495">
          <w:tab/>
        </w:r>
        <w:r w:rsidDel="004C0495">
          <w:tab/>
          <w:delText>json_config = new_config.json()</w:delText>
        </w:r>
      </w:del>
    </w:p>
    <w:p w14:paraId="6A2B08A7" w14:textId="669F3E07" w:rsidR="00201FD5" w:rsidDel="004C0495" w:rsidRDefault="00201FD5" w:rsidP="0093168B">
      <w:pPr>
        <w:pStyle w:val="Kd"/>
        <w:jc w:val="left"/>
        <w:rPr>
          <w:del w:id="834" w:author="Windows-felhasználó" w:date="2017-12-05T14:24:00Z"/>
        </w:rPr>
      </w:pPr>
      <w:del w:id="835" w:author="Windows-felhasználó" w:date="2017-12-05T14:24:00Z">
        <w:r w:rsidDel="004C0495">
          <w:tab/>
        </w:r>
        <w:r w:rsidDel="004C0495">
          <w:tab/>
        </w:r>
      </w:del>
    </w:p>
    <w:p w14:paraId="0FF7E595" w14:textId="061B7B99" w:rsidR="00201FD5" w:rsidDel="004C0495" w:rsidRDefault="00201FD5" w:rsidP="0093168B">
      <w:pPr>
        <w:pStyle w:val="Kd"/>
        <w:jc w:val="left"/>
        <w:rPr>
          <w:del w:id="836" w:author="Windows-felhasználó" w:date="2017-12-05T14:24:00Z"/>
        </w:rPr>
      </w:pPr>
      <w:del w:id="837" w:author="Windows-felhasználó" w:date="2017-12-05T14:24:00Z">
        <w:r w:rsidDel="004C0495">
          <w:tab/>
        </w:r>
        <w:r w:rsidDel="004C0495">
          <w:tab/>
          <w:delText>#put plant_config in database</w:delText>
        </w:r>
      </w:del>
    </w:p>
    <w:p w14:paraId="342F42B9" w14:textId="67614305" w:rsidR="00201FD5" w:rsidDel="004C0495" w:rsidRDefault="00201FD5" w:rsidP="0093168B">
      <w:pPr>
        <w:pStyle w:val="Kd"/>
        <w:jc w:val="left"/>
        <w:rPr>
          <w:del w:id="838" w:author="Windows-felhasználó" w:date="2017-12-05T14:24:00Z"/>
        </w:rPr>
      </w:pPr>
      <w:del w:id="839" w:author="Windows-felhasználó" w:date="2017-12-05T14:24:00Z">
        <w:r w:rsidDel="004C0495">
          <w:tab/>
        </w:r>
        <w:r w:rsidDel="004C0495">
          <w:tab/>
          <w:delText>config_to_insert = (json_config[0]['plant_code'], json_config[0]['plant_name'],json_config[0]['req_light'],json_config[0]['req_moist'],json_config[0]['req_temp'], 480, json_pot[0]['id'])</w:delText>
        </w:r>
      </w:del>
    </w:p>
    <w:p w14:paraId="141F7286" w14:textId="6BAC82AC" w:rsidR="00201FD5" w:rsidDel="004C0495" w:rsidRDefault="00201FD5" w:rsidP="0093168B">
      <w:pPr>
        <w:pStyle w:val="Kd"/>
        <w:jc w:val="left"/>
        <w:rPr>
          <w:del w:id="840" w:author="Windows-felhasználó" w:date="2017-12-05T14:24:00Z"/>
        </w:rPr>
      </w:pPr>
      <w:del w:id="841" w:author="Windows-felhasználó" w:date="2017-12-05T14:24:00Z">
        <w:r w:rsidDel="004C0495">
          <w:tab/>
        </w:r>
        <w:r w:rsidDel="004C0495">
          <w:tab/>
          <w:delText>db_cursor.execute(insert_plant_config, config_to_insert)</w:delText>
        </w:r>
      </w:del>
    </w:p>
    <w:p w14:paraId="157944D1" w14:textId="541E009C" w:rsidR="00201FD5" w:rsidDel="004C0495" w:rsidRDefault="00201FD5" w:rsidP="0093168B">
      <w:pPr>
        <w:pStyle w:val="Kd"/>
        <w:jc w:val="left"/>
        <w:rPr>
          <w:del w:id="842" w:author="Windows-felhasználó" w:date="2017-12-05T14:24:00Z"/>
        </w:rPr>
      </w:pPr>
      <w:del w:id="843" w:author="Windows-felhasználó" w:date="2017-12-05T14:24:00Z">
        <w:r w:rsidDel="004C0495">
          <w:tab/>
        </w:r>
        <w:r w:rsidDel="004C0495">
          <w:tab/>
        </w:r>
      </w:del>
    </w:p>
    <w:p w14:paraId="6851BA00" w14:textId="1E0A51E4" w:rsidR="00201FD5" w:rsidDel="004C0495" w:rsidRDefault="00201FD5" w:rsidP="0093168B">
      <w:pPr>
        <w:pStyle w:val="Kd"/>
        <w:jc w:val="left"/>
        <w:rPr>
          <w:del w:id="844" w:author="Windows-felhasználó" w:date="2017-12-05T14:24:00Z"/>
        </w:rPr>
      </w:pPr>
      <w:del w:id="845" w:author="Windows-felhasználó" w:date="2017-12-05T14:24:00Z">
        <w:r w:rsidDel="004C0495">
          <w:tab/>
        </w:r>
        <w:r w:rsidDel="004C0495">
          <w:tab/>
          <w:delText>#find the id of the plant_config put in previously</w:delText>
        </w:r>
      </w:del>
    </w:p>
    <w:p w14:paraId="2259750F" w14:textId="0CF45CEA" w:rsidR="00201FD5" w:rsidDel="004C0495" w:rsidRDefault="00201FD5" w:rsidP="0093168B">
      <w:pPr>
        <w:pStyle w:val="Kd"/>
        <w:jc w:val="left"/>
        <w:rPr>
          <w:del w:id="846" w:author="Windows-felhasználó" w:date="2017-12-05T14:24:00Z"/>
        </w:rPr>
      </w:pPr>
      <w:del w:id="847" w:author="Windows-felhasználó" w:date="2017-12-05T14:24:00Z">
        <w:r w:rsidDel="004C0495">
          <w:tab/>
        </w:r>
        <w:r w:rsidDel="004C0495">
          <w:tab/>
          <w:delText>db_cursor.execute(get_plant_config_id, [json_pot[0]['id']])</w:delText>
        </w:r>
      </w:del>
    </w:p>
    <w:p w14:paraId="5CEC78DE" w14:textId="159D429E" w:rsidR="00201FD5" w:rsidDel="004C0495" w:rsidRDefault="00201FD5" w:rsidP="0093168B">
      <w:pPr>
        <w:pStyle w:val="Kd"/>
        <w:jc w:val="left"/>
        <w:rPr>
          <w:del w:id="848" w:author="Windows-felhasználó" w:date="2017-12-05T14:24:00Z"/>
        </w:rPr>
      </w:pPr>
      <w:del w:id="849" w:author="Windows-felhasználó" w:date="2017-12-05T14:24:00Z">
        <w:r w:rsidDel="004C0495">
          <w:tab/>
        </w:r>
        <w:r w:rsidDel="004C0495">
          <w:tab/>
          <w:delText>new_plant_config_id = db_cursor.fetchall()[0][0]</w:delText>
        </w:r>
      </w:del>
    </w:p>
    <w:p w14:paraId="76E5D43B" w14:textId="4D11776C" w:rsidR="00201FD5" w:rsidDel="004C0495" w:rsidRDefault="00201FD5" w:rsidP="0093168B">
      <w:pPr>
        <w:pStyle w:val="Kd"/>
        <w:jc w:val="left"/>
        <w:rPr>
          <w:del w:id="850" w:author="Windows-felhasználó" w:date="2017-12-05T14:24:00Z"/>
        </w:rPr>
      </w:pPr>
      <w:del w:id="851" w:author="Windows-felhasználó" w:date="2017-12-05T14:24:00Z">
        <w:r w:rsidDel="004C0495">
          <w:tab/>
        </w:r>
        <w:r w:rsidDel="004C0495">
          <w:tab/>
        </w:r>
      </w:del>
    </w:p>
    <w:p w14:paraId="6A0BD7BD" w14:textId="321F43C6" w:rsidR="00201FD5" w:rsidDel="004C0495" w:rsidRDefault="00201FD5" w:rsidP="0093168B">
      <w:pPr>
        <w:pStyle w:val="Kd"/>
        <w:jc w:val="left"/>
        <w:rPr>
          <w:del w:id="852" w:author="Windows-felhasználó" w:date="2017-12-05T14:24:00Z"/>
        </w:rPr>
      </w:pPr>
      <w:del w:id="853" w:author="Windows-felhasználó" w:date="2017-12-05T14:24:00Z">
        <w:r w:rsidDel="004C0495">
          <w:tab/>
        </w:r>
        <w:r w:rsidDel="004C0495">
          <w:tab/>
          <w:delText>db_cnx.commit()</w:delText>
        </w:r>
      </w:del>
    </w:p>
    <w:p w14:paraId="636054AF" w14:textId="7477DF17" w:rsidR="00201FD5" w:rsidDel="004C0495" w:rsidRDefault="00201FD5" w:rsidP="0093168B">
      <w:pPr>
        <w:pStyle w:val="Kd"/>
        <w:jc w:val="left"/>
        <w:rPr>
          <w:del w:id="854" w:author="Windows-felhasználó" w:date="2017-12-05T14:24:00Z"/>
        </w:rPr>
      </w:pPr>
      <w:del w:id="855" w:author="Windows-felhasználó" w:date="2017-12-05T14:24:00Z">
        <w:r w:rsidDel="004C0495">
          <w:tab/>
        </w:r>
        <w:r w:rsidDel="004C0495">
          <w:tab/>
        </w:r>
        <w:r w:rsidDel="004C0495">
          <w:tab/>
        </w:r>
        <w:r w:rsidDel="004C0495">
          <w:tab/>
        </w:r>
        <w:r w:rsidDel="004C0495">
          <w:tab/>
        </w:r>
      </w:del>
    </w:p>
    <w:p w14:paraId="019DB46A" w14:textId="3070273D" w:rsidR="00201FD5" w:rsidDel="004C0495" w:rsidRDefault="00201FD5" w:rsidP="0093168B">
      <w:pPr>
        <w:pStyle w:val="Kd"/>
        <w:jc w:val="left"/>
        <w:rPr>
          <w:del w:id="856" w:author="Windows-felhasználó" w:date="2017-12-05T14:24:00Z"/>
        </w:rPr>
      </w:pPr>
      <w:del w:id="857" w:author="Windows-felhasználó" w:date="2017-12-05T14:24:00Z">
        <w:r w:rsidDel="004C0495">
          <w:tab/>
        </w:r>
        <w:r w:rsidDel="004C0495">
          <w:tab/>
          <w:delText xml:space="preserve">#insert pot into database, with the plant_config </w:delText>
        </w:r>
      </w:del>
    </w:p>
    <w:p w14:paraId="1A1EFD22" w14:textId="599E099A" w:rsidR="00201FD5" w:rsidDel="004C0495" w:rsidRDefault="00201FD5" w:rsidP="0093168B">
      <w:pPr>
        <w:pStyle w:val="Kd"/>
        <w:jc w:val="left"/>
        <w:rPr>
          <w:del w:id="858" w:author="Windows-felhasználó" w:date="2017-12-05T14:24:00Z"/>
        </w:rPr>
      </w:pPr>
      <w:del w:id="859" w:author="Windows-felhasználó" w:date="2017-12-05T14:24:00Z">
        <w:r w:rsidDel="004C0495">
          <w:tab/>
        </w:r>
        <w:r w:rsidDel="004C0495">
          <w:tab/>
          <w:delText>pot_to_insert = (json_pot[0]['id'], json_pot[0]['name'], new_plant_config_id,json_pot[0]['sunrise'],json_pot[0]['sunset'], None)</w:delText>
        </w:r>
      </w:del>
    </w:p>
    <w:p w14:paraId="31E1C4CA" w14:textId="1EE34CDD" w:rsidR="00201FD5" w:rsidDel="004C0495" w:rsidRDefault="00201FD5" w:rsidP="0093168B">
      <w:pPr>
        <w:pStyle w:val="Kd"/>
        <w:jc w:val="left"/>
        <w:rPr>
          <w:del w:id="860" w:author="Windows-felhasználó" w:date="2017-12-05T14:24:00Z"/>
        </w:rPr>
      </w:pPr>
      <w:del w:id="861" w:author="Windows-felhasználó" w:date="2017-12-05T14:24:00Z">
        <w:r w:rsidDel="004C0495">
          <w:tab/>
        </w:r>
        <w:r w:rsidDel="004C0495">
          <w:tab/>
          <w:delText>db_cursor.execute(insert_pot, pot_to_insert)</w:delText>
        </w:r>
      </w:del>
    </w:p>
    <w:p w14:paraId="3D474AA5" w14:textId="11086DB0" w:rsidR="00201FD5" w:rsidDel="004C0495" w:rsidRDefault="00201FD5" w:rsidP="0093168B">
      <w:pPr>
        <w:pStyle w:val="Kd"/>
        <w:jc w:val="left"/>
        <w:rPr>
          <w:del w:id="862" w:author="Windows-felhasználó" w:date="2017-12-05T14:24:00Z"/>
        </w:rPr>
      </w:pPr>
      <w:del w:id="863" w:author="Windows-felhasználó" w:date="2017-12-05T14:24:00Z">
        <w:r w:rsidDel="004C0495">
          <w:tab/>
        </w:r>
        <w:r w:rsidDel="004C0495">
          <w:tab/>
        </w:r>
      </w:del>
    </w:p>
    <w:p w14:paraId="7307622F" w14:textId="0B64C3A5" w:rsidR="00201FD5" w:rsidDel="004C0495" w:rsidRDefault="00201FD5" w:rsidP="0093168B">
      <w:pPr>
        <w:pStyle w:val="Kd"/>
        <w:jc w:val="left"/>
        <w:rPr>
          <w:del w:id="864" w:author="Windows-felhasználó" w:date="2017-12-05T14:24:00Z"/>
        </w:rPr>
      </w:pPr>
      <w:del w:id="865" w:author="Windows-felhasználó" w:date="2017-12-05T14:24:00Z">
        <w:r w:rsidDel="004C0495">
          <w:tab/>
        </w:r>
        <w:r w:rsidDel="004C0495">
          <w:tab/>
          <w:delText>db_cnx.commit()</w:delText>
        </w:r>
      </w:del>
    </w:p>
    <w:p w14:paraId="7D4E9D1B" w14:textId="33B24817" w:rsidR="00201FD5" w:rsidDel="004C0495" w:rsidRDefault="00201FD5" w:rsidP="0093168B">
      <w:pPr>
        <w:pStyle w:val="Kd"/>
        <w:jc w:val="left"/>
        <w:rPr>
          <w:del w:id="866" w:author="Windows-felhasználó" w:date="2017-12-05T14:24:00Z"/>
        </w:rPr>
      </w:pPr>
      <w:del w:id="867" w:author="Windows-felhasználó" w:date="2017-12-05T14:24:00Z">
        <w:r w:rsidDel="004C0495">
          <w:tab/>
        </w:r>
        <w:r w:rsidDel="004C0495">
          <w:tab/>
          <w:delText>db_cursor.close()</w:delText>
        </w:r>
      </w:del>
    </w:p>
    <w:p w14:paraId="4BEE14B6" w14:textId="59846834" w:rsidR="00201FD5" w:rsidDel="004C0495" w:rsidRDefault="00201FD5" w:rsidP="0093168B">
      <w:pPr>
        <w:pStyle w:val="Kd"/>
        <w:jc w:val="left"/>
        <w:rPr>
          <w:del w:id="868" w:author="Windows-felhasználó" w:date="2017-12-05T14:24:00Z"/>
        </w:rPr>
      </w:pPr>
      <w:del w:id="869" w:author="Windows-felhasználó" w:date="2017-12-05T14:24:00Z">
        <w:r w:rsidDel="004C0495">
          <w:tab/>
        </w:r>
        <w:r w:rsidDel="004C0495">
          <w:tab/>
          <w:delText>db_cnx.close()</w:delText>
        </w:r>
      </w:del>
    </w:p>
    <w:p w14:paraId="079D665C" w14:textId="479E8887" w:rsidR="00201FD5" w:rsidDel="004C0495" w:rsidRDefault="00201FD5" w:rsidP="0093168B">
      <w:pPr>
        <w:pStyle w:val="Kd"/>
        <w:jc w:val="left"/>
        <w:rPr>
          <w:del w:id="870" w:author="Windows-felhasználó" w:date="2017-12-05T14:24:00Z"/>
        </w:rPr>
      </w:pPr>
      <w:del w:id="871" w:author="Windows-felhasználó" w:date="2017-12-05T14:24:00Z">
        <w:r w:rsidDel="004C0495">
          <w:tab/>
        </w:r>
        <w:r w:rsidDel="004C0495">
          <w:tab/>
        </w:r>
      </w:del>
    </w:p>
    <w:p w14:paraId="3C6C7B8A" w14:textId="1E0E7023" w:rsidR="00201FD5" w:rsidDel="004C0495" w:rsidRDefault="00201FD5" w:rsidP="0093168B">
      <w:pPr>
        <w:pStyle w:val="Kd"/>
        <w:jc w:val="left"/>
        <w:rPr>
          <w:del w:id="872" w:author="Windows-felhasználó" w:date="2017-12-05T14:24:00Z"/>
        </w:rPr>
      </w:pPr>
      <w:del w:id="873" w:author="Windows-felhasználó" w:date="2017-12-05T14:24:00Z">
        <w:r w:rsidDel="004C0495">
          <w:tab/>
        </w:r>
        <w:r w:rsidDel="004C0495">
          <w:tab/>
          <w:delText>payload = { 'ID' : commandToExecute.ID }</w:delText>
        </w:r>
      </w:del>
    </w:p>
    <w:p w14:paraId="28CC25BD" w14:textId="2AF0AE7B" w:rsidR="00201FD5" w:rsidDel="004C0495" w:rsidRDefault="00201FD5" w:rsidP="0093168B">
      <w:pPr>
        <w:pStyle w:val="Kd"/>
        <w:jc w:val="left"/>
        <w:rPr>
          <w:del w:id="874" w:author="Windows-felhasználó" w:date="2017-12-05T14:24:00Z"/>
        </w:rPr>
      </w:pPr>
      <w:del w:id="875" w:author="Windows-felhasználó" w:date="2017-12-05T14:24:00Z">
        <w:r w:rsidDel="004C0495">
          <w:tab/>
        </w:r>
        <w:r w:rsidDel="004C0495">
          <w:tab/>
          <w:delText>requests.delete(delete_commands_address, data = json.dumps(payload), headers = headers)</w:delText>
        </w:r>
      </w:del>
    </w:p>
    <w:p w14:paraId="3AD09DE0" w14:textId="6E626E43" w:rsidR="00201FD5" w:rsidDel="004C0495" w:rsidRDefault="00201FD5" w:rsidP="0093168B">
      <w:pPr>
        <w:pStyle w:val="Kd"/>
        <w:jc w:val="left"/>
        <w:rPr>
          <w:del w:id="876" w:author="Windows-felhasználó" w:date="2017-12-05T14:24:00Z"/>
        </w:rPr>
      </w:pPr>
      <w:del w:id="877" w:author="Windows-felhasználó" w:date="2017-12-05T14:24:00Z">
        <w:r w:rsidDel="004C0495">
          <w:tab/>
          <w:delText>except (mysql.connector.Error) as e:</w:delText>
        </w:r>
      </w:del>
    </w:p>
    <w:p w14:paraId="3E0016B4" w14:textId="512CE86A" w:rsidR="00201FD5" w:rsidDel="004C0495" w:rsidRDefault="00201FD5" w:rsidP="0093168B">
      <w:pPr>
        <w:pStyle w:val="Kd"/>
        <w:jc w:val="left"/>
        <w:rPr>
          <w:del w:id="878" w:author="Windows-felhasználó" w:date="2017-12-05T14:24:00Z"/>
        </w:rPr>
      </w:pPr>
      <w:del w:id="879" w:author="Windows-felhasználó" w:date="2017-12-05T14:24:00Z">
        <w:r w:rsidDel="004C0495">
          <w:tab/>
        </w:r>
        <w:r w:rsidDel="004C0495">
          <w:tab/>
          <w:delText>print e</w:delText>
        </w:r>
      </w:del>
    </w:p>
    <w:p w14:paraId="0EF0B1FA" w14:textId="78884910" w:rsidR="00980CC2" w:rsidRDefault="003F1428" w:rsidP="0093168B">
      <w:pPr>
        <w:ind w:firstLine="284"/>
      </w:pPr>
      <w:r>
        <w:t xml:space="preserve">Amint a </w:t>
      </w:r>
      <w:proofErr w:type="spellStart"/>
      <w:r>
        <w:t>work</w:t>
      </w:r>
      <w:proofErr w:type="spellEnd"/>
      <w:r>
        <w:t xml:space="preserve"> függvény végigjárta az utasítások tömbjét, és minden utasítással meghívta az </w:t>
      </w:r>
      <w:proofErr w:type="spellStart"/>
      <w:r>
        <w:t>executeCommand</w:t>
      </w:r>
      <w:proofErr w:type="spellEnd"/>
      <w:r>
        <w:t xml:space="preserve"> </w:t>
      </w:r>
      <w:proofErr w:type="gramStart"/>
      <w:r w:rsidR="00EC60A9">
        <w:t>metódust</w:t>
      </w:r>
      <w:proofErr w:type="gramEnd"/>
      <w:r>
        <w:t xml:space="preserve">, </w:t>
      </w:r>
      <w:proofErr w:type="spellStart"/>
      <w:r>
        <w:t>újraindítja</w:t>
      </w:r>
      <w:proofErr w:type="spellEnd"/>
      <w:r>
        <w:t xml:space="preserve"> a rendszert.</w:t>
      </w:r>
      <w:r w:rsidR="00EC60A9">
        <w:t xml:space="preserve"> Miután ez megtörtént, újra lefut a </w:t>
      </w:r>
      <w:r w:rsidR="00EC60A9" w:rsidRPr="0093168B">
        <w:rPr>
          <w:b/>
        </w:rPr>
        <w:t>startupScript.py</w:t>
      </w:r>
      <w:r w:rsidR="00EC60A9">
        <w:t xml:space="preserve">, ez alkalommal már létezik az adatbázisban cserép bejegyzés, így a másik ága </w:t>
      </w:r>
      <w:proofErr w:type="spellStart"/>
      <w:r w:rsidR="00EC60A9">
        <w:t>hajtódik</w:t>
      </w:r>
      <w:proofErr w:type="spellEnd"/>
      <w:r w:rsidR="00EC60A9">
        <w:t xml:space="preserve"> végre a programnak.</w:t>
      </w:r>
    </w:p>
    <w:p w14:paraId="47763A62" w14:textId="22D8688C" w:rsidR="00EC60A9" w:rsidRDefault="00E362A6" w:rsidP="0093168B">
      <w:r>
        <w:t>Amikor a csatlakoztatunk egy USB eszközt a Linux rendszerhez, ez az eszköz elérhetővé válik a /</w:t>
      </w:r>
      <w:proofErr w:type="spellStart"/>
      <w:r>
        <w:t>dev</w:t>
      </w:r>
      <w:proofErr w:type="spellEnd"/>
      <w:r>
        <w:t>/</w:t>
      </w:r>
      <w:proofErr w:type="spellStart"/>
      <w:r>
        <w:t>ttyUSB</w:t>
      </w:r>
      <w:proofErr w:type="spellEnd"/>
      <w:r>
        <w:t>* útvonalon, ahol a csillag nullától kezdődő egész számokat jelent. Az</w:t>
      </w:r>
      <w:r w:rsidR="00455AEA">
        <w:t>t</w:t>
      </w:r>
      <w:r>
        <w:t>, hogy melyik eszköz melyik úton érhető el</w:t>
      </w:r>
      <w:r w:rsidR="00455AEA">
        <w:t xml:space="preserve">, tekintve, hogy tetszőleges számú </w:t>
      </w:r>
      <w:proofErr w:type="spellStart"/>
      <w:r w:rsidR="00455AEA">
        <w:t>Arduinot</w:t>
      </w:r>
      <w:proofErr w:type="spellEnd"/>
      <w:r w:rsidR="00455AEA">
        <w:t xml:space="preserve"> csatlakoztathatunk,</w:t>
      </w:r>
      <w:r>
        <w:t xml:space="preserve"> nem</w:t>
      </w:r>
      <w:r w:rsidR="00455AEA">
        <w:t xml:space="preserve"> lehet előre tudni, így kell egy módszer ezek meghatározására. </w:t>
      </w:r>
    </w:p>
    <w:p w14:paraId="408B27A1" w14:textId="2E1FFBE4" w:rsidR="00455AEA" w:rsidRDefault="00455AEA" w:rsidP="0093168B">
      <w:r>
        <w:t xml:space="preserve">Az eszközök feltérképezéséhez a </w:t>
      </w:r>
      <w:proofErr w:type="spellStart"/>
      <w:proofErr w:type="gramStart"/>
      <w:r>
        <w:rPr>
          <w:b/>
        </w:rPr>
        <w:t>serial.tools.list.ports</w:t>
      </w:r>
      <w:proofErr w:type="spellEnd"/>
      <w:r>
        <w:t xml:space="preserve"> könyvtárat</w:t>
      </w:r>
      <w:proofErr w:type="gramEnd"/>
      <w:r>
        <w:t xml:space="preserve"> használom.</w:t>
      </w:r>
      <w:r w:rsidR="00F84EE9">
        <w:t xml:space="preserve"> Ahhoz, hogy egy eszközt cserép-</w:t>
      </w:r>
      <w:proofErr w:type="spellStart"/>
      <w:r w:rsidR="00F84EE9">
        <w:t>Arduinoként</w:t>
      </w:r>
      <w:proofErr w:type="spellEnd"/>
      <w:r w:rsidR="00F84EE9">
        <w:t xml:space="preserve"> azonosítsak, először megpróbálom felépíteni a soros kapcsolatot vele. Ha ez nem sikerült, az azt jelenti, hogy nem lehet </w:t>
      </w:r>
      <w:proofErr w:type="spellStart"/>
      <w:r w:rsidR="00F84EE9">
        <w:t>Arduino</w:t>
      </w:r>
      <w:proofErr w:type="spellEnd"/>
      <w:r w:rsidR="00F84EE9">
        <w:t xml:space="preserve">, ha pedig igen, akkor </w:t>
      </w:r>
      <w:proofErr w:type="spellStart"/>
      <w:r w:rsidR="00F84EE9">
        <w:t>elküldök</w:t>
      </w:r>
      <w:proofErr w:type="spellEnd"/>
      <w:r w:rsidR="00F84EE9">
        <w:t xml:space="preserve"> neki egy kódot, amire a cserép-</w:t>
      </w:r>
      <w:proofErr w:type="spellStart"/>
      <w:r w:rsidR="00F84EE9">
        <w:t>Arduino</w:t>
      </w:r>
      <w:proofErr w:type="spellEnd"/>
      <w:r w:rsidR="00F84EE9">
        <w:t xml:space="preserve"> az azonosítójával válaszol. Ha érkezik válasz, ak</w:t>
      </w:r>
      <w:r w:rsidR="00F81A38">
        <w:t>kor az adatbázisban frissítem a cserép bejegyzést az új elérési úttal.</w:t>
      </w:r>
    </w:p>
    <w:p w14:paraId="1C0F2EE0" w14:textId="009B5472" w:rsidR="00F81A38" w:rsidRDefault="00F81A38" w:rsidP="0093168B">
      <w:r>
        <w:t>Ahogy a program végzett a</w:t>
      </w:r>
      <w:del w:id="880" w:author="Windows-felhasználó" w:date="2017-12-05T22:14:00Z">
        <w:r w:rsidDel="004C64AD">
          <w:delText>z</w:delText>
        </w:r>
      </w:del>
      <w:r>
        <w:t xml:space="preserve"> cserép bejegyzések frissítésével, lekérdezi az összes cserepet az adatbázisból, </w:t>
      </w:r>
      <w:r w:rsidR="006633DF">
        <w:t>és mindegyik azonosítójával elindít egy fő</w:t>
      </w:r>
      <w:r w:rsidR="00383007">
        <w:t xml:space="preserve"> </w:t>
      </w:r>
      <w:r w:rsidR="006633DF">
        <w:t>programot.</w:t>
      </w:r>
      <w:r w:rsidR="00AA335F">
        <w:t xml:space="preserve"> </w:t>
      </w:r>
      <w:r w:rsidR="00091B4F">
        <w:t xml:space="preserve">A gondozási programokat külön folyamatokban indítom el, így a párhuzamos futásukat az operációs rendszer biztosítja. </w:t>
      </w:r>
      <w:r w:rsidR="006633DF">
        <w:t xml:space="preserve">Ennek megvalósításához a </w:t>
      </w:r>
      <w:proofErr w:type="spellStart"/>
      <w:r w:rsidR="006633DF">
        <w:rPr>
          <w:b/>
        </w:rPr>
        <w:t>subprocess</w:t>
      </w:r>
      <w:proofErr w:type="spellEnd"/>
      <w:r w:rsidR="006633DF">
        <w:t xml:space="preserve"> könyvtárat </w:t>
      </w:r>
      <w:r w:rsidR="001E7605">
        <w:t xml:space="preserve">választottam, </w:t>
      </w:r>
      <w:r w:rsidR="00383007">
        <w:t xml:space="preserve">mely </w:t>
      </w:r>
      <w:proofErr w:type="spellStart"/>
      <w:r w:rsidR="00383007" w:rsidRPr="004C64AD">
        <w:rPr>
          <w:rPrChange w:id="881" w:author="Windows-felhasználó" w:date="2017-12-05T22:14:00Z">
            <w:rPr>
              <w:b/>
            </w:rPr>
          </w:rPrChange>
        </w:rPr>
        <w:t>Popen</w:t>
      </w:r>
      <w:proofErr w:type="spellEnd"/>
      <w:r w:rsidR="00383007">
        <w:t xml:space="preserve"> függvénye szöveges paraméterben kapja meg, a végrehajtandó utasítást, ami egy parancssori utasítás. A fő program egy parancssori argumentumot vár indításakor, amiben meg van határozva, hogy melyik cser</w:t>
      </w:r>
      <w:r w:rsidR="00C95452">
        <w:t xml:space="preserve">ép gondozását látja el, így ezt még </w:t>
      </w:r>
      <w:proofErr w:type="spellStart"/>
      <w:r w:rsidR="00C95452">
        <w:t>hozzáfúzöm</w:t>
      </w:r>
      <w:proofErr w:type="spellEnd"/>
      <w:r w:rsidR="00C95452">
        <w:t xml:space="preserve"> az utasítás végéhez.</w:t>
      </w:r>
      <w:r w:rsidR="002F0E56">
        <w:t xml:space="preserve"> </w:t>
      </w:r>
    </w:p>
    <w:p w14:paraId="577438C4" w14:textId="02415444" w:rsidR="006631F7" w:rsidRDefault="000B0D24" w:rsidP="0093168B">
      <w:pPr>
        <w:rPr>
          <w:ins w:id="882" w:author="Windows-felhasználó" w:date="2017-12-05T14:18:00Z"/>
        </w:rPr>
      </w:pPr>
      <w:r>
        <w:lastRenderedPageBreak/>
        <w:t xml:space="preserve">Tekintve, hogy később tetszőleges időpontban kaphat a telepített egység új cserép felvételére utasítást, a program végén </w:t>
      </w:r>
      <w:r w:rsidR="006631F7">
        <w:t xml:space="preserve">megadok egy időzítést, ami tíz percenként meghívja a </w:t>
      </w:r>
      <w:proofErr w:type="spellStart"/>
      <w:r w:rsidR="006631F7" w:rsidRPr="004C64AD">
        <w:rPr>
          <w:b/>
          <w:rPrChange w:id="883" w:author="Windows-felhasználó" w:date="2017-12-05T22:15:00Z">
            <w:rPr/>
          </w:rPrChange>
        </w:rPr>
        <w:t>checkNewPots</w:t>
      </w:r>
      <w:proofErr w:type="spellEnd"/>
      <w:r w:rsidR="006631F7">
        <w:t xml:space="preserve"> modul </w:t>
      </w:r>
      <w:proofErr w:type="spellStart"/>
      <w:r w:rsidR="006631F7">
        <w:t>work</w:t>
      </w:r>
      <w:proofErr w:type="spellEnd"/>
      <w:r w:rsidR="006631F7">
        <w:t xml:space="preserve"> függvényét ezen utasítások lekérésére és végrehajtására.</w:t>
      </w:r>
    </w:p>
    <w:p w14:paraId="65828C70" w14:textId="77777777" w:rsidR="004C0495" w:rsidRPr="004C0495" w:rsidRDefault="004C0495" w:rsidP="004C0495">
      <w:pPr>
        <w:shd w:val="clear" w:color="auto" w:fill="FFFFFF"/>
        <w:spacing w:after="0" w:line="240" w:lineRule="auto"/>
        <w:ind w:firstLine="0"/>
        <w:jc w:val="left"/>
        <w:rPr>
          <w:ins w:id="884" w:author="Windows-felhasználó" w:date="2017-12-05T14:19:00Z"/>
          <w:rFonts w:ascii="Courier New" w:hAnsi="Courier New" w:cs="Courier New"/>
          <w:color w:val="000000"/>
          <w:sz w:val="20"/>
          <w:szCs w:val="20"/>
          <w:lang w:eastAsia="hu-HU"/>
        </w:rPr>
      </w:pPr>
      <w:ins w:id="885" w:author="Windows-felhasználó" w:date="2017-12-05T14:19:00Z">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check</w:t>
        </w:r>
        <w:proofErr w:type="spellEnd"/>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the</w:t>
        </w:r>
        <w:proofErr w:type="spellEnd"/>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connected</w:t>
        </w:r>
        <w:proofErr w:type="spellEnd"/>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serial_ports</w:t>
        </w:r>
        <w:proofErr w:type="spellEnd"/>
      </w:ins>
    </w:p>
    <w:p w14:paraId="5C529527" w14:textId="77777777" w:rsidR="004C0495" w:rsidRPr="004C0495" w:rsidRDefault="004C0495" w:rsidP="004C0495">
      <w:pPr>
        <w:shd w:val="clear" w:color="auto" w:fill="FFFFFF"/>
        <w:spacing w:after="0" w:line="240" w:lineRule="auto"/>
        <w:ind w:firstLine="0"/>
        <w:jc w:val="left"/>
        <w:rPr>
          <w:ins w:id="886" w:author="Windows-felhasználó" w:date="2017-12-05T14:19:00Z"/>
          <w:rFonts w:ascii="Courier New" w:hAnsi="Courier New" w:cs="Courier New"/>
          <w:color w:val="000000"/>
          <w:sz w:val="20"/>
          <w:szCs w:val="20"/>
          <w:lang w:eastAsia="hu-HU"/>
        </w:rPr>
      </w:pPr>
      <w:ins w:id="887" w:author="Windows-felhasználó" w:date="2017-12-05T14:19:00Z">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list</w:t>
        </w:r>
        <w:proofErr w:type="spellEnd"/>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proofErr w:type="spellStart"/>
        <w:proofErr w:type="gramStart"/>
        <w:r w:rsidRPr="004C0495">
          <w:rPr>
            <w:rFonts w:ascii="Courier New" w:hAnsi="Courier New" w:cs="Courier New"/>
            <w:color w:val="000000"/>
            <w:sz w:val="20"/>
            <w:szCs w:val="20"/>
            <w:lang w:eastAsia="hu-HU"/>
          </w:rPr>
          <w:t>serial</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tools</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list_ports</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comports</w:t>
        </w:r>
        <w:proofErr w:type="spellEnd"/>
        <w:r w:rsidRPr="004C0495">
          <w:rPr>
            <w:rFonts w:ascii="Courier New" w:hAnsi="Courier New" w:cs="Courier New"/>
            <w:b/>
            <w:bCs/>
            <w:color w:val="000080"/>
            <w:sz w:val="20"/>
            <w:szCs w:val="20"/>
            <w:lang w:eastAsia="hu-HU"/>
          </w:rPr>
          <w:t>(</w:t>
        </w:r>
        <w:proofErr w:type="gramEnd"/>
        <w:r w:rsidRPr="004C0495">
          <w:rPr>
            <w:rFonts w:ascii="Courier New" w:hAnsi="Courier New" w:cs="Courier New"/>
            <w:b/>
            <w:bCs/>
            <w:color w:val="000080"/>
            <w:sz w:val="20"/>
            <w:szCs w:val="20"/>
            <w:lang w:eastAsia="hu-HU"/>
          </w:rPr>
          <w:t>)</w:t>
        </w:r>
      </w:ins>
    </w:p>
    <w:p w14:paraId="6730EBA8" w14:textId="77777777" w:rsidR="004C0495" w:rsidRPr="004C0495" w:rsidRDefault="004C0495" w:rsidP="004C0495">
      <w:pPr>
        <w:shd w:val="clear" w:color="auto" w:fill="FFFFFF"/>
        <w:spacing w:after="0" w:line="240" w:lineRule="auto"/>
        <w:ind w:firstLine="0"/>
        <w:jc w:val="left"/>
        <w:rPr>
          <w:ins w:id="888" w:author="Windows-felhasználó" w:date="2017-12-05T14:19:00Z"/>
          <w:rFonts w:ascii="Courier New" w:hAnsi="Courier New" w:cs="Courier New"/>
          <w:color w:val="000000"/>
          <w:sz w:val="20"/>
          <w:szCs w:val="20"/>
          <w:lang w:eastAsia="hu-HU"/>
        </w:rPr>
      </w:pPr>
      <w:ins w:id="889" w:author="Windows-felhasználó" w:date="2017-12-05T14:19:00Z">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b/>
            <w:bCs/>
            <w:color w:val="0000FF"/>
            <w:sz w:val="20"/>
            <w:szCs w:val="20"/>
            <w:lang w:eastAsia="hu-HU"/>
          </w:rPr>
          <w:t>for</w:t>
        </w:r>
        <w:proofErr w:type="spellEnd"/>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element</w:t>
        </w:r>
        <w:proofErr w:type="spellEnd"/>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FF"/>
            <w:sz w:val="20"/>
            <w:szCs w:val="20"/>
            <w:lang w:eastAsia="hu-HU"/>
          </w:rPr>
          <w:t>in</w:t>
        </w:r>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list</w:t>
        </w:r>
        <w:proofErr w:type="spellEnd"/>
        <w:r w:rsidRPr="004C0495">
          <w:rPr>
            <w:rFonts w:ascii="Courier New" w:hAnsi="Courier New" w:cs="Courier New"/>
            <w:b/>
            <w:bCs/>
            <w:color w:val="000080"/>
            <w:sz w:val="20"/>
            <w:szCs w:val="20"/>
            <w:lang w:eastAsia="hu-HU"/>
          </w:rPr>
          <w:t>:</w:t>
        </w:r>
      </w:ins>
    </w:p>
    <w:p w14:paraId="5ACD7AD9" w14:textId="77777777" w:rsidR="004C0495" w:rsidRPr="004C0495" w:rsidRDefault="004C0495" w:rsidP="004C0495">
      <w:pPr>
        <w:shd w:val="clear" w:color="auto" w:fill="FFFFFF"/>
        <w:spacing w:after="0" w:line="240" w:lineRule="auto"/>
        <w:ind w:firstLine="0"/>
        <w:jc w:val="left"/>
        <w:rPr>
          <w:ins w:id="890" w:author="Windows-felhasználó" w:date="2017-12-05T14:19:00Z"/>
          <w:rFonts w:ascii="Courier New" w:hAnsi="Courier New" w:cs="Courier New"/>
          <w:color w:val="000000"/>
          <w:sz w:val="20"/>
          <w:szCs w:val="20"/>
          <w:lang w:eastAsia="hu-HU"/>
        </w:rPr>
      </w:pPr>
      <w:ins w:id="891" w:author="Windows-felhasználó" w:date="2017-12-05T14:19:00Z">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device</w:t>
        </w:r>
        <w:proofErr w:type="spellEnd"/>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element</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device</w:t>
        </w:r>
        <w:proofErr w:type="spellEnd"/>
      </w:ins>
    </w:p>
    <w:p w14:paraId="17EEC97A" w14:textId="77777777" w:rsidR="004C0495" w:rsidRPr="004C0495" w:rsidRDefault="004C0495" w:rsidP="004C0495">
      <w:pPr>
        <w:shd w:val="clear" w:color="auto" w:fill="FFFFFF"/>
        <w:spacing w:after="0" w:line="240" w:lineRule="auto"/>
        <w:ind w:firstLine="0"/>
        <w:jc w:val="left"/>
        <w:rPr>
          <w:ins w:id="892" w:author="Windows-felhasználó" w:date="2017-12-05T14:19:00Z"/>
          <w:rFonts w:ascii="Courier New" w:hAnsi="Courier New" w:cs="Courier New"/>
          <w:color w:val="000000"/>
          <w:sz w:val="20"/>
          <w:szCs w:val="20"/>
          <w:lang w:eastAsia="hu-HU"/>
        </w:rPr>
      </w:pPr>
      <w:ins w:id="893" w:author="Windows-felhasználó" w:date="2017-12-05T14:19:00Z">
        <w:r w:rsidRPr="004C0495">
          <w:rPr>
            <w:rFonts w:ascii="Courier New" w:hAnsi="Courier New" w:cs="Courier New"/>
            <w:color w:val="000000"/>
            <w:sz w:val="20"/>
            <w:szCs w:val="20"/>
            <w:lang w:eastAsia="hu-HU"/>
          </w:rPr>
          <w:t xml:space="preserve">        </w:t>
        </w:r>
        <w:proofErr w:type="gramStart"/>
        <w:r w:rsidRPr="004C0495">
          <w:rPr>
            <w:rFonts w:ascii="Courier New" w:hAnsi="Courier New" w:cs="Courier New"/>
            <w:color w:val="000000"/>
            <w:sz w:val="20"/>
            <w:szCs w:val="20"/>
            <w:lang w:eastAsia="hu-HU"/>
          </w:rPr>
          <w:t>ser</w:t>
        </w:r>
        <w:proofErr w:type="gramEnd"/>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serial</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Serial</w:t>
        </w:r>
        <w:proofErr w:type="spellEnd"/>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port</w:t>
        </w:r>
        <w:r w:rsidRPr="004C0495">
          <w:rPr>
            <w:rFonts w:ascii="Courier New" w:hAnsi="Courier New" w:cs="Courier New"/>
            <w:b/>
            <w:bCs/>
            <w:color w:val="000080"/>
            <w:sz w:val="20"/>
            <w:szCs w:val="20"/>
            <w:lang w:eastAsia="hu-HU"/>
          </w:rPr>
          <w:t>=</w:t>
        </w:r>
        <w:proofErr w:type="spellStart"/>
        <w:r w:rsidRPr="004C0495">
          <w:rPr>
            <w:rFonts w:ascii="Courier New" w:hAnsi="Courier New" w:cs="Courier New"/>
            <w:color w:val="000000"/>
            <w:sz w:val="20"/>
            <w:szCs w:val="20"/>
            <w:lang w:eastAsia="hu-HU"/>
          </w:rPr>
          <w:t>device</w:t>
        </w:r>
        <w:proofErr w:type="spellEnd"/>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80"/>
            <w:sz w:val="20"/>
            <w:szCs w:val="20"/>
            <w:lang w:eastAsia="hu-HU"/>
          </w:rPr>
          <w:t>...)</w:t>
        </w:r>
      </w:ins>
    </w:p>
    <w:p w14:paraId="3EB3FD5A" w14:textId="77777777" w:rsidR="004C0495" w:rsidRPr="004C0495" w:rsidRDefault="004C0495" w:rsidP="004C0495">
      <w:pPr>
        <w:shd w:val="clear" w:color="auto" w:fill="FFFFFF"/>
        <w:spacing w:after="0" w:line="240" w:lineRule="auto"/>
        <w:ind w:firstLine="0"/>
        <w:jc w:val="left"/>
        <w:rPr>
          <w:ins w:id="894" w:author="Windows-felhasználó" w:date="2017-12-05T14:19:00Z"/>
          <w:rFonts w:ascii="Courier New" w:hAnsi="Courier New" w:cs="Courier New"/>
          <w:color w:val="000000"/>
          <w:sz w:val="20"/>
          <w:szCs w:val="20"/>
          <w:lang w:eastAsia="hu-HU"/>
        </w:rPr>
      </w:pPr>
      <w:ins w:id="895" w:author="Windows-felhasználó" w:date="2017-12-05T14:19:00Z">
        <w:r w:rsidRPr="004C0495">
          <w:rPr>
            <w:rFonts w:ascii="Courier New" w:hAnsi="Courier New" w:cs="Courier New"/>
            <w:color w:val="000000"/>
            <w:sz w:val="20"/>
            <w:szCs w:val="20"/>
            <w:lang w:eastAsia="hu-HU"/>
          </w:rPr>
          <w:t xml:space="preserve">        </w:t>
        </w:r>
        <w:proofErr w:type="spellStart"/>
        <w:proofErr w:type="gramStart"/>
        <w:r w:rsidRPr="004C0495">
          <w:rPr>
            <w:rFonts w:ascii="Courier New" w:hAnsi="Courier New" w:cs="Courier New"/>
            <w:color w:val="000000"/>
            <w:sz w:val="20"/>
            <w:szCs w:val="20"/>
            <w:lang w:eastAsia="hu-HU"/>
          </w:rPr>
          <w:t>ser</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isOpen</w:t>
        </w:r>
        <w:proofErr w:type="spellEnd"/>
        <w:proofErr w:type="gramEnd"/>
        <w:r w:rsidRPr="004C0495">
          <w:rPr>
            <w:rFonts w:ascii="Courier New" w:hAnsi="Courier New" w:cs="Courier New"/>
            <w:b/>
            <w:bCs/>
            <w:color w:val="000080"/>
            <w:sz w:val="20"/>
            <w:szCs w:val="20"/>
            <w:lang w:eastAsia="hu-HU"/>
          </w:rPr>
          <w:t>()</w:t>
        </w:r>
      </w:ins>
    </w:p>
    <w:p w14:paraId="1A0B29BC" w14:textId="77777777" w:rsidR="004C0495" w:rsidRPr="004C0495" w:rsidRDefault="004C0495" w:rsidP="004C0495">
      <w:pPr>
        <w:shd w:val="clear" w:color="auto" w:fill="FFFFFF"/>
        <w:spacing w:after="0" w:line="240" w:lineRule="auto"/>
        <w:ind w:firstLine="0"/>
        <w:jc w:val="left"/>
        <w:rPr>
          <w:ins w:id="896" w:author="Windows-felhasználó" w:date="2017-12-05T14:19:00Z"/>
          <w:rFonts w:ascii="Courier New" w:hAnsi="Courier New" w:cs="Courier New"/>
          <w:color w:val="000000"/>
          <w:sz w:val="20"/>
          <w:szCs w:val="20"/>
          <w:lang w:eastAsia="hu-HU"/>
        </w:rPr>
      </w:pPr>
      <w:ins w:id="897" w:author="Windows-felhasználó" w:date="2017-12-05T14:19:00Z">
        <w:r w:rsidRPr="004C0495">
          <w:rPr>
            <w:rFonts w:ascii="Courier New" w:hAnsi="Courier New" w:cs="Courier New"/>
            <w:color w:val="000000"/>
            <w:sz w:val="20"/>
            <w:szCs w:val="20"/>
            <w:lang w:eastAsia="hu-HU"/>
          </w:rPr>
          <w:t xml:space="preserve">        </w:t>
        </w:r>
        <w:proofErr w:type="gramStart"/>
        <w:r w:rsidRPr="004C0495">
          <w:rPr>
            <w:rFonts w:ascii="Courier New" w:hAnsi="Courier New" w:cs="Courier New"/>
            <w:color w:val="000000"/>
            <w:sz w:val="20"/>
            <w:szCs w:val="20"/>
            <w:lang w:eastAsia="hu-HU"/>
          </w:rPr>
          <w:t>input</w:t>
        </w:r>
        <w:proofErr w:type="gramEnd"/>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r w:rsidRPr="004C0495">
          <w:rPr>
            <w:rFonts w:ascii="Courier New" w:hAnsi="Courier New" w:cs="Courier New"/>
            <w:color w:val="808080"/>
            <w:sz w:val="20"/>
            <w:szCs w:val="20"/>
            <w:lang w:eastAsia="hu-HU"/>
          </w:rPr>
          <w:t>'C'</w:t>
        </w:r>
      </w:ins>
    </w:p>
    <w:p w14:paraId="394CC213" w14:textId="77777777" w:rsidR="004C0495" w:rsidRPr="004C0495" w:rsidRDefault="004C0495" w:rsidP="004C0495">
      <w:pPr>
        <w:shd w:val="clear" w:color="auto" w:fill="FFFFFF"/>
        <w:spacing w:after="0" w:line="240" w:lineRule="auto"/>
        <w:ind w:firstLine="0"/>
        <w:jc w:val="left"/>
        <w:rPr>
          <w:ins w:id="898" w:author="Windows-felhasználó" w:date="2017-12-05T14:19:00Z"/>
          <w:rFonts w:ascii="Courier New" w:hAnsi="Courier New" w:cs="Courier New"/>
          <w:color w:val="000000"/>
          <w:sz w:val="20"/>
          <w:szCs w:val="20"/>
          <w:lang w:eastAsia="hu-HU"/>
        </w:rPr>
      </w:pPr>
      <w:ins w:id="899" w:author="Windows-felhasználó" w:date="2017-12-05T14:19:00Z">
        <w:r w:rsidRPr="004C0495">
          <w:rPr>
            <w:rFonts w:ascii="Courier New" w:hAnsi="Courier New" w:cs="Courier New"/>
            <w:color w:val="000000"/>
            <w:sz w:val="20"/>
            <w:szCs w:val="20"/>
            <w:lang w:eastAsia="hu-HU"/>
          </w:rPr>
          <w:t xml:space="preserve">        </w:t>
        </w:r>
        <w:proofErr w:type="gramStart"/>
        <w:r w:rsidRPr="004C0495">
          <w:rPr>
            <w:rFonts w:ascii="Courier New" w:hAnsi="Courier New" w:cs="Courier New"/>
            <w:color w:val="000000"/>
            <w:sz w:val="20"/>
            <w:szCs w:val="20"/>
            <w:lang w:eastAsia="hu-HU"/>
          </w:rPr>
          <w:t>out</w:t>
        </w:r>
        <w:proofErr w:type="gramEnd"/>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r w:rsidRPr="004C0495">
          <w:rPr>
            <w:rFonts w:ascii="Courier New" w:hAnsi="Courier New" w:cs="Courier New"/>
            <w:color w:val="808080"/>
            <w:sz w:val="20"/>
            <w:szCs w:val="20"/>
            <w:lang w:eastAsia="hu-HU"/>
          </w:rPr>
          <w:t>''</w:t>
        </w:r>
      </w:ins>
    </w:p>
    <w:p w14:paraId="50BE3642" w14:textId="77777777" w:rsidR="004C0495" w:rsidRPr="004C0495" w:rsidRDefault="004C0495" w:rsidP="004C0495">
      <w:pPr>
        <w:shd w:val="clear" w:color="auto" w:fill="FFFFFF"/>
        <w:spacing w:after="0" w:line="240" w:lineRule="auto"/>
        <w:ind w:firstLine="0"/>
        <w:jc w:val="left"/>
        <w:rPr>
          <w:ins w:id="900" w:author="Windows-felhasználó" w:date="2017-12-05T14:19:00Z"/>
          <w:rFonts w:ascii="Courier New" w:hAnsi="Courier New" w:cs="Courier New"/>
          <w:color w:val="000000"/>
          <w:sz w:val="20"/>
          <w:szCs w:val="20"/>
          <w:lang w:eastAsia="hu-HU"/>
        </w:rPr>
      </w:pPr>
      <w:ins w:id="901" w:author="Windows-felhasználó" w:date="2017-12-05T14:19:00Z">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ser</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write</w:t>
        </w:r>
        <w:proofErr w:type="spellEnd"/>
        <w:r w:rsidRPr="004C0495">
          <w:rPr>
            <w:rFonts w:ascii="Courier New" w:hAnsi="Courier New" w:cs="Courier New"/>
            <w:b/>
            <w:bCs/>
            <w:color w:val="000080"/>
            <w:sz w:val="20"/>
            <w:szCs w:val="20"/>
            <w:lang w:eastAsia="hu-HU"/>
          </w:rPr>
          <w:t>(</w:t>
        </w:r>
        <w:proofErr w:type="gramStart"/>
        <w:r w:rsidRPr="004C0495">
          <w:rPr>
            <w:rFonts w:ascii="Courier New" w:hAnsi="Courier New" w:cs="Courier New"/>
            <w:color w:val="000000"/>
            <w:sz w:val="20"/>
            <w:szCs w:val="20"/>
            <w:lang w:eastAsia="hu-HU"/>
          </w:rPr>
          <w:t>input</w:t>
        </w:r>
        <w:proofErr w:type="gramEnd"/>
        <w:r w:rsidRPr="004C0495">
          <w:rPr>
            <w:rFonts w:ascii="Courier New" w:hAnsi="Courier New" w:cs="Courier New"/>
            <w:b/>
            <w:bCs/>
            <w:color w:val="000080"/>
            <w:sz w:val="20"/>
            <w:szCs w:val="20"/>
            <w:lang w:eastAsia="hu-HU"/>
          </w:rPr>
          <w:t>)</w:t>
        </w:r>
      </w:ins>
    </w:p>
    <w:p w14:paraId="2C345646" w14:textId="77777777" w:rsidR="004C0495" w:rsidRPr="004C0495" w:rsidRDefault="004C0495" w:rsidP="004C0495">
      <w:pPr>
        <w:shd w:val="clear" w:color="auto" w:fill="FFFFFF"/>
        <w:spacing w:after="0" w:line="240" w:lineRule="auto"/>
        <w:ind w:firstLine="0"/>
        <w:jc w:val="left"/>
        <w:rPr>
          <w:ins w:id="902" w:author="Windows-felhasználó" w:date="2017-12-05T14:19:00Z"/>
          <w:rFonts w:ascii="Courier New" w:hAnsi="Courier New" w:cs="Courier New"/>
          <w:color w:val="000000"/>
          <w:sz w:val="20"/>
          <w:szCs w:val="20"/>
          <w:lang w:eastAsia="hu-HU"/>
        </w:rPr>
      </w:pPr>
      <w:ins w:id="903" w:author="Windows-felhasználó" w:date="2017-12-05T14:19:00Z">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b/>
            <w:bCs/>
            <w:color w:val="0000FF"/>
            <w:sz w:val="20"/>
            <w:szCs w:val="20"/>
            <w:lang w:eastAsia="hu-HU"/>
          </w:rPr>
          <w:t>while</w:t>
        </w:r>
        <w:proofErr w:type="spellEnd"/>
        <w:r w:rsidRPr="004C0495">
          <w:rPr>
            <w:rFonts w:ascii="Courier New" w:hAnsi="Courier New" w:cs="Courier New"/>
            <w:color w:val="000000"/>
            <w:sz w:val="20"/>
            <w:szCs w:val="20"/>
            <w:lang w:eastAsia="hu-HU"/>
          </w:rPr>
          <w:t xml:space="preserve"> </w:t>
        </w:r>
        <w:proofErr w:type="spellStart"/>
        <w:proofErr w:type="gramStart"/>
        <w:r w:rsidRPr="004C0495">
          <w:rPr>
            <w:rFonts w:ascii="Courier New" w:hAnsi="Courier New" w:cs="Courier New"/>
            <w:color w:val="000000"/>
            <w:sz w:val="20"/>
            <w:szCs w:val="20"/>
            <w:lang w:eastAsia="hu-HU"/>
          </w:rPr>
          <w:t>ser</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inWaiting</w:t>
        </w:r>
        <w:proofErr w:type="spellEnd"/>
        <w:r w:rsidRPr="004C0495">
          <w:rPr>
            <w:rFonts w:ascii="Courier New" w:hAnsi="Courier New" w:cs="Courier New"/>
            <w:b/>
            <w:bCs/>
            <w:color w:val="000080"/>
            <w:sz w:val="20"/>
            <w:szCs w:val="20"/>
            <w:lang w:eastAsia="hu-HU"/>
          </w:rPr>
          <w:t>(</w:t>
        </w:r>
        <w:proofErr w:type="gramEnd"/>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80"/>
            <w:sz w:val="20"/>
            <w:szCs w:val="20"/>
            <w:lang w:eastAsia="hu-HU"/>
          </w:rPr>
          <w:t>&gt;</w:t>
        </w:r>
        <w:r w:rsidRPr="004C0495">
          <w:rPr>
            <w:rFonts w:ascii="Courier New" w:hAnsi="Courier New" w:cs="Courier New"/>
            <w:color w:val="000000"/>
            <w:sz w:val="20"/>
            <w:szCs w:val="20"/>
            <w:lang w:eastAsia="hu-HU"/>
          </w:rPr>
          <w:t xml:space="preserve"> </w:t>
        </w:r>
        <w:r w:rsidRPr="004C0495">
          <w:rPr>
            <w:rFonts w:ascii="Courier New" w:hAnsi="Courier New" w:cs="Courier New"/>
            <w:color w:val="FF0000"/>
            <w:sz w:val="20"/>
            <w:szCs w:val="20"/>
            <w:lang w:eastAsia="hu-HU"/>
          </w:rPr>
          <w:t>0</w:t>
        </w:r>
        <w:r w:rsidRPr="004C0495">
          <w:rPr>
            <w:rFonts w:ascii="Courier New" w:hAnsi="Courier New" w:cs="Courier New"/>
            <w:b/>
            <w:bCs/>
            <w:color w:val="000080"/>
            <w:sz w:val="20"/>
            <w:szCs w:val="20"/>
            <w:lang w:eastAsia="hu-HU"/>
          </w:rPr>
          <w:t>:</w:t>
        </w:r>
      </w:ins>
    </w:p>
    <w:p w14:paraId="6EDE7C2A" w14:textId="77777777" w:rsidR="004C0495" w:rsidRPr="004C0495" w:rsidRDefault="004C0495" w:rsidP="004C0495">
      <w:pPr>
        <w:shd w:val="clear" w:color="auto" w:fill="FFFFFF"/>
        <w:spacing w:after="0" w:line="240" w:lineRule="auto"/>
        <w:ind w:firstLine="0"/>
        <w:jc w:val="left"/>
        <w:rPr>
          <w:ins w:id="904" w:author="Windows-felhasználó" w:date="2017-12-05T14:19:00Z"/>
          <w:rFonts w:ascii="Courier New" w:hAnsi="Courier New" w:cs="Courier New"/>
          <w:color w:val="000000"/>
          <w:sz w:val="20"/>
          <w:szCs w:val="20"/>
          <w:lang w:eastAsia="hu-HU"/>
        </w:rPr>
      </w:pPr>
      <w:ins w:id="905" w:author="Windows-felhasználó" w:date="2017-12-05T14:19:00Z">
        <w:r w:rsidRPr="004C0495">
          <w:rPr>
            <w:rFonts w:ascii="Courier New" w:hAnsi="Courier New" w:cs="Courier New"/>
            <w:color w:val="000000"/>
            <w:sz w:val="20"/>
            <w:szCs w:val="20"/>
            <w:lang w:eastAsia="hu-HU"/>
          </w:rPr>
          <w:t xml:space="preserve">            </w:t>
        </w:r>
        <w:proofErr w:type="gramStart"/>
        <w:r w:rsidRPr="004C0495">
          <w:rPr>
            <w:rFonts w:ascii="Courier New" w:hAnsi="Courier New" w:cs="Courier New"/>
            <w:color w:val="000000"/>
            <w:sz w:val="20"/>
            <w:szCs w:val="20"/>
            <w:lang w:eastAsia="hu-HU"/>
          </w:rPr>
          <w:t>out</w:t>
        </w:r>
        <w:proofErr w:type="gramEnd"/>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ser</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read</w:t>
        </w:r>
        <w:proofErr w:type="spellEnd"/>
        <w:r w:rsidRPr="004C0495">
          <w:rPr>
            <w:rFonts w:ascii="Courier New" w:hAnsi="Courier New" w:cs="Courier New"/>
            <w:b/>
            <w:bCs/>
            <w:color w:val="000080"/>
            <w:sz w:val="20"/>
            <w:szCs w:val="20"/>
            <w:lang w:eastAsia="hu-HU"/>
          </w:rPr>
          <w:t>(</w:t>
        </w:r>
        <w:r w:rsidRPr="004C0495">
          <w:rPr>
            <w:rFonts w:ascii="Courier New" w:hAnsi="Courier New" w:cs="Courier New"/>
            <w:color w:val="FF0000"/>
            <w:sz w:val="20"/>
            <w:szCs w:val="20"/>
            <w:lang w:eastAsia="hu-HU"/>
          </w:rPr>
          <w:t>1</w:t>
        </w:r>
        <w:r w:rsidRPr="004C0495">
          <w:rPr>
            <w:rFonts w:ascii="Courier New" w:hAnsi="Courier New" w:cs="Courier New"/>
            <w:b/>
            <w:bCs/>
            <w:color w:val="000080"/>
            <w:sz w:val="20"/>
            <w:szCs w:val="20"/>
            <w:lang w:eastAsia="hu-HU"/>
          </w:rPr>
          <w:t>)</w:t>
        </w:r>
      </w:ins>
    </w:p>
    <w:p w14:paraId="684E550F" w14:textId="77777777" w:rsidR="004C0495" w:rsidRPr="004C0495" w:rsidRDefault="004C0495" w:rsidP="004C0495">
      <w:pPr>
        <w:shd w:val="clear" w:color="auto" w:fill="FFFFFF"/>
        <w:spacing w:after="0" w:line="240" w:lineRule="auto"/>
        <w:ind w:firstLine="0"/>
        <w:jc w:val="left"/>
        <w:rPr>
          <w:ins w:id="906" w:author="Windows-felhasználó" w:date="2017-12-05T14:19:00Z"/>
          <w:rFonts w:ascii="Courier New" w:hAnsi="Courier New" w:cs="Courier New"/>
          <w:color w:val="000000"/>
          <w:sz w:val="20"/>
          <w:szCs w:val="20"/>
          <w:lang w:eastAsia="hu-HU"/>
        </w:rPr>
      </w:pPr>
      <w:ins w:id="907" w:author="Windows-felhasználó" w:date="2017-12-05T14:19:00Z">
        <w:r w:rsidRPr="004C0495">
          <w:rPr>
            <w:rFonts w:ascii="Courier New" w:hAnsi="Courier New" w:cs="Courier New"/>
            <w:color w:val="000000"/>
            <w:sz w:val="20"/>
            <w:szCs w:val="20"/>
            <w:lang w:eastAsia="hu-HU"/>
          </w:rPr>
          <w:t xml:space="preserve">            </w:t>
        </w:r>
      </w:ins>
    </w:p>
    <w:p w14:paraId="20221FC1" w14:textId="77777777" w:rsidR="004C0495" w:rsidRPr="004C0495" w:rsidRDefault="004C0495" w:rsidP="004C0495">
      <w:pPr>
        <w:shd w:val="clear" w:color="auto" w:fill="FFFFFF"/>
        <w:spacing w:after="0" w:line="240" w:lineRule="auto"/>
        <w:ind w:firstLine="0"/>
        <w:jc w:val="left"/>
        <w:rPr>
          <w:ins w:id="908" w:author="Windows-felhasználó" w:date="2017-12-05T14:19:00Z"/>
          <w:rFonts w:ascii="Courier New" w:hAnsi="Courier New" w:cs="Courier New"/>
          <w:color w:val="000000"/>
          <w:sz w:val="20"/>
          <w:szCs w:val="20"/>
          <w:lang w:eastAsia="hu-HU"/>
        </w:rPr>
      </w:pPr>
      <w:ins w:id="909" w:author="Windows-felhasználó" w:date="2017-12-05T14:19:00Z">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b/>
            <w:bCs/>
            <w:color w:val="0000FF"/>
            <w:sz w:val="20"/>
            <w:szCs w:val="20"/>
            <w:lang w:eastAsia="hu-HU"/>
          </w:rPr>
          <w:t>if</w:t>
        </w:r>
        <w:proofErr w:type="spellEnd"/>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80"/>
            <w:sz w:val="20"/>
            <w:szCs w:val="20"/>
            <w:lang w:eastAsia="hu-HU"/>
          </w:rPr>
          <w:t>(</w:t>
        </w:r>
        <w:proofErr w:type="gramStart"/>
        <w:r w:rsidRPr="004C0495">
          <w:rPr>
            <w:rFonts w:ascii="Courier New" w:hAnsi="Courier New" w:cs="Courier New"/>
            <w:color w:val="000000"/>
            <w:sz w:val="20"/>
            <w:szCs w:val="20"/>
            <w:lang w:eastAsia="hu-HU"/>
          </w:rPr>
          <w:t xml:space="preserve">out </w:t>
        </w:r>
        <w:r w:rsidRPr="004C0495">
          <w:rPr>
            <w:rFonts w:ascii="Courier New" w:hAnsi="Courier New" w:cs="Courier New"/>
            <w:b/>
            <w:bCs/>
            <w:color w:val="000080"/>
            <w:sz w:val="20"/>
            <w:szCs w:val="20"/>
            <w:lang w:eastAsia="hu-HU"/>
          </w:rPr>
          <w:t>!</w:t>
        </w:r>
        <w:proofErr w:type="gramEnd"/>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r w:rsidRPr="004C0495">
          <w:rPr>
            <w:rFonts w:ascii="Courier New" w:hAnsi="Courier New" w:cs="Courier New"/>
            <w:color w:val="808080"/>
            <w:sz w:val="20"/>
            <w:szCs w:val="20"/>
            <w:lang w:eastAsia="hu-HU"/>
          </w:rPr>
          <w:t>''</w:t>
        </w:r>
        <w:r w:rsidRPr="004C0495">
          <w:rPr>
            <w:rFonts w:ascii="Courier New" w:hAnsi="Courier New" w:cs="Courier New"/>
            <w:b/>
            <w:bCs/>
            <w:color w:val="000080"/>
            <w:sz w:val="20"/>
            <w:szCs w:val="20"/>
            <w:lang w:eastAsia="hu-HU"/>
          </w:rPr>
          <w:t>):</w:t>
        </w:r>
      </w:ins>
    </w:p>
    <w:p w14:paraId="5828F9E4" w14:textId="77777777" w:rsidR="004C0495" w:rsidRPr="004C0495" w:rsidRDefault="004C0495" w:rsidP="004C0495">
      <w:pPr>
        <w:shd w:val="clear" w:color="auto" w:fill="FFFFFF"/>
        <w:spacing w:after="0" w:line="240" w:lineRule="auto"/>
        <w:ind w:firstLine="0"/>
        <w:jc w:val="left"/>
        <w:rPr>
          <w:ins w:id="910" w:author="Windows-felhasználó" w:date="2017-12-05T14:19:00Z"/>
          <w:rFonts w:ascii="Courier New" w:hAnsi="Courier New" w:cs="Courier New"/>
          <w:color w:val="000000"/>
          <w:sz w:val="20"/>
          <w:szCs w:val="20"/>
          <w:lang w:eastAsia="hu-HU"/>
        </w:rPr>
      </w:pPr>
      <w:ins w:id="911" w:author="Windows-felhasználó" w:date="2017-12-05T14:19:00Z">
        <w:r w:rsidRPr="004C0495">
          <w:rPr>
            <w:rFonts w:ascii="Courier New" w:hAnsi="Courier New" w:cs="Courier New"/>
            <w:color w:val="000000"/>
            <w:sz w:val="20"/>
            <w:szCs w:val="20"/>
            <w:lang w:eastAsia="hu-HU"/>
          </w:rPr>
          <w:t xml:space="preserve">            </w:t>
        </w:r>
        <w:proofErr w:type="gramStart"/>
        <w:r w:rsidRPr="004C0495">
          <w:rPr>
            <w:rFonts w:ascii="Courier New" w:hAnsi="Courier New" w:cs="Courier New"/>
            <w:b/>
            <w:bCs/>
            <w:color w:val="0000FF"/>
            <w:sz w:val="20"/>
            <w:szCs w:val="20"/>
            <w:lang w:eastAsia="hu-HU"/>
          </w:rPr>
          <w:t>print</w:t>
        </w:r>
        <w:proofErr w:type="gramEnd"/>
        <w:r w:rsidRPr="004C0495">
          <w:rPr>
            <w:rFonts w:ascii="Courier New" w:hAnsi="Courier New" w:cs="Courier New"/>
            <w:color w:val="000000"/>
            <w:sz w:val="20"/>
            <w:szCs w:val="20"/>
            <w:lang w:eastAsia="hu-HU"/>
          </w:rPr>
          <w:t xml:space="preserve"> out</w:t>
        </w:r>
      </w:ins>
    </w:p>
    <w:p w14:paraId="3707844F" w14:textId="77777777" w:rsidR="004C0495" w:rsidRPr="004C0495" w:rsidRDefault="004C0495" w:rsidP="004C0495">
      <w:pPr>
        <w:shd w:val="clear" w:color="auto" w:fill="FFFFFF"/>
        <w:spacing w:after="0" w:line="240" w:lineRule="auto"/>
        <w:ind w:firstLine="0"/>
        <w:jc w:val="left"/>
        <w:rPr>
          <w:ins w:id="912" w:author="Windows-felhasználó" w:date="2017-12-05T14:19:00Z"/>
          <w:rFonts w:ascii="Courier New" w:hAnsi="Courier New" w:cs="Courier New"/>
          <w:color w:val="000000"/>
          <w:sz w:val="20"/>
          <w:szCs w:val="20"/>
          <w:lang w:eastAsia="hu-HU"/>
        </w:rPr>
      </w:pPr>
      <w:ins w:id="913" w:author="Windows-felhasználó" w:date="2017-12-05T14:19:00Z">
        <w:r w:rsidRPr="004C0495">
          <w:rPr>
            <w:rFonts w:ascii="Courier New" w:hAnsi="Courier New" w:cs="Courier New"/>
            <w:color w:val="000000"/>
            <w:sz w:val="20"/>
            <w:szCs w:val="20"/>
            <w:lang w:eastAsia="hu-HU"/>
          </w:rPr>
          <w:t xml:space="preserve">            </w:t>
        </w:r>
      </w:ins>
    </w:p>
    <w:p w14:paraId="366B946E" w14:textId="77777777" w:rsidR="004C0495" w:rsidRPr="004C0495" w:rsidRDefault="004C0495" w:rsidP="004C0495">
      <w:pPr>
        <w:shd w:val="clear" w:color="auto" w:fill="FFFFFF"/>
        <w:spacing w:after="0" w:line="240" w:lineRule="auto"/>
        <w:ind w:firstLine="0"/>
        <w:jc w:val="left"/>
        <w:rPr>
          <w:ins w:id="914" w:author="Windows-felhasználó" w:date="2017-12-05T14:19:00Z"/>
          <w:rFonts w:ascii="Courier New" w:hAnsi="Courier New" w:cs="Courier New"/>
          <w:color w:val="000000"/>
          <w:sz w:val="20"/>
          <w:szCs w:val="20"/>
          <w:lang w:eastAsia="hu-HU"/>
        </w:rPr>
      </w:pPr>
      <w:ins w:id="915" w:author="Windows-felhasználó" w:date="2017-12-05T14:19:00Z">
        <w:r w:rsidRPr="004C0495">
          <w:rPr>
            <w:rFonts w:ascii="Courier New" w:hAnsi="Courier New" w:cs="Courier New"/>
            <w:color w:val="000000"/>
            <w:sz w:val="20"/>
            <w:szCs w:val="20"/>
            <w:lang w:eastAsia="hu-HU"/>
          </w:rPr>
          <w:t xml:space="preserve">        </w:t>
        </w:r>
        <w:proofErr w:type="spellStart"/>
        <w:proofErr w:type="gramStart"/>
        <w:r w:rsidRPr="004C0495">
          <w:rPr>
            <w:rFonts w:ascii="Courier New" w:hAnsi="Courier New" w:cs="Courier New"/>
            <w:color w:val="000000"/>
            <w:sz w:val="20"/>
            <w:szCs w:val="20"/>
            <w:lang w:eastAsia="hu-HU"/>
          </w:rPr>
          <w:t>db</w:t>
        </w:r>
        <w:proofErr w:type="gramEnd"/>
        <w:r w:rsidRPr="004C0495">
          <w:rPr>
            <w:rFonts w:ascii="Courier New" w:hAnsi="Courier New" w:cs="Courier New"/>
            <w:color w:val="000000"/>
            <w:sz w:val="20"/>
            <w:szCs w:val="20"/>
            <w:lang w:eastAsia="hu-HU"/>
          </w:rPr>
          <w:t>_cursor</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execute</w:t>
        </w:r>
        <w:proofErr w:type="spellEnd"/>
        <w:r w:rsidRPr="004C0495">
          <w:rPr>
            <w:rFonts w:ascii="Courier New" w:hAnsi="Courier New" w:cs="Courier New"/>
            <w:b/>
            <w:bCs/>
            <w:color w:val="000080"/>
            <w:sz w:val="20"/>
            <w:szCs w:val="20"/>
            <w:lang w:eastAsia="hu-HU"/>
          </w:rPr>
          <w:t>(</w:t>
        </w:r>
        <w:proofErr w:type="spellStart"/>
        <w:r w:rsidRPr="004C0495">
          <w:rPr>
            <w:rFonts w:ascii="Courier New" w:hAnsi="Courier New" w:cs="Courier New"/>
            <w:color w:val="000000"/>
            <w:sz w:val="20"/>
            <w:szCs w:val="20"/>
            <w:lang w:eastAsia="hu-HU"/>
          </w:rPr>
          <w:t>update_pots</w:t>
        </w:r>
        <w:proofErr w:type="spellEnd"/>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80"/>
            <w:sz w:val="20"/>
            <w:szCs w:val="20"/>
            <w:lang w:eastAsia="hu-HU"/>
          </w:rPr>
          <w:t>(</w:t>
        </w:r>
        <w:proofErr w:type="spellStart"/>
        <w:r w:rsidRPr="004C0495">
          <w:rPr>
            <w:rFonts w:ascii="Courier New" w:hAnsi="Courier New" w:cs="Courier New"/>
            <w:color w:val="000000"/>
            <w:sz w:val="20"/>
            <w:szCs w:val="20"/>
            <w:lang w:eastAsia="hu-HU"/>
          </w:rPr>
          <w:t>device</w:t>
        </w:r>
        <w:proofErr w:type="spellEnd"/>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out</w:t>
        </w:r>
        <w:r w:rsidRPr="004C0495">
          <w:rPr>
            <w:rFonts w:ascii="Courier New" w:hAnsi="Courier New" w:cs="Courier New"/>
            <w:b/>
            <w:bCs/>
            <w:color w:val="000080"/>
            <w:sz w:val="20"/>
            <w:szCs w:val="20"/>
            <w:lang w:eastAsia="hu-HU"/>
          </w:rPr>
          <w:t>))</w:t>
        </w:r>
      </w:ins>
    </w:p>
    <w:p w14:paraId="582A0F9C" w14:textId="77777777" w:rsidR="004C0495" w:rsidRPr="004C0495" w:rsidRDefault="004C0495" w:rsidP="004C0495">
      <w:pPr>
        <w:shd w:val="clear" w:color="auto" w:fill="FFFFFF"/>
        <w:spacing w:after="0" w:line="240" w:lineRule="auto"/>
        <w:ind w:firstLine="0"/>
        <w:jc w:val="left"/>
        <w:rPr>
          <w:ins w:id="916" w:author="Windows-felhasználó" w:date="2017-12-05T14:19:00Z"/>
          <w:rFonts w:ascii="Courier New" w:hAnsi="Courier New" w:cs="Courier New"/>
          <w:color w:val="000000"/>
          <w:sz w:val="20"/>
          <w:szCs w:val="20"/>
          <w:lang w:eastAsia="hu-HU"/>
        </w:rPr>
      </w:pPr>
      <w:ins w:id="917" w:author="Windows-felhasználó" w:date="2017-12-05T14:19:00Z">
        <w:r w:rsidRPr="004C0495">
          <w:rPr>
            <w:rFonts w:ascii="Courier New" w:hAnsi="Courier New" w:cs="Courier New"/>
            <w:color w:val="000000"/>
            <w:sz w:val="20"/>
            <w:szCs w:val="20"/>
            <w:lang w:eastAsia="hu-HU"/>
          </w:rPr>
          <w:t xml:space="preserve">        </w:t>
        </w:r>
        <w:proofErr w:type="spellStart"/>
        <w:proofErr w:type="gramStart"/>
        <w:r w:rsidRPr="004C0495">
          <w:rPr>
            <w:rFonts w:ascii="Courier New" w:hAnsi="Courier New" w:cs="Courier New"/>
            <w:color w:val="000000"/>
            <w:sz w:val="20"/>
            <w:szCs w:val="20"/>
            <w:lang w:eastAsia="hu-HU"/>
          </w:rPr>
          <w:t>db</w:t>
        </w:r>
        <w:proofErr w:type="gramEnd"/>
        <w:r w:rsidRPr="004C0495">
          <w:rPr>
            <w:rFonts w:ascii="Courier New" w:hAnsi="Courier New" w:cs="Courier New"/>
            <w:color w:val="000000"/>
            <w:sz w:val="20"/>
            <w:szCs w:val="20"/>
            <w:lang w:eastAsia="hu-HU"/>
          </w:rPr>
          <w:t>_cnx</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commit</w:t>
        </w:r>
        <w:proofErr w:type="spellEnd"/>
        <w:r w:rsidRPr="004C0495">
          <w:rPr>
            <w:rFonts w:ascii="Courier New" w:hAnsi="Courier New" w:cs="Courier New"/>
            <w:b/>
            <w:bCs/>
            <w:color w:val="000080"/>
            <w:sz w:val="20"/>
            <w:szCs w:val="20"/>
            <w:lang w:eastAsia="hu-HU"/>
          </w:rPr>
          <w:t>()</w:t>
        </w:r>
      </w:ins>
    </w:p>
    <w:p w14:paraId="60A5B0BB" w14:textId="77777777" w:rsidR="004C0495" w:rsidRPr="004C0495" w:rsidRDefault="004C0495" w:rsidP="004C0495">
      <w:pPr>
        <w:shd w:val="clear" w:color="auto" w:fill="FFFFFF"/>
        <w:spacing w:after="0" w:line="240" w:lineRule="auto"/>
        <w:ind w:firstLine="0"/>
        <w:jc w:val="left"/>
        <w:rPr>
          <w:ins w:id="918" w:author="Windows-felhasználó" w:date="2017-12-05T14:19:00Z"/>
          <w:rFonts w:ascii="Courier New" w:hAnsi="Courier New" w:cs="Courier New"/>
          <w:color w:val="000000"/>
          <w:sz w:val="20"/>
          <w:szCs w:val="20"/>
          <w:lang w:eastAsia="hu-HU"/>
        </w:rPr>
      </w:pPr>
    </w:p>
    <w:p w14:paraId="4F79E6B3" w14:textId="77777777" w:rsidR="004C0495" w:rsidRPr="004C0495" w:rsidRDefault="004C0495" w:rsidP="004C0495">
      <w:pPr>
        <w:shd w:val="clear" w:color="auto" w:fill="FFFFFF"/>
        <w:spacing w:after="0" w:line="240" w:lineRule="auto"/>
        <w:ind w:firstLine="0"/>
        <w:jc w:val="left"/>
        <w:rPr>
          <w:ins w:id="919" w:author="Windows-felhasználó" w:date="2017-12-05T14:19:00Z"/>
          <w:rFonts w:ascii="Courier New" w:hAnsi="Courier New" w:cs="Courier New"/>
          <w:color w:val="000000"/>
          <w:sz w:val="20"/>
          <w:szCs w:val="20"/>
          <w:lang w:eastAsia="hu-HU"/>
        </w:rPr>
      </w:pPr>
      <w:ins w:id="920" w:author="Windows-felhasználó" w:date="2017-12-05T14:19:00Z">
        <w:r w:rsidRPr="004C0495">
          <w:rPr>
            <w:rFonts w:ascii="Courier New" w:hAnsi="Courier New" w:cs="Courier New"/>
            <w:color w:val="000000"/>
            <w:sz w:val="20"/>
            <w:szCs w:val="20"/>
            <w:lang w:eastAsia="hu-HU"/>
          </w:rPr>
          <w:t xml:space="preserve">    </w:t>
        </w:r>
        <w:r w:rsidRPr="004C0495">
          <w:rPr>
            <w:rFonts w:ascii="Courier New" w:hAnsi="Courier New" w:cs="Courier New"/>
            <w:color w:val="008000"/>
            <w:sz w:val="20"/>
            <w:szCs w:val="20"/>
            <w:lang w:eastAsia="hu-HU"/>
          </w:rPr>
          <w:t>#</w:t>
        </w:r>
        <w:proofErr w:type="spellStart"/>
        <w:r w:rsidRPr="004C0495">
          <w:rPr>
            <w:rFonts w:ascii="Courier New" w:hAnsi="Courier New" w:cs="Courier New"/>
            <w:color w:val="008000"/>
            <w:sz w:val="20"/>
            <w:szCs w:val="20"/>
            <w:lang w:eastAsia="hu-HU"/>
          </w:rPr>
          <w:t>getting</w:t>
        </w:r>
        <w:proofErr w:type="spellEnd"/>
        <w:r w:rsidRPr="004C0495">
          <w:rPr>
            <w:rFonts w:ascii="Courier New" w:hAnsi="Courier New" w:cs="Courier New"/>
            <w:color w:val="008000"/>
            <w:sz w:val="20"/>
            <w:szCs w:val="20"/>
            <w:lang w:eastAsia="hu-HU"/>
          </w:rPr>
          <w:t xml:space="preserve"> </w:t>
        </w:r>
        <w:proofErr w:type="spellStart"/>
        <w:r w:rsidRPr="004C0495">
          <w:rPr>
            <w:rFonts w:ascii="Courier New" w:hAnsi="Courier New" w:cs="Courier New"/>
            <w:color w:val="008000"/>
            <w:sz w:val="20"/>
            <w:szCs w:val="20"/>
            <w:lang w:eastAsia="hu-HU"/>
          </w:rPr>
          <w:t>pots</w:t>
        </w:r>
        <w:proofErr w:type="spellEnd"/>
        <w:r w:rsidRPr="004C0495">
          <w:rPr>
            <w:rFonts w:ascii="Courier New" w:hAnsi="Courier New" w:cs="Courier New"/>
            <w:color w:val="008000"/>
            <w:sz w:val="20"/>
            <w:szCs w:val="20"/>
            <w:lang w:eastAsia="hu-HU"/>
          </w:rPr>
          <w:t xml:space="preserve"> </w:t>
        </w:r>
        <w:proofErr w:type="spellStart"/>
        <w:r w:rsidRPr="004C0495">
          <w:rPr>
            <w:rFonts w:ascii="Courier New" w:hAnsi="Courier New" w:cs="Courier New"/>
            <w:color w:val="008000"/>
            <w:sz w:val="20"/>
            <w:szCs w:val="20"/>
            <w:lang w:eastAsia="hu-HU"/>
          </w:rPr>
          <w:t>from</w:t>
        </w:r>
        <w:proofErr w:type="spellEnd"/>
        <w:r w:rsidRPr="004C0495">
          <w:rPr>
            <w:rFonts w:ascii="Courier New" w:hAnsi="Courier New" w:cs="Courier New"/>
            <w:color w:val="008000"/>
            <w:sz w:val="20"/>
            <w:szCs w:val="20"/>
            <w:lang w:eastAsia="hu-HU"/>
          </w:rPr>
          <w:t xml:space="preserve"> </w:t>
        </w:r>
        <w:proofErr w:type="spellStart"/>
        <w:r w:rsidRPr="004C0495">
          <w:rPr>
            <w:rFonts w:ascii="Courier New" w:hAnsi="Courier New" w:cs="Courier New"/>
            <w:color w:val="008000"/>
            <w:sz w:val="20"/>
            <w:szCs w:val="20"/>
            <w:lang w:eastAsia="hu-HU"/>
          </w:rPr>
          <w:t>database</w:t>
        </w:r>
        <w:proofErr w:type="spellEnd"/>
        <w:r w:rsidRPr="004C0495">
          <w:rPr>
            <w:rFonts w:ascii="Courier New" w:hAnsi="Courier New" w:cs="Courier New"/>
            <w:color w:val="008000"/>
            <w:sz w:val="20"/>
            <w:szCs w:val="20"/>
            <w:lang w:eastAsia="hu-HU"/>
          </w:rPr>
          <w:t xml:space="preserve"> </w:t>
        </w:r>
      </w:ins>
    </w:p>
    <w:p w14:paraId="12944908" w14:textId="77777777" w:rsidR="004C0495" w:rsidRPr="004C0495" w:rsidRDefault="004C0495" w:rsidP="004C0495">
      <w:pPr>
        <w:shd w:val="clear" w:color="auto" w:fill="FFFFFF"/>
        <w:spacing w:after="0" w:line="240" w:lineRule="auto"/>
        <w:ind w:firstLine="0"/>
        <w:jc w:val="left"/>
        <w:rPr>
          <w:ins w:id="921" w:author="Windows-felhasználó" w:date="2017-12-05T14:19:00Z"/>
          <w:rFonts w:ascii="Courier New" w:hAnsi="Courier New" w:cs="Courier New"/>
          <w:color w:val="000000"/>
          <w:sz w:val="20"/>
          <w:szCs w:val="20"/>
          <w:lang w:eastAsia="hu-HU"/>
        </w:rPr>
      </w:pPr>
      <w:ins w:id="922" w:author="Windows-felhasználó" w:date="2017-12-05T14:19:00Z">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get_pots_ID</w:t>
        </w:r>
        <w:proofErr w:type="spellEnd"/>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80"/>
            <w:sz w:val="20"/>
            <w:szCs w:val="20"/>
            <w:lang w:eastAsia="hu-HU"/>
          </w:rPr>
          <w:t>(</w:t>
        </w:r>
        <w:r w:rsidRPr="004C0495">
          <w:rPr>
            <w:rFonts w:ascii="Courier New" w:hAnsi="Courier New" w:cs="Courier New"/>
            <w:color w:val="808080"/>
            <w:sz w:val="20"/>
            <w:szCs w:val="20"/>
            <w:lang w:eastAsia="hu-HU"/>
          </w:rPr>
          <w:t>'</w:t>
        </w:r>
        <w:proofErr w:type="spellStart"/>
        <w:r w:rsidRPr="004C0495">
          <w:rPr>
            <w:rFonts w:ascii="Courier New" w:hAnsi="Courier New" w:cs="Courier New"/>
            <w:color w:val="808080"/>
            <w:sz w:val="20"/>
            <w:szCs w:val="20"/>
            <w:lang w:eastAsia="hu-HU"/>
          </w:rPr>
          <w:t>select</w:t>
        </w:r>
        <w:proofErr w:type="spellEnd"/>
        <w:r w:rsidRPr="004C0495">
          <w:rPr>
            <w:rFonts w:ascii="Courier New" w:hAnsi="Courier New" w:cs="Courier New"/>
            <w:color w:val="808080"/>
            <w:sz w:val="20"/>
            <w:szCs w:val="20"/>
            <w:lang w:eastAsia="hu-HU"/>
          </w:rPr>
          <w:t xml:space="preserve"> ID </w:t>
        </w:r>
        <w:proofErr w:type="spellStart"/>
        <w:r w:rsidRPr="004C0495">
          <w:rPr>
            <w:rFonts w:ascii="Courier New" w:hAnsi="Courier New" w:cs="Courier New"/>
            <w:color w:val="808080"/>
            <w:sz w:val="20"/>
            <w:szCs w:val="20"/>
            <w:lang w:eastAsia="hu-HU"/>
          </w:rPr>
          <w:t>from</w:t>
        </w:r>
        <w:proofErr w:type="spellEnd"/>
        <w:r w:rsidRPr="004C0495">
          <w:rPr>
            <w:rFonts w:ascii="Courier New" w:hAnsi="Courier New" w:cs="Courier New"/>
            <w:color w:val="808080"/>
            <w:sz w:val="20"/>
            <w:szCs w:val="20"/>
            <w:lang w:eastAsia="hu-HU"/>
          </w:rPr>
          <w:t xml:space="preserve"> POTS;'</w:t>
        </w:r>
        <w:r w:rsidRPr="004C0495">
          <w:rPr>
            <w:rFonts w:ascii="Courier New" w:hAnsi="Courier New" w:cs="Courier New"/>
            <w:b/>
            <w:bCs/>
            <w:color w:val="000080"/>
            <w:sz w:val="20"/>
            <w:szCs w:val="20"/>
            <w:lang w:eastAsia="hu-HU"/>
          </w:rPr>
          <w:t>)</w:t>
        </w:r>
      </w:ins>
    </w:p>
    <w:p w14:paraId="5DC26FE0" w14:textId="77777777" w:rsidR="004C0495" w:rsidRPr="004C0495" w:rsidRDefault="004C0495" w:rsidP="004C0495">
      <w:pPr>
        <w:shd w:val="clear" w:color="auto" w:fill="FFFFFF"/>
        <w:spacing w:after="0" w:line="240" w:lineRule="auto"/>
        <w:ind w:firstLine="0"/>
        <w:jc w:val="left"/>
        <w:rPr>
          <w:ins w:id="923" w:author="Windows-felhasználó" w:date="2017-12-05T14:19:00Z"/>
          <w:rFonts w:ascii="Courier New" w:hAnsi="Courier New" w:cs="Courier New"/>
          <w:color w:val="000000"/>
          <w:sz w:val="20"/>
          <w:szCs w:val="20"/>
          <w:lang w:eastAsia="hu-HU"/>
        </w:rPr>
      </w:pPr>
      <w:ins w:id="924" w:author="Windows-felhasználó" w:date="2017-12-05T14:19:00Z">
        <w:r w:rsidRPr="004C0495">
          <w:rPr>
            <w:rFonts w:ascii="Courier New" w:hAnsi="Courier New" w:cs="Courier New"/>
            <w:color w:val="000000"/>
            <w:sz w:val="20"/>
            <w:szCs w:val="20"/>
            <w:lang w:eastAsia="hu-HU"/>
          </w:rPr>
          <w:t xml:space="preserve">    </w:t>
        </w:r>
        <w:proofErr w:type="spellStart"/>
        <w:proofErr w:type="gramStart"/>
        <w:r w:rsidRPr="004C0495">
          <w:rPr>
            <w:rFonts w:ascii="Courier New" w:hAnsi="Courier New" w:cs="Courier New"/>
            <w:color w:val="000000"/>
            <w:sz w:val="20"/>
            <w:szCs w:val="20"/>
            <w:lang w:eastAsia="hu-HU"/>
          </w:rPr>
          <w:t>db</w:t>
        </w:r>
        <w:proofErr w:type="gramEnd"/>
        <w:r w:rsidRPr="004C0495">
          <w:rPr>
            <w:rFonts w:ascii="Courier New" w:hAnsi="Courier New" w:cs="Courier New"/>
            <w:color w:val="000000"/>
            <w:sz w:val="20"/>
            <w:szCs w:val="20"/>
            <w:lang w:eastAsia="hu-HU"/>
          </w:rPr>
          <w:t>_cursor</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execute</w:t>
        </w:r>
        <w:proofErr w:type="spellEnd"/>
        <w:r w:rsidRPr="004C0495">
          <w:rPr>
            <w:rFonts w:ascii="Courier New" w:hAnsi="Courier New" w:cs="Courier New"/>
            <w:b/>
            <w:bCs/>
            <w:color w:val="000080"/>
            <w:sz w:val="20"/>
            <w:szCs w:val="20"/>
            <w:lang w:eastAsia="hu-HU"/>
          </w:rPr>
          <w:t>(</w:t>
        </w:r>
        <w:proofErr w:type="spellStart"/>
        <w:r w:rsidRPr="004C0495">
          <w:rPr>
            <w:rFonts w:ascii="Courier New" w:hAnsi="Courier New" w:cs="Courier New"/>
            <w:color w:val="000000"/>
            <w:sz w:val="20"/>
            <w:szCs w:val="20"/>
            <w:lang w:eastAsia="hu-HU"/>
          </w:rPr>
          <w:t>get_pots_ID</w:t>
        </w:r>
        <w:proofErr w:type="spellEnd"/>
        <w:r w:rsidRPr="004C0495">
          <w:rPr>
            <w:rFonts w:ascii="Courier New" w:hAnsi="Courier New" w:cs="Courier New"/>
            <w:b/>
            <w:bCs/>
            <w:color w:val="000080"/>
            <w:sz w:val="20"/>
            <w:szCs w:val="20"/>
            <w:lang w:eastAsia="hu-HU"/>
          </w:rPr>
          <w:t>)</w:t>
        </w:r>
      </w:ins>
    </w:p>
    <w:p w14:paraId="074AD885" w14:textId="77777777" w:rsidR="004C0495" w:rsidRPr="004C0495" w:rsidRDefault="004C0495" w:rsidP="004C0495">
      <w:pPr>
        <w:shd w:val="clear" w:color="auto" w:fill="FFFFFF"/>
        <w:spacing w:after="0" w:line="240" w:lineRule="auto"/>
        <w:ind w:firstLine="0"/>
        <w:jc w:val="left"/>
        <w:rPr>
          <w:ins w:id="925" w:author="Windows-felhasználó" w:date="2017-12-05T14:19:00Z"/>
          <w:rFonts w:ascii="Courier New" w:hAnsi="Courier New" w:cs="Courier New"/>
          <w:color w:val="000000"/>
          <w:sz w:val="20"/>
          <w:szCs w:val="20"/>
          <w:lang w:eastAsia="hu-HU"/>
        </w:rPr>
      </w:pPr>
      <w:ins w:id="926" w:author="Windows-felhasználó" w:date="2017-12-05T14:19:00Z">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pot_id_list</w:t>
        </w:r>
        <w:proofErr w:type="spellEnd"/>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db_</w:t>
        </w:r>
        <w:proofErr w:type="gramStart"/>
        <w:r w:rsidRPr="004C0495">
          <w:rPr>
            <w:rFonts w:ascii="Courier New" w:hAnsi="Courier New" w:cs="Courier New"/>
            <w:color w:val="000000"/>
            <w:sz w:val="20"/>
            <w:szCs w:val="20"/>
            <w:lang w:eastAsia="hu-HU"/>
          </w:rPr>
          <w:t>cursor</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fetchall</w:t>
        </w:r>
        <w:proofErr w:type="spellEnd"/>
        <w:r w:rsidRPr="004C0495">
          <w:rPr>
            <w:rFonts w:ascii="Courier New" w:hAnsi="Courier New" w:cs="Courier New"/>
            <w:b/>
            <w:bCs/>
            <w:color w:val="000080"/>
            <w:sz w:val="20"/>
            <w:szCs w:val="20"/>
            <w:lang w:eastAsia="hu-HU"/>
          </w:rPr>
          <w:t>(</w:t>
        </w:r>
        <w:proofErr w:type="gramEnd"/>
        <w:r w:rsidRPr="004C0495">
          <w:rPr>
            <w:rFonts w:ascii="Courier New" w:hAnsi="Courier New" w:cs="Courier New"/>
            <w:b/>
            <w:bCs/>
            <w:color w:val="000080"/>
            <w:sz w:val="20"/>
            <w:szCs w:val="20"/>
            <w:lang w:eastAsia="hu-HU"/>
          </w:rPr>
          <w:t>)</w:t>
        </w:r>
      </w:ins>
    </w:p>
    <w:p w14:paraId="5D610842" w14:textId="77777777" w:rsidR="004C0495" w:rsidRPr="004C0495" w:rsidRDefault="004C0495" w:rsidP="004C0495">
      <w:pPr>
        <w:shd w:val="clear" w:color="auto" w:fill="FFFFFF"/>
        <w:spacing w:after="0" w:line="240" w:lineRule="auto"/>
        <w:ind w:firstLine="0"/>
        <w:jc w:val="left"/>
        <w:rPr>
          <w:ins w:id="927" w:author="Windows-felhasználó" w:date="2017-12-05T14:19:00Z"/>
          <w:rFonts w:ascii="Courier New" w:hAnsi="Courier New" w:cs="Courier New"/>
          <w:color w:val="000000"/>
          <w:sz w:val="20"/>
          <w:szCs w:val="20"/>
          <w:lang w:eastAsia="hu-HU"/>
        </w:rPr>
      </w:pPr>
    </w:p>
    <w:p w14:paraId="6E86B0AD" w14:textId="77777777" w:rsidR="004C0495" w:rsidRPr="004C0495" w:rsidRDefault="004C0495" w:rsidP="004C0495">
      <w:pPr>
        <w:shd w:val="clear" w:color="auto" w:fill="FFFFFF"/>
        <w:spacing w:after="0" w:line="240" w:lineRule="auto"/>
        <w:ind w:firstLine="0"/>
        <w:jc w:val="left"/>
        <w:rPr>
          <w:ins w:id="928" w:author="Windows-felhasználó" w:date="2017-12-05T14:19:00Z"/>
          <w:rFonts w:ascii="Courier New" w:hAnsi="Courier New" w:cs="Courier New"/>
          <w:color w:val="000000"/>
          <w:sz w:val="20"/>
          <w:szCs w:val="20"/>
          <w:lang w:eastAsia="hu-HU"/>
        </w:rPr>
      </w:pPr>
      <w:ins w:id="929" w:author="Windows-felhasználó" w:date="2017-12-05T14:19:00Z">
        <w:r w:rsidRPr="004C0495">
          <w:rPr>
            <w:rFonts w:ascii="Courier New" w:hAnsi="Courier New" w:cs="Courier New"/>
            <w:color w:val="000000"/>
            <w:sz w:val="20"/>
            <w:szCs w:val="20"/>
            <w:lang w:eastAsia="hu-HU"/>
          </w:rPr>
          <w:t xml:space="preserve">    </w:t>
        </w:r>
        <w:r w:rsidRPr="004C0495">
          <w:rPr>
            <w:rFonts w:ascii="Courier New" w:hAnsi="Courier New" w:cs="Courier New"/>
            <w:color w:val="008000"/>
            <w:sz w:val="20"/>
            <w:szCs w:val="20"/>
            <w:lang w:eastAsia="hu-HU"/>
          </w:rPr>
          <w:t>#</w:t>
        </w:r>
        <w:proofErr w:type="gramStart"/>
        <w:r w:rsidRPr="004C0495">
          <w:rPr>
            <w:rFonts w:ascii="Courier New" w:hAnsi="Courier New" w:cs="Courier New"/>
            <w:color w:val="008000"/>
            <w:sz w:val="20"/>
            <w:szCs w:val="20"/>
            <w:lang w:eastAsia="hu-HU"/>
          </w:rPr>
          <w:t>starting</w:t>
        </w:r>
        <w:proofErr w:type="gramEnd"/>
        <w:r w:rsidRPr="004C0495">
          <w:rPr>
            <w:rFonts w:ascii="Courier New" w:hAnsi="Courier New" w:cs="Courier New"/>
            <w:color w:val="008000"/>
            <w:sz w:val="20"/>
            <w:szCs w:val="20"/>
            <w:lang w:eastAsia="hu-HU"/>
          </w:rPr>
          <w:t xml:space="preserve"> a </w:t>
        </w:r>
        <w:proofErr w:type="spellStart"/>
        <w:r w:rsidRPr="004C0495">
          <w:rPr>
            <w:rFonts w:ascii="Courier New" w:hAnsi="Courier New" w:cs="Courier New"/>
            <w:color w:val="008000"/>
            <w:sz w:val="20"/>
            <w:szCs w:val="20"/>
            <w:lang w:eastAsia="hu-HU"/>
          </w:rPr>
          <w:t>process</w:t>
        </w:r>
        <w:proofErr w:type="spellEnd"/>
        <w:r w:rsidRPr="004C0495">
          <w:rPr>
            <w:rFonts w:ascii="Courier New" w:hAnsi="Courier New" w:cs="Courier New"/>
            <w:color w:val="008000"/>
            <w:sz w:val="20"/>
            <w:szCs w:val="20"/>
            <w:lang w:eastAsia="hu-HU"/>
          </w:rPr>
          <w:t xml:space="preserve"> </w:t>
        </w:r>
        <w:proofErr w:type="spellStart"/>
        <w:r w:rsidRPr="004C0495">
          <w:rPr>
            <w:rFonts w:ascii="Courier New" w:hAnsi="Courier New" w:cs="Courier New"/>
            <w:color w:val="008000"/>
            <w:sz w:val="20"/>
            <w:szCs w:val="20"/>
            <w:lang w:eastAsia="hu-HU"/>
          </w:rPr>
          <w:t>for</w:t>
        </w:r>
        <w:proofErr w:type="spellEnd"/>
        <w:r w:rsidRPr="004C0495">
          <w:rPr>
            <w:rFonts w:ascii="Courier New" w:hAnsi="Courier New" w:cs="Courier New"/>
            <w:color w:val="008000"/>
            <w:sz w:val="20"/>
            <w:szCs w:val="20"/>
            <w:lang w:eastAsia="hu-HU"/>
          </w:rPr>
          <w:t xml:space="preserve"> </w:t>
        </w:r>
        <w:proofErr w:type="spellStart"/>
        <w:r w:rsidRPr="004C0495">
          <w:rPr>
            <w:rFonts w:ascii="Courier New" w:hAnsi="Courier New" w:cs="Courier New"/>
            <w:color w:val="008000"/>
            <w:sz w:val="20"/>
            <w:szCs w:val="20"/>
            <w:lang w:eastAsia="hu-HU"/>
          </w:rPr>
          <w:t>each</w:t>
        </w:r>
        <w:proofErr w:type="spellEnd"/>
        <w:r w:rsidRPr="004C0495">
          <w:rPr>
            <w:rFonts w:ascii="Courier New" w:hAnsi="Courier New" w:cs="Courier New"/>
            <w:color w:val="008000"/>
            <w:sz w:val="20"/>
            <w:szCs w:val="20"/>
            <w:lang w:eastAsia="hu-HU"/>
          </w:rPr>
          <w:t xml:space="preserve"> </w:t>
        </w:r>
        <w:proofErr w:type="spellStart"/>
        <w:r w:rsidRPr="004C0495">
          <w:rPr>
            <w:rFonts w:ascii="Courier New" w:hAnsi="Courier New" w:cs="Courier New"/>
            <w:color w:val="008000"/>
            <w:sz w:val="20"/>
            <w:szCs w:val="20"/>
            <w:lang w:eastAsia="hu-HU"/>
          </w:rPr>
          <w:t>pot</w:t>
        </w:r>
        <w:proofErr w:type="spellEnd"/>
      </w:ins>
    </w:p>
    <w:p w14:paraId="4034E1D8" w14:textId="77777777" w:rsidR="004C0495" w:rsidRPr="004C0495" w:rsidRDefault="004C0495" w:rsidP="004C0495">
      <w:pPr>
        <w:shd w:val="clear" w:color="auto" w:fill="FFFFFF"/>
        <w:spacing w:after="0" w:line="240" w:lineRule="auto"/>
        <w:ind w:firstLine="0"/>
        <w:jc w:val="left"/>
        <w:rPr>
          <w:ins w:id="930" w:author="Windows-felhasználó" w:date="2017-12-05T14:19:00Z"/>
          <w:rFonts w:ascii="Courier New" w:hAnsi="Courier New" w:cs="Courier New"/>
          <w:color w:val="000000"/>
          <w:sz w:val="20"/>
          <w:szCs w:val="20"/>
          <w:lang w:eastAsia="hu-HU"/>
        </w:rPr>
      </w:pPr>
      <w:ins w:id="931" w:author="Windows-felhasználó" w:date="2017-12-05T14:19:00Z">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b/>
            <w:bCs/>
            <w:color w:val="0000FF"/>
            <w:sz w:val="20"/>
            <w:szCs w:val="20"/>
            <w:lang w:eastAsia="hu-HU"/>
          </w:rPr>
          <w:t>for</w:t>
        </w:r>
        <w:proofErr w:type="spellEnd"/>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element</w:t>
        </w:r>
        <w:proofErr w:type="spellEnd"/>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FF"/>
            <w:sz w:val="20"/>
            <w:szCs w:val="20"/>
            <w:lang w:eastAsia="hu-HU"/>
          </w:rPr>
          <w:t>in</w:t>
        </w:r>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pot_id_list</w:t>
        </w:r>
        <w:proofErr w:type="spellEnd"/>
        <w:r w:rsidRPr="004C0495">
          <w:rPr>
            <w:rFonts w:ascii="Courier New" w:hAnsi="Courier New" w:cs="Courier New"/>
            <w:b/>
            <w:bCs/>
            <w:color w:val="000080"/>
            <w:sz w:val="20"/>
            <w:szCs w:val="20"/>
            <w:lang w:eastAsia="hu-HU"/>
          </w:rPr>
          <w:t>:</w:t>
        </w:r>
      </w:ins>
    </w:p>
    <w:p w14:paraId="47C90531" w14:textId="77777777" w:rsidR="004C0495" w:rsidRPr="004C0495" w:rsidRDefault="004C0495" w:rsidP="004C0495">
      <w:pPr>
        <w:shd w:val="clear" w:color="auto" w:fill="FFFFFF"/>
        <w:spacing w:after="0" w:line="240" w:lineRule="auto"/>
        <w:ind w:firstLine="0"/>
        <w:jc w:val="left"/>
        <w:rPr>
          <w:ins w:id="932" w:author="Windows-felhasználó" w:date="2017-12-05T14:19:00Z"/>
          <w:rFonts w:ascii="Courier New" w:hAnsi="Courier New" w:cs="Courier New"/>
          <w:color w:val="000000"/>
          <w:sz w:val="20"/>
          <w:szCs w:val="20"/>
          <w:lang w:eastAsia="hu-HU"/>
        </w:rPr>
      </w:pPr>
      <w:ins w:id="933" w:author="Windows-felhasználó" w:date="2017-12-05T14:19:00Z">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id_str</w:t>
        </w:r>
        <w:proofErr w:type="spellEnd"/>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proofErr w:type="spellStart"/>
        <w:proofErr w:type="gramStart"/>
        <w:r w:rsidRPr="004C0495">
          <w:rPr>
            <w:rFonts w:ascii="Courier New" w:hAnsi="Courier New" w:cs="Courier New"/>
            <w:color w:val="000000"/>
            <w:sz w:val="20"/>
            <w:szCs w:val="20"/>
            <w:lang w:eastAsia="hu-HU"/>
          </w:rPr>
          <w:t>str</w:t>
        </w:r>
        <w:proofErr w:type="spellEnd"/>
        <w:r w:rsidRPr="004C0495">
          <w:rPr>
            <w:rFonts w:ascii="Courier New" w:hAnsi="Courier New" w:cs="Courier New"/>
            <w:b/>
            <w:bCs/>
            <w:color w:val="000080"/>
            <w:sz w:val="20"/>
            <w:szCs w:val="20"/>
            <w:lang w:eastAsia="hu-HU"/>
          </w:rPr>
          <w:t>(</w:t>
        </w:r>
        <w:proofErr w:type="spellStart"/>
        <w:proofErr w:type="gramEnd"/>
        <w:r w:rsidRPr="004C0495">
          <w:rPr>
            <w:rFonts w:ascii="Courier New" w:hAnsi="Courier New" w:cs="Courier New"/>
            <w:color w:val="000000"/>
            <w:sz w:val="20"/>
            <w:szCs w:val="20"/>
            <w:lang w:eastAsia="hu-HU"/>
          </w:rPr>
          <w:t>element</w:t>
        </w:r>
        <w:proofErr w:type="spellEnd"/>
        <w:r w:rsidRPr="004C0495">
          <w:rPr>
            <w:rFonts w:ascii="Courier New" w:hAnsi="Courier New" w:cs="Courier New"/>
            <w:b/>
            <w:bCs/>
            <w:color w:val="000080"/>
            <w:sz w:val="20"/>
            <w:szCs w:val="20"/>
            <w:lang w:eastAsia="hu-HU"/>
          </w:rPr>
          <w:t>[</w:t>
        </w:r>
        <w:r w:rsidRPr="004C0495">
          <w:rPr>
            <w:rFonts w:ascii="Courier New" w:hAnsi="Courier New" w:cs="Courier New"/>
            <w:color w:val="FF0000"/>
            <w:sz w:val="20"/>
            <w:szCs w:val="20"/>
            <w:lang w:eastAsia="hu-HU"/>
          </w:rPr>
          <w:t>0</w:t>
        </w:r>
        <w:r w:rsidRPr="004C0495">
          <w:rPr>
            <w:rFonts w:ascii="Courier New" w:hAnsi="Courier New" w:cs="Courier New"/>
            <w:b/>
            <w:bCs/>
            <w:color w:val="000080"/>
            <w:sz w:val="20"/>
            <w:szCs w:val="20"/>
            <w:lang w:eastAsia="hu-HU"/>
          </w:rPr>
          <w:t>])</w:t>
        </w:r>
      </w:ins>
    </w:p>
    <w:p w14:paraId="05D90DF5" w14:textId="77777777" w:rsidR="004C0495" w:rsidRPr="004C0495" w:rsidRDefault="004C0495" w:rsidP="004C0495">
      <w:pPr>
        <w:shd w:val="clear" w:color="auto" w:fill="FFFFFF"/>
        <w:spacing w:after="0" w:line="240" w:lineRule="auto"/>
        <w:ind w:firstLine="0"/>
        <w:jc w:val="left"/>
        <w:rPr>
          <w:ins w:id="934" w:author="Windows-felhasználó" w:date="2017-12-05T14:19:00Z"/>
          <w:rFonts w:ascii="Courier New" w:hAnsi="Courier New" w:cs="Courier New"/>
          <w:color w:val="000000"/>
          <w:sz w:val="20"/>
          <w:szCs w:val="20"/>
          <w:lang w:eastAsia="hu-HU"/>
        </w:rPr>
      </w:pPr>
      <w:ins w:id="935" w:author="Windows-felhasználó" w:date="2017-12-05T14:19:00Z">
        <w:r w:rsidRPr="004C0495">
          <w:rPr>
            <w:rFonts w:ascii="Courier New" w:hAnsi="Courier New" w:cs="Courier New"/>
            <w:color w:val="000000"/>
            <w:sz w:val="20"/>
            <w:szCs w:val="20"/>
            <w:lang w:eastAsia="hu-HU"/>
          </w:rPr>
          <w:t xml:space="preserve">        </w:t>
        </w:r>
        <w:proofErr w:type="spellStart"/>
        <w:proofErr w:type="gramStart"/>
        <w:r w:rsidRPr="004C0495">
          <w:rPr>
            <w:rFonts w:ascii="Courier New" w:hAnsi="Courier New" w:cs="Courier New"/>
            <w:color w:val="000000"/>
            <w:sz w:val="20"/>
            <w:szCs w:val="20"/>
            <w:lang w:eastAsia="hu-HU"/>
          </w:rPr>
          <w:t>os</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popen</w:t>
        </w:r>
        <w:proofErr w:type="spellEnd"/>
        <w:r w:rsidRPr="004C0495">
          <w:rPr>
            <w:rFonts w:ascii="Courier New" w:hAnsi="Courier New" w:cs="Courier New"/>
            <w:b/>
            <w:bCs/>
            <w:color w:val="000080"/>
            <w:sz w:val="20"/>
            <w:szCs w:val="20"/>
            <w:lang w:eastAsia="hu-HU"/>
          </w:rPr>
          <w:t>(</w:t>
        </w:r>
        <w:proofErr w:type="gramEnd"/>
        <w:r w:rsidRPr="004C0495">
          <w:rPr>
            <w:rFonts w:ascii="Courier New" w:hAnsi="Courier New" w:cs="Courier New"/>
            <w:color w:val="808080"/>
            <w:sz w:val="20"/>
            <w:szCs w:val="20"/>
            <w:lang w:eastAsia="hu-HU"/>
          </w:rPr>
          <w:t>"/</w:t>
        </w:r>
        <w:proofErr w:type="spellStart"/>
        <w:r w:rsidRPr="004C0495">
          <w:rPr>
            <w:rFonts w:ascii="Courier New" w:hAnsi="Courier New" w:cs="Courier New"/>
            <w:color w:val="808080"/>
            <w:sz w:val="20"/>
            <w:szCs w:val="20"/>
            <w:lang w:eastAsia="hu-HU"/>
          </w:rPr>
          <w:t>usr</w:t>
        </w:r>
        <w:proofErr w:type="spellEnd"/>
        <w:r w:rsidRPr="004C0495">
          <w:rPr>
            <w:rFonts w:ascii="Courier New" w:hAnsi="Courier New" w:cs="Courier New"/>
            <w:color w:val="808080"/>
            <w:sz w:val="20"/>
            <w:szCs w:val="20"/>
            <w:lang w:eastAsia="hu-HU"/>
          </w:rPr>
          <w:t>/bin/</w:t>
        </w:r>
        <w:proofErr w:type="spellStart"/>
        <w:r w:rsidRPr="004C0495">
          <w:rPr>
            <w:rFonts w:ascii="Courier New" w:hAnsi="Courier New" w:cs="Courier New"/>
            <w:color w:val="808080"/>
            <w:sz w:val="20"/>
            <w:szCs w:val="20"/>
            <w:lang w:eastAsia="hu-HU"/>
          </w:rPr>
          <w:t>python</w:t>
        </w:r>
        <w:proofErr w:type="spellEnd"/>
        <w:r w:rsidRPr="004C0495">
          <w:rPr>
            <w:rFonts w:ascii="Courier New" w:hAnsi="Courier New" w:cs="Courier New"/>
            <w:color w:val="808080"/>
            <w:sz w:val="20"/>
            <w:szCs w:val="20"/>
            <w:lang w:eastAsia="hu-HU"/>
          </w:rPr>
          <w:t xml:space="preserve"> /home/pi/plantcare_raspberry/PLANTCARE_RASPBERRY/baseprog.py "</w:t>
        </w:r>
        <w:r w:rsidRPr="004C0495">
          <w:rPr>
            <w:rFonts w:ascii="Courier New" w:hAnsi="Courier New" w:cs="Courier New"/>
            <w:color w:val="000000"/>
            <w:sz w:val="20"/>
            <w:szCs w:val="20"/>
            <w:lang w:eastAsia="hu-HU"/>
          </w:rPr>
          <w:t xml:space="preserve"> </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color w:val="000000"/>
            <w:sz w:val="20"/>
            <w:szCs w:val="20"/>
            <w:lang w:eastAsia="hu-HU"/>
          </w:rPr>
          <w:t>id_str</w:t>
        </w:r>
        <w:proofErr w:type="spellEnd"/>
        <w:r w:rsidRPr="004C0495">
          <w:rPr>
            <w:rFonts w:ascii="Courier New" w:hAnsi="Courier New" w:cs="Courier New"/>
            <w:b/>
            <w:bCs/>
            <w:color w:val="000080"/>
            <w:sz w:val="20"/>
            <w:szCs w:val="20"/>
            <w:lang w:eastAsia="hu-HU"/>
          </w:rPr>
          <w:t>)</w:t>
        </w:r>
      </w:ins>
    </w:p>
    <w:p w14:paraId="72F92BB8" w14:textId="77777777" w:rsidR="004C0495" w:rsidRPr="004C0495" w:rsidRDefault="004C0495" w:rsidP="004C0495">
      <w:pPr>
        <w:shd w:val="clear" w:color="auto" w:fill="FFFFFF"/>
        <w:spacing w:after="0" w:line="240" w:lineRule="auto"/>
        <w:ind w:firstLine="0"/>
        <w:jc w:val="left"/>
        <w:rPr>
          <w:ins w:id="936" w:author="Windows-felhasználó" w:date="2017-12-05T14:19:00Z"/>
          <w:rFonts w:ascii="Courier New" w:hAnsi="Courier New" w:cs="Courier New"/>
          <w:color w:val="000000"/>
          <w:sz w:val="20"/>
          <w:szCs w:val="20"/>
          <w:lang w:eastAsia="hu-HU"/>
        </w:rPr>
      </w:pPr>
    </w:p>
    <w:p w14:paraId="5C0F2921" w14:textId="77777777" w:rsidR="004C0495" w:rsidRPr="004C0495" w:rsidRDefault="004C0495" w:rsidP="004C0495">
      <w:pPr>
        <w:shd w:val="clear" w:color="auto" w:fill="FFFFFF"/>
        <w:spacing w:after="0" w:line="240" w:lineRule="auto"/>
        <w:ind w:firstLine="0"/>
        <w:jc w:val="left"/>
        <w:rPr>
          <w:ins w:id="937" w:author="Windows-felhasználó" w:date="2017-12-05T14:19:00Z"/>
          <w:rFonts w:ascii="Courier New" w:hAnsi="Courier New" w:cs="Courier New"/>
          <w:color w:val="000000"/>
          <w:sz w:val="20"/>
          <w:szCs w:val="20"/>
          <w:lang w:eastAsia="hu-HU"/>
        </w:rPr>
      </w:pPr>
      <w:ins w:id="938" w:author="Windows-felhasználó" w:date="2017-12-05T14:19:00Z">
        <w:r w:rsidRPr="004C0495">
          <w:rPr>
            <w:rFonts w:ascii="Courier New" w:hAnsi="Courier New" w:cs="Courier New"/>
            <w:color w:val="000000"/>
            <w:sz w:val="20"/>
            <w:szCs w:val="20"/>
            <w:lang w:eastAsia="hu-HU"/>
          </w:rPr>
          <w:t xml:space="preserve">    </w:t>
        </w:r>
        <w:r w:rsidRPr="004C0495">
          <w:rPr>
            <w:rFonts w:ascii="Courier New" w:hAnsi="Courier New" w:cs="Courier New"/>
            <w:color w:val="008000"/>
            <w:sz w:val="20"/>
            <w:szCs w:val="20"/>
            <w:lang w:eastAsia="hu-HU"/>
          </w:rPr>
          <w:t>#</w:t>
        </w:r>
        <w:proofErr w:type="spellStart"/>
        <w:r w:rsidRPr="004C0495">
          <w:rPr>
            <w:rFonts w:ascii="Courier New" w:hAnsi="Courier New" w:cs="Courier New"/>
            <w:color w:val="008000"/>
            <w:sz w:val="20"/>
            <w:szCs w:val="20"/>
            <w:lang w:eastAsia="hu-HU"/>
          </w:rPr>
          <w:t>checking</w:t>
        </w:r>
        <w:proofErr w:type="spellEnd"/>
        <w:r w:rsidRPr="004C0495">
          <w:rPr>
            <w:rFonts w:ascii="Courier New" w:hAnsi="Courier New" w:cs="Courier New"/>
            <w:color w:val="008000"/>
            <w:sz w:val="20"/>
            <w:szCs w:val="20"/>
            <w:lang w:eastAsia="hu-HU"/>
          </w:rPr>
          <w:t xml:space="preserve"> </w:t>
        </w:r>
        <w:proofErr w:type="spellStart"/>
        <w:r w:rsidRPr="004C0495">
          <w:rPr>
            <w:rFonts w:ascii="Courier New" w:hAnsi="Courier New" w:cs="Courier New"/>
            <w:color w:val="008000"/>
            <w:sz w:val="20"/>
            <w:szCs w:val="20"/>
            <w:lang w:eastAsia="hu-HU"/>
          </w:rPr>
          <w:t>for</w:t>
        </w:r>
        <w:proofErr w:type="spellEnd"/>
        <w:r w:rsidRPr="004C0495">
          <w:rPr>
            <w:rFonts w:ascii="Courier New" w:hAnsi="Courier New" w:cs="Courier New"/>
            <w:color w:val="008000"/>
            <w:sz w:val="20"/>
            <w:szCs w:val="20"/>
            <w:lang w:eastAsia="hu-HU"/>
          </w:rPr>
          <w:t xml:space="preserve"> </w:t>
        </w:r>
        <w:proofErr w:type="spellStart"/>
        <w:r w:rsidRPr="004C0495">
          <w:rPr>
            <w:rFonts w:ascii="Courier New" w:hAnsi="Courier New" w:cs="Courier New"/>
            <w:color w:val="008000"/>
            <w:sz w:val="20"/>
            <w:szCs w:val="20"/>
            <w:lang w:eastAsia="hu-HU"/>
          </w:rPr>
          <w:t>new</w:t>
        </w:r>
        <w:proofErr w:type="spellEnd"/>
        <w:r w:rsidRPr="004C0495">
          <w:rPr>
            <w:rFonts w:ascii="Courier New" w:hAnsi="Courier New" w:cs="Courier New"/>
            <w:color w:val="008000"/>
            <w:sz w:val="20"/>
            <w:szCs w:val="20"/>
            <w:lang w:eastAsia="hu-HU"/>
          </w:rPr>
          <w:t xml:space="preserve"> </w:t>
        </w:r>
        <w:proofErr w:type="spellStart"/>
        <w:r w:rsidRPr="004C0495">
          <w:rPr>
            <w:rFonts w:ascii="Courier New" w:hAnsi="Courier New" w:cs="Courier New"/>
            <w:color w:val="008000"/>
            <w:sz w:val="20"/>
            <w:szCs w:val="20"/>
            <w:lang w:eastAsia="hu-HU"/>
          </w:rPr>
          <w:t>pots</w:t>
        </w:r>
        <w:proofErr w:type="spellEnd"/>
        <w:r w:rsidRPr="004C0495">
          <w:rPr>
            <w:rFonts w:ascii="Courier New" w:hAnsi="Courier New" w:cs="Courier New"/>
            <w:color w:val="008000"/>
            <w:sz w:val="20"/>
            <w:szCs w:val="20"/>
            <w:lang w:eastAsia="hu-HU"/>
          </w:rPr>
          <w:t xml:space="preserve"> </w:t>
        </w:r>
        <w:proofErr w:type="spellStart"/>
        <w:r w:rsidRPr="004C0495">
          <w:rPr>
            <w:rFonts w:ascii="Courier New" w:hAnsi="Courier New" w:cs="Courier New"/>
            <w:color w:val="008000"/>
            <w:sz w:val="20"/>
            <w:szCs w:val="20"/>
            <w:lang w:eastAsia="hu-HU"/>
          </w:rPr>
          <w:t>every</w:t>
        </w:r>
        <w:proofErr w:type="spellEnd"/>
        <w:r w:rsidRPr="004C0495">
          <w:rPr>
            <w:rFonts w:ascii="Courier New" w:hAnsi="Courier New" w:cs="Courier New"/>
            <w:color w:val="008000"/>
            <w:sz w:val="20"/>
            <w:szCs w:val="20"/>
            <w:lang w:eastAsia="hu-HU"/>
          </w:rPr>
          <w:t xml:space="preserve"> ten </w:t>
        </w:r>
        <w:proofErr w:type="spellStart"/>
        <w:r w:rsidRPr="004C0495">
          <w:rPr>
            <w:rFonts w:ascii="Courier New" w:hAnsi="Courier New" w:cs="Courier New"/>
            <w:color w:val="008000"/>
            <w:sz w:val="20"/>
            <w:szCs w:val="20"/>
            <w:lang w:eastAsia="hu-HU"/>
          </w:rPr>
          <w:t>minutes</w:t>
        </w:r>
        <w:proofErr w:type="spellEnd"/>
      </w:ins>
    </w:p>
    <w:p w14:paraId="4CA9B76C" w14:textId="77777777" w:rsidR="004C0495" w:rsidRPr="004C0495" w:rsidRDefault="004C0495" w:rsidP="004C0495">
      <w:pPr>
        <w:shd w:val="clear" w:color="auto" w:fill="FFFFFF"/>
        <w:spacing w:after="0" w:line="240" w:lineRule="auto"/>
        <w:ind w:firstLine="0"/>
        <w:jc w:val="left"/>
        <w:rPr>
          <w:ins w:id="939" w:author="Windows-felhasználó" w:date="2017-12-05T14:19:00Z"/>
          <w:rFonts w:ascii="Courier New" w:hAnsi="Courier New" w:cs="Courier New"/>
          <w:color w:val="000000"/>
          <w:sz w:val="20"/>
          <w:szCs w:val="20"/>
          <w:lang w:eastAsia="hu-HU"/>
        </w:rPr>
      </w:pPr>
      <w:ins w:id="940" w:author="Windows-felhasználó" w:date="2017-12-05T14:19:00Z">
        <w:r w:rsidRPr="004C0495">
          <w:rPr>
            <w:rFonts w:ascii="Courier New" w:hAnsi="Courier New" w:cs="Courier New"/>
            <w:color w:val="000000"/>
            <w:sz w:val="20"/>
            <w:szCs w:val="20"/>
            <w:lang w:eastAsia="hu-HU"/>
          </w:rPr>
          <w:t xml:space="preserve">    </w:t>
        </w:r>
        <w:proofErr w:type="spellStart"/>
        <w:proofErr w:type="gramStart"/>
        <w:r w:rsidRPr="004C0495">
          <w:rPr>
            <w:rFonts w:ascii="Courier New" w:hAnsi="Courier New" w:cs="Courier New"/>
            <w:color w:val="000000"/>
            <w:sz w:val="20"/>
            <w:szCs w:val="20"/>
            <w:lang w:eastAsia="hu-HU"/>
          </w:rPr>
          <w:t>schedule</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every</w:t>
        </w:r>
        <w:proofErr w:type="spellEnd"/>
        <w:proofErr w:type="gramEnd"/>
        <w:r w:rsidRPr="004C0495">
          <w:rPr>
            <w:rFonts w:ascii="Courier New" w:hAnsi="Courier New" w:cs="Courier New"/>
            <w:b/>
            <w:bCs/>
            <w:color w:val="000080"/>
            <w:sz w:val="20"/>
            <w:szCs w:val="20"/>
            <w:lang w:eastAsia="hu-HU"/>
          </w:rPr>
          <w:t>(</w:t>
        </w:r>
        <w:r w:rsidRPr="004C0495">
          <w:rPr>
            <w:rFonts w:ascii="Courier New" w:hAnsi="Courier New" w:cs="Courier New"/>
            <w:color w:val="FF0000"/>
            <w:sz w:val="20"/>
            <w:szCs w:val="20"/>
            <w:lang w:eastAsia="hu-HU"/>
          </w:rPr>
          <w:t>10</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minutes</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do</w:t>
        </w:r>
        <w:r w:rsidRPr="004C0495">
          <w:rPr>
            <w:rFonts w:ascii="Courier New" w:hAnsi="Courier New" w:cs="Courier New"/>
            <w:b/>
            <w:bCs/>
            <w:color w:val="000080"/>
            <w:sz w:val="20"/>
            <w:szCs w:val="20"/>
            <w:lang w:eastAsia="hu-HU"/>
          </w:rPr>
          <w:t>(</w:t>
        </w:r>
        <w:proofErr w:type="spellStart"/>
        <w:r w:rsidRPr="004C0495">
          <w:rPr>
            <w:rFonts w:ascii="Courier New" w:hAnsi="Courier New" w:cs="Courier New"/>
            <w:color w:val="000000"/>
            <w:sz w:val="20"/>
            <w:szCs w:val="20"/>
            <w:lang w:eastAsia="hu-HU"/>
          </w:rPr>
          <w:t>checkNewPots</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work</w:t>
        </w:r>
        <w:proofErr w:type="spellEnd"/>
        <w:r w:rsidRPr="004C0495">
          <w:rPr>
            <w:rFonts w:ascii="Courier New" w:hAnsi="Courier New" w:cs="Courier New"/>
            <w:b/>
            <w:bCs/>
            <w:color w:val="000080"/>
            <w:sz w:val="20"/>
            <w:szCs w:val="20"/>
            <w:lang w:eastAsia="hu-HU"/>
          </w:rPr>
          <w:t>())</w:t>
        </w:r>
      </w:ins>
    </w:p>
    <w:p w14:paraId="25EE7B4F" w14:textId="77777777" w:rsidR="004C0495" w:rsidRPr="004C0495" w:rsidRDefault="004C0495" w:rsidP="004C0495">
      <w:pPr>
        <w:shd w:val="clear" w:color="auto" w:fill="FFFFFF"/>
        <w:spacing w:after="0" w:line="240" w:lineRule="auto"/>
        <w:ind w:firstLine="0"/>
        <w:jc w:val="left"/>
        <w:rPr>
          <w:ins w:id="941" w:author="Windows-felhasználó" w:date="2017-12-05T14:19:00Z"/>
          <w:rFonts w:ascii="Courier New" w:hAnsi="Courier New" w:cs="Courier New"/>
          <w:color w:val="000000"/>
          <w:sz w:val="20"/>
          <w:szCs w:val="20"/>
          <w:lang w:eastAsia="hu-HU"/>
        </w:rPr>
      </w:pPr>
      <w:ins w:id="942" w:author="Windows-felhasználó" w:date="2017-12-05T14:19:00Z">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b/>
            <w:bCs/>
            <w:color w:val="0000FF"/>
            <w:sz w:val="20"/>
            <w:szCs w:val="20"/>
            <w:lang w:eastAsia="hu-HU"/>
          </w:rPr>
          <w:t>while</w:t>
        </w:r>
        <w:proofErr w:type="spellEnd"/>
        <w:r w:rsidRPr="004C0495">
          <w:rPr>
            <w:rFonts w:ascii="Courier New" w:hAnsi="Courier New" w:cs="Courier New"/>
            <w:color w:val="000000"/>
            <w:sz w:val="20"/>
            <w:szCs w:val="20"/>
            <w:lang w:eastAsia="hu-HU"/>
          </w:rPr>
          <w:t xml:space="preserve"> </w:t>
        </w:r>
        <w:proofErr w:type="spellStart"/>
        <w:r w:rsidRPr="004C0495">
          <w:rPr>
            <w:rFonts w:ascii="Courier New" w:hAnsi="Courier New" w:cs="Courier New"/>
            <w:b/>
            <w:bCs/>
            <w:color w:val="0000FF"/>
            <w:sz w:val="20"/>
            <w:szCs w:val="20"/>
            <w:lang w:eastAsia="hu-HU"/>
          </w:rPr>
          <w:t>True</w:t>
        </w:r>
        <w:proofErr w:type="spellEnd"/>
        <w:r w:rsidRPr="004C0495">
          <w:rPr>
            <w:rFonts w:ascii="Courier New" w:hAnsi="Courier New" w:cs="Courier New"/>
            <w:b/>
            <w:bCs/>
            <w:color w:val="000080"/>
            <w:sz w:val="20"/>
            <w:szCs w:val="20"/>
            <w:lang w:eastAsia="hu-HU"/>
          </w:rPr>
          <w:t>:</w:t>
        </w:r>
      </w:ins>
    </w:p>
    <w:p w14:paraId="48FD4DB5" w14:textId="77777777" w:rsidR="004C0495" w:rsidRPr="004C0495" w:rsidRDefault="004C0495" w:rsidP="004C0495">
      <w:pPr>
        <w:shd w:val="clear" w:color="auto" w:fill="FFFFFF"/>
        <w:spacing w:after="0" w:line="240" w:lineRule="auto"/>
        <w:ind w:firstLine="0"/>
        <w:jc w:val="left"/>
        <w:rPr>
          <w:ins w:id="943" w:author="Windows-felhasználó" w:date="2017-12-05T14:19:00Z"/>
          <w:rFonts w:ascii="Courier New" w:hAnsi="Courier New" w:cs="Courier New"/>
          <w:color w:val="000000"/>
          <w:sz w:val="20"/>
          <w:szCs w:val="20"/>
          <w:lang w:eastAsia="hu-HU"/>
        </w:rPr>
      </w:pPr>
      <w:ins w:id="944" w:author="Windows-felhasználó" w:date="2017-12-05T14:19:00Z">
        <w:r w:rsidRPr="004C0495">
          <w:rPr>
            <w:rFonts w:ascii="Courier New" w:hAnsi="Courier New" w:cs="Courier New"/>
            <w:color w:val="000000"/>
            <w:sz w:val="20"/>
            <w:szCs w:val="20"/>
            <w:lang w:eastAsia="hu-HU"/>
          </w:rPr>
          <w:t xml:space="preserve">        </w:t>
        </w:r>
        <w:proofErr w:type="spellStart"/>
        <w:proofErr w:type="gramStart"/>
        <w:r w:rsidRPr="004C0495">
          <w:rPr>
            <w:rFonts w:ascii="Courier New" w:hAnsi="Courier New" w:cs="Courier New"/>
            <w:color w:val="000000"/>
            <w:sz w:val="20"/>
            <w:szCs w:val="20"/>
            <w:lang w:eastAsia="hu-HU"/>
          </w:rPr>
          <w:t>schedule</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run_pending</w:t>
        </w:r>
        <w:proofErr w:type="spellEnd"/>
        <w:proofErr w:type="gramEnd"/>
        <w:r w:rsidRPr="004C0495">
          <w:rPr>
            <w:rFonts w:ascii="Courier New" w:hAnsi="Courier New" w:cs="Courier New"/>
            <w:b/>
            <w:bCs/>
            <w:color w:val="000080"/>
            <w:sz w:val="20"/>
            <w:szCs w:val="20"/>
            <w:lang w:eastAsia="hu-HU"/>
          </w:rPr>
          <w:t>()</w:t>
        </w:r>
      </w:ins>
    </w:p>
    <w:p w14:paraId="389AE196" w14:textId="77777777" w:rsidR="004C0495" w:rsidRPr="004C0495" w:rsidRDefault="004C0495" w:rsidP="004C0495">
      <w:pPr>
        <w:shd w:val="clear" w:color="auto" w:fill="FFFFFF"/>
        <w:spacing w:after="0" w:line="240" w:lineRule="auto"/>
        <w:ind w:firstLine="0"/>
        <w:jc w:val="left"/>
        <w:rPr>
          <w:ins w:id="945" w:author="Windows-felhasználó" w:date="2017-12-05T14:19:00Z"/>
          <w:lang w:eastAsia="hu-HU"/>
        </w:rPr>
      </w:pPr>
      <w:ins w:id="946" w:author="Windows-felhasználó" w:date="2017-12-05T14:19:00Z">
        <w:r w:rsidRPr="004C0495">
          <w:rPr>
            <w:rFonts w:ascii="Courier New" w:hAnsi="Courier New" w:cs="Courier New"/>
            <w:color w:val="000000"/>
            <w:sz w:val="20"/>
            <w:szCs w:val="20"/>
            <w:lang w:eastAsia="hu-HU"/>
          </w:rPr>
          <w:t xml:space="preserve">        </w:t>
        </w:r>
        <w:proofErr w:type="spellStart"/>
        <w:proofErr w:type="gramStart"/>
        <w:r w:rsidRPr="004C0495">
          <w:rPr>
            <w:rFonts w:ascii="Courier New" w:hAnsi="Courier New" w:cs="Courier New"/>
            <w:color w:val="000000"/>
            <w:sz w:val="20"/>
            <w:szCs w:val="20"/>
            <w:lang w:eastAsia="hu-HU"/>
          </w:rPr>
          <w:t>time</w:t>
        </w:r>
        <w:r w:rsidRPr="004C0495">
          <w:rPr>
            <w:rFonts w:ascii="Courier New" w:hAnsi="Courier New" w:cs="Courier New"/>
            <w:b/>
            <w:bCs/>
            <w:color w:val="000080"/>
            <w:sz w:val="20"/>
            <w:szCs w:val="20"/>
            <w:lang w:eastAsia="hu-HU"/>
          </w:rPr>
          <w:t>.</w:t>
        </w:r>
        <w:r w:rsidRPr="004C0495">
          <w:rPr>
            <w:rFonts w:ascii="Courier New" w:hAnsi="Courier New" w:cs="Courier New"/>
            <w:color w:val="000000"/>
            <w:sz w:val="20"/>
            <w:szCs w:val="20"/>
            <w:lang w:eastAsia="hu-HU"/>
          </w:rPr>
          <w:t>sleep</w:t>
        </w:r>
        <w:proofErr w:type="spellEnd"/>
        <w:proofErr w:type="gramEnd"/>
        <w:r w:rsidRPr="004C0495">
          <w:rPr>
            <w:rFonts w:ascii="Courier New" w:hAnsi="Courier New" w:cs="Courier New"/>
            <w:b/>
            <w:bCs/>
            <w:color w:val="000080"/>
            <w:sz w:val="20"/>
            <w:szCs w:val="20"/>
            <w:lang w:eastAsia="hu-HU"/>
          </w:rPr>
          <w:t>(</w:t>
        </w:r>
        <w:r w:rsidRPr="004C0495">
          <w:rPr>
            <w:rFonts w:ascii="Courier New" w:hAnsi="Courier New" w:cs="Courier New"/>
            <w:color w:val="FF0000"/>
            <w:sz w:val="20"/>
            <w:szCs w:val="20"/>
            <w:lang w:eastAsia="hu-HU"/>
          </w:rPr>
          <w:t>1</w:t>
        </w:r>
        <w:r w:rsidRPr="004C0495">
          <w:rPr>
            <w:rFonts w:ascii="Courier New" w:hAnsi="Courier New" w:cs="Courier New"/>
            <w:b/>
            <w:bCs/>
            <w:color w:val="000080"/>
            <w:sz w:val="20"/>
            <w:szCs w:val="20"/>
            <w:lang w:eastAsia="hu-HU"/>
          </w:rPr>
          <w:t>)</w:t>
        </w:r>
      </w:ins>
    </w:p>
    <w:p w14:paraId="1F4A69D4" w14:textId="77777777" w:rsidR="00BF763F" w:rsidRPr="0093168B" w:rsidRDefault="00BF763F" w:rsidP="0093168B"/>
    <w:p w14:paraId="492F420B" w14:textId="6CC0B10E" w:rsidR="006631F7" w:rsidDel="00BF763F" w:rsidRDefault="006631F7" w:rsidP="0093168B">
      <w:pPr>
        <w:pStyle w:val="Kd"/>
        <w:jc w:val="left"/>
        <w:rPr>
          <w:del w:id="947" w:author="Windows-felhasználó" w:date="2017-12-05T14:18:00Z"/>
        </w:rPr>
      </w:pPr>
      <w:commentRangeStart w:id="948"/>
      <w:del w:id="949" w:author="Windows-felhasználó" w:date="2017-12-05T14:18:00Z">
        <w:r w:rsidDel="00BF763F">
          <w:delText>else:</w:delText>
        </w:r>
      </w:del>
    </w:p>
    <w:p w14:paraId="209C16B8" w14:textId="5FE0920C" w:rsidR="00EC60A9" w:rsidDel="00BF763F" w:rsidRDefault="006631F7" w:rsidP="0093168B">
      <w:pPr>
        <w:pStyle w:val="Kd"/>
        <w:jc w:val="left"/>
        <w:rPr>
          <w:del w:id="950" w:author="Windows-felhasználó" w:date="2017-12-05T14:18:00Z"/>
        </w:rPr>
      </w:pPr>
      <w:del w:id="951" w:author="Windows-felhasználó" w:date="2017-12-05T14:18:00Z">
        <w:r w:rsidDel="00BF763F">
          <w:tab/>
        </w:r>
        <w:r w:rsidR="00EC60A9" w:rsidDel="00BF763F">
          <w:delText>#check the connected serial_ports</w:delText>
        </w:r>
      </w:del>
    </w:p>
    <w:p w14:paraId="1F204FF0" w14:textId="1CD409F4" w:rsidR="00EC60A9" w:rsidDel="00BF763F" w:rsidRDefault="006631F7" w:rsidP="0093168B">
      <w:pPr>
        <w:pStyle w:val="Kd"/>
        <w:jc w:val="left"/>
        <w:rPr>
          <w:del w:id="952" w:author="Windows-felhasználó" w:date="2017-12-05T14:18:00Z"/>
        </w:rPr>
      </w:pPr>
      <w:del w:id="953" w:author="Windows-felhasználó" w:date="2017-12-05T14:18:00Z">
        <w:r w:rsidDel="00BF763F">
          <w:tab/>
        </w:r>
        <w:r w:rsidR="00EC60A9" w:rsidDel="00BF763F">
          <w:delText>list = serial.tools.list_ports.comports()</w:delText>
        </w:r>
      </w:del>
    </w:p>
    <w:p w14:paraId="35A75B6B" w14:textId="30C76EB8" w:rsidR="00EC60A9" w:rsidDel="00BF763F" w:rsidRDefault="006631F7" w:rsidP="0093168B">
      <w:pPr>
        <w:pStyle w:val="Kd"/>
        <w:jc w:val="left"/>
        <w:rPr>
          <w:del w:id="954" w:author="Windows-felhasználó" w:date="2017-12-05T14:18:00Z"/>
        </w:rPr>
      </w:pPr>
      <w:del w:id="955" w:author="Windows-felhasználó" w:date="2017-12-05T14:18:00Z">
        <w:r w:rsidDel="00BF763F">
          <w:tab/>
        </w:r>
        <w:r w:rsidR="00EC60A9" w:rsidDel="00BF763F">
          <w:delText>for element in list:</w:delText>
        </w:r>
      </w:del>
    </w:p>
    <w:p w14:paraId="706AD84F" w14:textId="6CE9E8D2" w:rsidR="00EC60A9" w:rsidDel="00BF763F" w:rsidRDefault="00EC60A9" w:rsidP="0093168B">
      <w:pPr>
        <w:pStyle w:val="Kd"/>
        <w:jc w:val="left"/>
        <w:rPr>
          <w:del w:id="956" w:author="Windows-felhasználó" w:date="2017-12-05T14:18:00Z"/>
        </w:rPr>
      </w:pPr>
      <w:del w:id="957" w:author="Windows-felhasználó" w:date="2017-12-05T14:18:00Z">
        <w:r w:rsidDel="00BF763F">
          <w:tab/>
        </w:r>
        <w:r w:rsidR="006631F7" w:rsidDel="00BF763F">
          <w:tab/>
        </w:r>
        <w:r w:rsidDel="00BF763F">
          <w:delText>device = element.device</w:delText>
        </w:r>
      </w:del>
    </w:p>
    <w:p w14:paraId="4DF930A1" w14:textId="5C4EFE40" w:rsidR="00EC60A9" w:rsidDel="00BF763F" w:rsidRDefault="006631F7" w:rsidP="0093168B">
      <w:pPr>
        <w:pStyle w:val="Kd"/>
        <w:jc w:val="left"/>
        <w:rPr>
          <w:del w:id="958" w:author="Windows-felhasználó" w:date="2017-12-05T14:18:00Z"/>
        </w:rPr>
      </w:pPr>
      <w:del w:id="959" w:author="Windows-felhasználó" w:date="2017-12-05T14:18:00Z">
        <w:r w:rsidDel="00BF763F">
          <w:tab/>
        </w:r>
        <w:r w:rsidR="00EC60A9" w:rsidDel="00BF763F">
          <w:tab/>
          <w:delText>try:</w:delText>
        </w:r>
      </w:del>
    </w:p>
    <w:p w14:paraId="6BCB79E9" w14:textId="2CC72F9F" w:rsidR="00EC60A9" w:rsidDel="00BF763F" w:rsidRDefault="00EC60A9" w:rsidP="0093168B">
      <w:pPr>
        <w:pStyle w:val="Kd"/>
        <w:jc w:val="left"/>
        <w:rPr>
          <w:del w:id="960" w:author="Windows-felhasználó" w:date="2017-12-05T14:18:00Z"/>
        </w:rPr>
      </w:pPr>
      <w:del w:id="961" w:author="Windows-felhasználó" w:date="2017-12-05T14:18:00Z">
        <w:r w:rsidDel="00BF763F">
          <w:tab/>
        </w:r>
        <w:r w:rsidR="006631F7" w:rsidDel="00BF763F">
          <w:tab/>
        </w:r>
        <w:r w:rsidDel="00BF763F">
          <w:tab/>
          <w:delText>ser = serial.Serial(</w:delText>
        </w:r>
      </w:del>
    </w:p>
    <w:p w14:paraId="7810CF49" w14:textId="385404A9" w:rsidR="00EC60A9" w:rsidDel="00BF763F" w:rsidRDefault="00EC60A9" w:rsidP="0093168B">
      <w:pPr>
        <w:pStyle w:val="Kd"/>
        <w:jc w:val="left"/>
        <w:rPr>
          <w:del w:id="962" w:author="Windows-felhasználó" w:date="2017-12-05T14:18:00Z"/>
        </w:rPr>
      </w:pPr>
      <w:del w:id="963" w:author="Windows-felhasználó" w:date="2017-12-05T14:18:00Z">
        <w:r w:rsidDel="00BF763F">
          <w:tab/>
        </w:r>
        <w:r w:rsidDel="00BF763F">
          <w:tab/>
        </w:r>
        <w:r w:rsidR="006631F7" w:rsidDel="00BF763F">
          <w:tab/>
        </w:r>
        <w:r w:rsidDel="00BF763F">
          <w:delText>port=device,</w:delText>
        </w:r>
      </w:del>
    </w:p>
    <w:p w14:paraId="37ED163C" w14:textId="5F792D5F" w:rsidR="00EC60A9" w:rsidDel="00BF763F" w:rsidRDefault="006631F7" w:rsidP="0093168B">
      <w:pPr>
        <w:pStyle w:val="Kd"/>
        <w:jc w:val="left"/>
        <w:rPr>
          <w:del w:id="964" w:author="Windows-felhasználó" w:date="2017-12-05T14:18:00Z"/>
        </w:rPr>
      </w:pPr>
      <w:del w:id="965" w:author="Windows-felhasználó" w:date="2017-12-05T14:18:00Z">
        <w:r w:rsidDel="00BF763F">
          <w:tab/>
        </w:r>
        <w:r w:rsidR="00EC60A9" w:rsidDel="00BF763F">
          <w:tab/>
        </w:r>
        <w:r w:rsidR="00EC60A9" w:rsidDel="00BF763F">
          <w:tab/>
          <w:delText>baudrate=9600,</w:delText>
        </w:r>
      </w:del>
    </w:p>
    <w:p w14:paraId="1D7AD93C" w14:textId="6E843119" w:rsidR="00EC60A9" w:rsidDel="00BF763F" w:rsidRDefault="00EC60A9" w:rsidP="0093168B">
      <w:pPr>
        <w:pStyle w:val="Kd"/>
        <w:jc w:val="left"/>
        <w:rPr>
          <w:del w:id="966" w:author="Windows-felhasználó" w:date="2017-12-05T14:18:00Z"/>
        </w:rPr>
      </w:pPr>
      <w:del w:id="967" w:author="Windows-felhasználó" w:date="2017-12-05T14:18:00Z">
        <w:r w:rsidDel="00BF763F">
          <w:tab/>
        </w:r>
        <w:r w:rsidR="006631F7" w:rsidDel="00BF763F">
          <w:tab/>
        </w:r>
        <w:r w:rsidDel="00BF763F">
          <w:tab/>
          <w:delText>parity=serial.PARITY_ODD,</w:delText>
        </w:r>
      </w:del>
    </w:p>
    <w:p w14:paraId="0CEC99AF" w14:textId="56094619" w:rsidR="00EC60A9" w:rsidDel="00BF763F" w:rsidRDefault="006631F7" w:rsidP="0093168B">
      <w:pPr>
        <w:pStyle w:val="Kd"/>
        <w:jc w:val="left"/>
        <w:rPr>
          <w:del w:id="968" w:author="Windows-felhasználó" w:date="2017-12-05T14:18:00Z"/>
        </w:rPr>
      </w:pPr>
      <w:del w:id="969" w:author="Windows-felhasználó" w:date="2017-12-05T14:18:00Z">
        <w:r w:rsidDel="00BF763F">
          <w:tab/>
        </w:r>
        <w:r w:rsidR="00EC60A9" w:rsidDel="00BF763F">
          <w:tab/>
        </w:r>
        <w:r w:rsidR="00EC60A9" w:rsidDel="00BF763F">
          <w:tab/>
          <w:delText>stopbits=serial.STOPBITS_TWO,</w:delText>
        </w:r>
      </w:del>
    </w:p>
    <w:p w14:paraId="6BD07B9B" w14:textId="17BD67DA" w:rsidR="00EC60A9" w:rsidDel="00BF763F" w:rsidRDefault="00EC60A9" w:rsidP="0093168B">
      <w:pPr>
        <w:pStyle w:val="Kd"/>
        <w:jc w:val="left"/>
        <w:rPr>
          <w:del w:id="970" w:author="Windows-felhasználó" w:date="2017-12-05T14:18:00Z"/>
        </w:rPr>
      </w:pPr>
      <w:del w:id="971" w:author="Windows-felhasználó" w:date="2017-12-05T14:18:00Z">
        <w:r w:rsidDel="00BF763F">
          <w:tab/>
        </w:r>
        <w:r w:rsidR="006631F7" w:rsidDel="00BF763F">
          <w:tab/>
        </w:r>
        <w:r w:rsidDel="00BF763F">
          <w:tab/>
          <w:delText>bytesize=serial.SEVENBITS)</w:delText>
        </w:r>
      </w:del>
    </w:p>
    <w:p w14:paraId="3822C984" w14:textId="528AEA3B" w:rsidR="00EC60A9" w:rsidDel="00BF763F" w:rsidRDefault="00EC60A9" w:rsidP="0093168B">
      <w:pPr>
        <w:pStyle w:val="Kd"/>
        <w:jc w:val="left"/>
        <w:rPr>
          <w:del w:id="972" w:author="Windows-felhasználó" w:date="2017-12-05T14:18:00Z"/>
        </w:rPr>
      </w:pPr>
      <w:del w:id="973" w:author="Windows-felhasználó" w:date="2017-12-05T14:18:00Z">
        <w:r w:rsidDel="00BF763F">
          <w:tab/>
        </w:r>
        <w:r w:rsidDel="00BF763F">
          <w:tab/>
        </w:r>
        <w:r w:rsidR="006631F7" w:rsidDel="00BF763F">
          <w:tab/>
        </w:r>
        <w:r w:rsidDel="00BF763F">
          <w:delText>ser.isOpen()</w:delText>
        </w:r>
      </w:del>
    </w:p>
    <w:p w14:paraId="5D675440" w14:textId="21680FB2" w:rsidR="00EC60A9" w:rsidDel="00BF763F" w:rsidRDefault="006631F7" w:rsidP="0093168B">
      <w:pPr>
        <w:pStyle w:val="Kd"/>
        <w:jc w:val="left"/>
        <w:rPr>
          <w:del w:id="974" w:author="Windows-felhasználó" w:date="2017-12-05T14:18:00Z"/>
        </w:rPr>
      </w:pPr>
      <w:del w:id="975" w:author="Windows-felhasználó" w:date="2017-12-05T14:18:00Z">
        <w:r w:rsidDel="00BF763F">
          <w:tab/>
        </w:r>
        <w:r w:rsidR="00EC60A9" w:rsidDel="00BF763F">
          <w:tab/>
        </w:r>
        <w:r w:rsidR="00EC60A9" w:rsidDel="00BF763F">
          <w:tab/>
          <w:delText>time.sleep(3)</w:delText>
        </w:r>
      </w:del>
    </w:p>
    <w:p w14:paraId="4FF95C94" w14:textId="0FE27831" w:rsidR="00EC60A9" w:rsidDel="00BF763F" w:rsidRDefault="006631F7" w:rsidP="0093168B">
      <w:pPr>
        <w:pStyle w:val="Kd"/>
        <w:jc w:val="left"/>
        <w:rPr>
          <w:del w:id="976" w:author="Windows-felhasználó" w:date="2017-12-05T14:18:00Z"/>
        </w:rPr>
      </w:pPr>
      <w:del w:id="977" w:author="Windows-felhasználó" w:date="2017-12-05T14:18:00Z">
        <w:r w:rsidDel="00BF763F">
          <w:tab/>
        </w:r>
        <w:r w:rsidR="00EC60A9" w:rsidDel="00BF763F">
          <w:tab/>
        </w:r>
        <w:r w:rsidR="00EC60A9" w:rsidDel="00BF763F">
          <w:tab/>
          <w:delText>input = 'C'</w:delText>
        </w:r>
      </w:del>
    </w:p>
    <w:p w14:paraId="2C616D16" w14:textId="41065808" w:rsidR="00EC60A9" w:rsidDel="00BF763F" w:rsidRDefault="00EC60A9" w:rsidP="0093168B">
      <w:pPr>
        <w:pStyle w:val="Kd"/>
        <w:jc w:val="left"/>
        <w:rPr>
          <w:del w:id="978" w:author="Windows-felhasználó" w:date="2017-12-05T14:18:00Z"/>
        </w:rPr>
      </w:pPr>
      <w:del w:id="979" w:author="Windows-felhasználó" w:date="2017-12-05T14:18:00Z">
        <w:r w:rsidDel="00BF763F">
          <w:tab/>
        </w:r>
        <w:r w:rsidR="006631F7" w:rsidDel="00BF763F">
          <w:tab/>
        </w:r>
        <w:r w:rsidDel="00BF763F">
          <w:tab/>
          <w:delText>out = ''</w:delText>
        </w:r>
      </w:del>
    </w:p>
    <w:p w14:paraId="30A2BE3C" w14:textId="35DDF742" w:rsidR="00EC60A9" w:rsidDel="00BF763F" w:rsidRDefault="00EC60A9" w:rsidP="0093168B">
      <w:pPr>
        <w:pStyle w:val="Kd"/>
        <w:jc w:val="left"/>
        <w:rPr>
          <w:del w:id="980" w:author="Windows-felhasználó" w:date="2017-12-05T14:18:00Z"/>
        </w:rPr>
      </w:pPr>
      <w:del w:id="981" w:author="Windows-felhasználó" w:date="2017-12-05T14:18:00Z">
        <w:r w:rsidDel="00BF763F">
          <w:tab/>
        </w:r>
        <w:r w:rsidDel="00BF763F">
          <w:tab/>
        </w:r>
        <w:r w:rsidR="006631F7" w:rsidDel="00BF763F">
          <w:tab/>
        </w:r>
        <w:r w:rsidDel="00BF763F">
          <w:delText>ser.write(input)</w:delText>
        </w:r>
      </w:del>
    </w:p>
    <w:p w14:paraId="6E68C415" w14:textId="4236689A" w:rsidR="00EC60A9" w:rsidDel="00BF763F" w:rsidRDefault="006631F7" w:rsidP="0093168B">
      <w:pPr>
        <w:pStyle w:val="Kd"/>
        <w:jc w:val="left"/>
        <w:rPr>
          <w:del w:id="982" w:author="Windows-felhasználó" w:date="2017-12-05T14:18:00Z"/>
        </w:rPr>
      </w:pPr>
      <w:del w:id="983" w:author="Windows-felhasználó" w:date="2017-12-05T14:18:00Z">
        <w:r w:rsidDel="00BF763F">
          <w:tab/>
        </w:r>
        <w:r w:rsidR="00EC60A9" w:rsidDel="00BF763F">
          <w:tab/>
        </w:r>
        <w:r w:rsidR="00EC60A9" w:rsidDel="00BF763F">
          <w:tab/>
          <w:delText>time.sleep(1)</w:delText>
        </w:r>
      </w:del>
    </w:p>
    <w:p w14:paraId="443753FD" w14:textId="5E2143EA" w:rsidR="00EC60A9" w:rsidDel="00BF763F" w:rsidRDefault="00EC60A9" w:rsidP="0093168B">
      <w:pPr>
        <w:pStyle w:val="Kd"/>
        <w:jc w:val="left"/>
        <w:rPr>
          <w:del w:id="984" w:author="Windows-felhasználó" w:date="2017-12-05T14:18:00Z"/>
        </w:rPr>
      </w:pPr>
      <w:del w:id="985" w:author="Windows-felhasználó" w:date="2017-12-05T14:18:00Z">
        <w:r w:rsidDel="00BF763F">
          <w:tab/>
        </w:r>
        <w:r w:rsidR="006631F7" w:rsidDel="00BF763F">
          <w:tab/>
        </w:r>
        <w:r w:rsidDel="00BF763F">
          <w:tab/>
          <w:delText>while ser.inWaiting() &gt; 0:</w:delText>
        </w:r>
      </w:del>
    </w:p>
    <w:p w14:paraId="32140A04" w14:textId="7792844F" w:rsidR="00EC60A9" w:rsidDel="00BF763F" w:rsidRDefault="00EC60A9" w:rsidP="0093168B">
      <w:pPr>
        <w:pStyle w:val="Kd"/>
        <w:jc w:val="left"/>
        <w:rPr>
          <w:del w:id="986" w:author="Windows-felhasználó" w:date="2017-12-05T14:18:00Z"/>
        </w:rPr>
      </w:pPr>
      <w:del w:id="987" w:author="Windows-felhasználó" w:date="2017-12-05T14:18:00Z">
        <w:r w:rsidDel="00BF763F">
          <w:tab/>
        </w:r>
        <w:r w:rsidDel="00BF763F">
          <w:tab/>
        </w:r>
        <w:r w:rsidR="006631F7" w:rsidDel="00BF763F">
          <w:tab/>
        </w:r>
        <w:r w:rsidDel="00BF763F">
          <w:tab/>
          <w:delText>out += ser.read(1)</w:delText>
        </w:r>
      </w:del>
    </w:p>
    <w:p w14:paraId="1CE56042" w14:textId="295D755C" w:rsidR="00F054C6" w:rsidDel="00BF763F" w:rsidRDefault="00EC60A9" w:rsidP="00F054C6">
      <w:pPr>
        <w:pStyle w:val="Kd"/>
        <w:jc w:val="left"/>
        <w:rPr>
          <w:del w:id="988" w:author="Windows-felhasználó" w:date="2017-12-05T14:18:00Z"/>
        </w:rPr>
      </w:pPr>
      <w:del w:id="989" w:author="Windows-felhasználó" w:date="2017-12-05T14:18:00Z">
        <w:r w:rsidDel="00BF763F">
          <w:tab/>
        </w:r>
        <w:r w:rsidDel="00BF763F">
          <w:tab/>
        </w:r>
        <w:r w:rsidDel="00BF763F">
          <w:tab/>
        </w:r>
      </w:del>
    </w:p>
    <w:p w14:paraId="26AA8577" w14:textId="2BAC9C0A" w:rsidR="00F054C6" w:rsidDel="00BF763F" w:rsidRDefault="006631F7" w:rsidP="00F054C6">
      <w:pPr>
        <w:pStyle w:val="Kd"/>
        <w:jc w:val="left"/>
        <w:rPr>
          <w:del w:id="990" w:author="Windows-felhasználó" w:date="2017-12-05T14:18:00Z"/>
        </w:rPr>
      </w:pPr>
      <w:del w:id="991" w:author="Windows-felhasználó" w:date="2017-12-05T14:18:00Z">
        <w:r w:rsidDel="00BF763F">
          <w:tab/>
        </w:r>
        <w:r w:rsidR="00F054C6" w:rsidDel="00BF763F">
          <w:tab/>
        </w:r>
        <w:r w:rsidR="00F054C6" w:rsidDel="00BF763F">
          <w:tab/>
          <w:delText>if (out != ''):</w:delText>
        </w:r>
      </w:del>
    </w:p>
    <w:p w14:paraId="45D0FFDD" w14:textId="13B6EAF4" w:rsidR="00EC60A9" w:rsidDel="00BF763F" w:rsidRDefault="00F054C6" w:rsidP="0093168B">
      <w:pPr>
        <w:pStyle w:val="Kd"/>
        <w:jc w:val="left"/>
        <w:rPr>
          <w:del w:id="992" w:author="Windows-felhasználó" w:date="2017-12-05T14:18:00Z"/>
        </w:rPr>
      </w:pPr>
      <w:del w:id="993" w:author="Windows-felhasználó" w:date="2017-12-05T14:18:00Z">
        <w:r w:rsidDel="00BF763F">
          <w:tab/>
        </w:r>
        <w:r w:rsidR="006631F7" w:rsidDel="00BF763F">
          <w:tab/>
        </w:r>
        <w:r w:rsidDel="00BF763F">
          <w:tab/>
        </w:r>
        <w:r w:rsidDel="00BF763F">
          <w:tab/>
          <w:delText>raise ValueError('')</w:delText>
        </w:r>
      </w:del>
    </w:p>
    <w:p w14:paraId="0FF5810B" w14:textId="6B604B95" w:rsidR="00F054C6" w:rsidDel="00BF763F" w:rsidRDefault="00F054C6" w:rsidP="0093168B">
      <w:pPr>
        <w:pStyle w:val="Kd"/>
        <w:jc w:val="left"/>
        <w:rPr>
          <w:del w:id="994" w:author="Windows-felhasználó" w:date="2017-12-05T14:18:00Z"/>
        </w:rPr>
      </w:pPr>
    </w:p>
    <w:p w14:paraId="7DF494E7" w14:textId="10A5F286" w:rsidR="00EC60A9" w:rsidDel="00BF763F" w:rsidRDefault="006631F7" w:rsidP="0093168B">
      <w:pPr>
        <w:pStyle w:val="Kd"/>
        <w:jc w:val="left"/>
        <w:rPr>
          <w:del w:id="995" w:author="Windows-felhasználó" w:date="2017-12-05T14:18:00Z"/>
        </w:rPr>
      </w:pPr>
      <w:del w:id="996" w:author="Windows-felhasználó" w:date="2017-12-05T14:18:00Z">
        <w:r w:rsidDel="00BF763F">
          <w:tab/>
        </w:r>
        <w:r w:rsidR="00EC60A9" w:rsidDel="00BF763F">
          <w:tab/>
        </w:r>
        <w:r w:rsidR="00EC60A9" w:rsidDel="00BF763F">
          <w:tab/>
          <w:delText>db_cursor.execute(update_pots, (device, out))</w:delText>
        </w:r>
      </w:del>
    </w:p>
    <w:p w14:paraId="2B015708" w14:textId="67D44B26" w:rsidR="00EC60A9" w:rsidDel="00BF763F" w:rsidRDefault="00EC60A9" w:rsidP="0093168B">
      <w:pPr>
        <w:pStyle w:val="Kd"/>
        <w:jc w:val="left"/>
        <w:rPr>
          <w:del w:id="997" w:author="Windows-felhasználó" w:date="2017-12-05T14:18:00Z"/>
        </w:rPr>
      </w:pPr>
      <w:del w:id="998" w:author="Windows-felhasználó" w:date="2017-12-05T14:18:00Z">
        <w:r w:rsidDel="00BF763F">
          <w:tab/>
        </w:r>
        <w:r w:rsidR="006631F7" w:rsidDel="00BF763F">
          <w:tab/>
        </w:r>
        <w:r w:rsidDel="00BF763F">
          <w:tab/>
          <w:delText>db_cnx.commit()</w:delText>
        </w:r>
      </w:del>
    </w:p>
    <w:p w14:paraId="43CB3631" w14:textId="5653E3D2" w:rsidR="00EC60A9" w:rsidDel="00BF763F" w:rsidRDefault="00EC60A9" w:rsidP="0093168B">
      <w:pPr>
        <w:pStyle w:val="Kd"/>
        <w:jc w:val="left"/>
        <w:rPr>
          <w:del w:id="999" w:author="Windows-felhasználó" w:date="2017-12-05T14:18:00Z"/>
        </w:rPr>
      </w:pPr>
    </w:p>
    <w:p w14:paraId="2ECA2245" w14:textId="20C074B1" w:rsidR="00EC60A9" w:rsidDel="00BF763F" w:rsidRDefault="006631F7" w:rsidP="0093168B">
      <w:pPr>
        <w:pStyle w:val="Kd"/>
        <w:jc w:val="left"/>
        <w:rPr>
          <w:del w:id="1000" w:author="Windows-felhasználó" w:date="2017-12-05T14:18:00Z"/>
        </w:rPr>
      </w:pPr>
      <w:del w:id="1001" w:author="Windows-felhasználó" w:date="2017-12-05T14:18:00Z">
        <w:r w:rsidDel="00BF763F">
          <w:tab/>
        </w:r>
        <w:r w:rsidR="00EC60A9" w:rsidDel="00BF763F">
          <w:tab/>
        </w:r>
        <w:r w:rsidR="00EC60A9" w:rsidDel="00BF763F">
          <w:tab/>
          <w:delText>ser.flush()</w:delText>
        </w:r>
      </w:del>
    </w:p>
    <w:p w14:paraId="1B916A3D" w14:textId="12495D08" w:rsidR="00EC60A9" w:rsidDel="00BF763F" w:rsidRDefault="00EC60A9" w:rsidP="0093168B">
      <w:pPr>
        <w:pStyle w:val="Kd"/>
        <w:jc w:val="left"/>
        <w:rPr>
          <w:del w:id="1002" w:author="Windows-felhasználó" w:date="2017-12-05T14:18:00Z"/>
        </w:rPr>
      </w:pPr>
      <w:del w:id="1003" w:author="Windows-felhasználó" w:date="2017-12-05T14:18:00Z">
        <w:r w:rsidDel="00BF763F">
          <w:tab/>
        </w:r>
        <w:r w:rsidDel="00BF763F">
          <w:tab/>
        </w:r>
      </w:del>
    </w:p>
    <w:p w14:paraId="34A57057" w14:textId="1C694D2D" w:rsidR="00EC60A9" w:rsidDel="00BF763F" w:rsidRDefault="00EC60A9" w:rsidP="0093168B">
      <w:pPr>
        <w:pStyle w:val="Kd"/>
        <w:jc w:val="left"/>
        <w:rPr>
          <w:del w:id="1004" w:author="Windows-felhasználó" w:date="2017-12-05T14:18:00Z"/>
        </w:rPr>
      </w:pPr>
      <w:del w:id="1005" w:author="Windows-felhasználó" w:date="2017-12-05T14:18:00Z">
        <w:r w:rsidDel="00BF763F">
          <w:tab/>
        </w:r>
        <w:r w:rsidR="006631F7" w:rsidDel="00BF763F">
          <w:tab/>
        </w:r>
        <w:r w:rsidDel="00BF763F">
          <w:delText>except SerialException</w:delText>
        </w:r>
        <w:r w:rsidR="00F054C6" w:rsidDel="00BF763F">
          <w:delText>, ValueError</w:delText>
        </w:r>
        <w:r w:rsidDel="00BF763F">
          <w:delText xml:space="preserve"> as ex:</w:delText>
        </w:r>
      </w:del>
    </w:p>
    <w:p w14:paraId="49D38CB3" w14:textId="34152AD1" w:rsidR="00EC60A9" w:rsidDel="00BF763F" w:rsidRDefault="00EC60A9" w:rsidP="0093168B">
      <w:pPr>
        <w:pStyle w:val="Kd"/>
        <w:jc w:val="left"/>
        <w:rPr>
          <w:del w:id="1006" w:author="Windows-felhasználó" w:date="2017-12-05T14:18:00Z"/>
        </w:rPr>
      </w:pPr>
      <w:del w:id="1007" w:author="Windows-felhasználó" w:date="2017-12-05T14:18:00Z">
        <w:r w:rsidDel="00BF763F">
          <w:tab/>
        </w:r>
        <w:r w:rsidDel="00BF763F">
          <w:tab/>
        </w:r>
        <w:r w:rsidR="006631F7" w:rsidDel="00BF763F">
          <w:tab/>
        </w:r>
        <w:r w:rsidDel="00BF763F">
          <w:delText>print device + ' isn\'t an arduino'</w:delText>
        </w:r>
      </w:del>
    </w:p>
    <w:p w14:paraId="53C999B9" w14:textId="7E595C05" w:rsidR="00EC60A9" w:rsidDel="00BF763F" w:rsidRDefault="006631F7" w:rsidP="0093168B">
      <w:pPr>
        <w:pStyle w:val="Kd"/>
        <w:jc w:val="left"/>
        <w:rPr>
          <w:del w:id="1008" w:author="Windows-felhasználó" w:date="2017-12-05T14:18:00Z"/>
        </w:rPr>
      </w:pPr>
      <w:del w:id="1009" w:author="Windows-felhasználó" w:date="2017-12-05T14:18:00Z">
        <w:r w:rsidDel="00BF763F">
          <w:tab/>
        </w:r>
        <w:r w:rsidR="00EC60A9" w:rsidDel="00BF763F">
          <w:tab/>
          <w:delText>except mysql.connector.Error as ex:</w:delText>
        </w:r>
      </w:del>
    </w:p>
    <w:p w14:paraId="781B4138" w14:textId="581ABDF4" w:rsidR="00EC60A9" w:rsidDel="00BF763F" w:rsidRDefault="00EC60A9" w:rsidP="0093168B">
      <w:pPr>
        <w:pStyle w:val="Kd"/>
        <w:jc w:val="left"/>
        <w:rPr>
          <w:del w:id="1010" w:author="Windows-felhasználó" w:date="2017-12-05T14:18:00Z"/>
        </w:rPr>
      </w:pPr>
      <w:del w:id="1011" w:author="Windows-felhasználó" w:date="2017-12-05T14:18:00Z">
        <w:r w:rsidDel="00BF763F">
          <w:tab/>
        </w:r>
        <w:r w:rsidR="006631F7" w:rsidDel="00BF763F">
          <w:tab/>
        </w:r>
        <w:r w:rsidDel="00BF763F">
          <w:tab/>
          <w:delText>print ex</w:delText>
        </w:r>
      </w:del>
    </w:p>
    <w:p w14:paraId="222A2AA2" w14:textId="14F6107C" w:rsidR="00F81A38" w:rsidDel="00BF763F" w:rsidRDefault="00F81A38" w:rsidP="0093168B">
      <w:pPr>
        <w:pStyle w:val="Kd"/>
        <w:ind w:left="0"/>
        <w:jc w:val="left"/>
        <w:rPr>
          <w:del w:id="1012" w:author="Windows-felhasználó" w:date="2017-12-05T14:18:00Z"/>
        </w:rPr>
      </w:pPr>
    </w:p>
    <w:p w14:paraId="52C45442" w14:textId="2C301BD3" w:rsidR="00EC60A9" w:rsidDel="00BF763F" w:rsidRDefault="006631F7" w:rsidP="0093168B">
      <w:pPr>
        <w:pStyle w:val="Kd"/>
        <w:jc w:val="left"/>
        <w:rPr>
          <w:del w:id="1013" w:author="Windows-felhasználó" w:date="2017-12-05T14:18:00Z"/>
        </w:rPr>
      </w:pPr>
      <w:del w:id="1014" w:author="Windows-felhasználó" w:date="2017-12-05T14:18:00Z">
        <w:r w:rsidDel="00BF763F">
          <w:tab/>
        </w:r>
        <w:r w:rsidR="00EC60A9" w:rsidDel="00BF763F">
          <w:delText>#getting pots, and starting a process for each</w:delText>
        </w:r>
      </w:del>
    </w:p>
    <w:p w14:paraId="50E14915" w14:textId="6ACF0C5B" w:rsidR="00EC60A9" w:rsidDel="00BF763F" w:rsidRDefault="006631F7" w:rsidP="0093168B">
      <w:pPr>
        <w:pStyle w:val="Kd"/>
        <w:jc w:val="left"/>
        <w:rPr>
          <w:del w:id="1015" w:author="Windows-felhasználó" w:date="2017-12-05T14:18:00Z"/>
        </w:rPr>
      </w:pPr>
      <w:del w:id="1016" w:author="Windows-felhasználó" w:date="2017-12-05T14:18:00Z">
        <w:r w:rsidDel="00BF763F">
          <w:tab/>
        </w:r>
        <w:r w:rsidR="00EC60A9" w:rsidDel="00BF763F">
          <w:delText>get_pots_ID = ('select ID from POTS;')</w:delText>
        </w:r>
      </w:del>
    </w:p>
    <w:p w14:paraId="6DBD940D" w14:textId="0F57D93B" w:rsidR="00EC60A9" w:rsidDel="00BF763F" w:rsidRDefault="006631F7" w:rsidP="0093168B">
      <w:pPr>
        <w:pStyle w:val="Kd"/>
        <w:jc w:val="left"/>
        <w:rPr>
          <w:del w:id="1017" w:author="Windows-felhasználó" w:date="2017-12-05T14:18:00Z"/>
        </w:rPr>
      </w:pPr>
      <w:del w:id="1018" w:author="Windows-felhasználó" w:date="2017-12-05T14:18:00Z">
        <w:r w:rsidDel="00BF763F">
          <w:tab/>
        </w:r>
        <w:r w:rsidR="00EC60A9" w:rsidDel="00BF763F">
          <w:delText>db_cursor.execute(get_pots_ID)</w:delText>
        </w:r>
      </w:del>
    </w:p>
    <w:p w14:paraId="1CE5A65E" w14:textId="38357650" w:rsidR="00EC60A9" w:rsidDel="00BF763F" w:rsidRDefault="00EC60A9" w:rsidP="0093168B">
      <w:pPr>
        <w:pStyle w:val="Kd"/>
        <w:jc w:val="left"/>
        <w:rPr>
          <w:del w:id="1019" w:author="Windows-felhasználó" w:date="2017-12-05T14:18:00Z"/>
        </w:rPr>
      </w:pPr>
    </w:p>
    <w:p w14:paraId="312C3080" w14:textId="47A08D20" w:rsidR="00EC60A9" w:rsidDel="00BF763F" w:rsidRDefault="006631F7" w:rsidP="0093168B">
      <w:pPr>
        <w:pStyle w:val="Kd"/>
        <w:jc w:val="left"/>
        <w:rPr>
          <w:del w:id="1020" w:author="Windows-felhasználó" w:date="2017-12-05T14:18:00Z"/>
        </w:rPr>
      </w:pPr>
      <w:del w:id="1021" w:author="Windows-felhasználó" w:date="2017-12-05T14:18:00Z">
        <w:r w:rsidDel="00BF763F">
          <w:tab/>
        </w:r>
        <w:r w:rsidR="00EC60A9" w:rsidDel="00BF763F">
          <w:delText>pot_id_list = db_cursor.fetchall()</w:delText>
        </w:r>
      </w:del>
    </w:p>
    <w:p w14:paraId="25F5C9C8" w14:textId="7552CFC6" w:rsidR="00EC60A9" w:rsidDel="00BF763F" w:rsidRDefault="00EC60A9" w:rsidP="0093168B">
      <w:pPr>
        <w:pStyle w:val="Kd"/>
        <w:jc w:val="left"/>
        <w:rPr>
          <w:del w:id="1022" w:author="Windows-felhasználó" w:date="2017-12-05T14:18:00Z"/>
        </w:rPr>
      </w:pPr>
    </w:p>
    <w:p w14:paraId="42958D33" w14:textId="020300E4" w:rsidR="00EC60A9" w:rsidDel="00BF763F" w:rsidRDefault="006631F7" w:rsidP="0093168B">
      <w:pPr>
        <w:pStyle w:val="Kd"/>
        <w:jc w:val="left"/>
        <w:rPr>
          <w:del w:id="1023" w:author="Windows-felhasználó" w:date="2017-12-05T14:18:00Z"/>
        </w:rPr>
      </w:pPr>
      <w:del w:id="1024" w:author="Windows-felhasználó" w:date="2017-12-05T14:18:00Z">
        <w:r w:rsidDel="00BF763F">
          <w:tab/>
        </w:r>
        <w:r w:rsidR="00EC60A9" w:rsidDel="00BF763F">
          <w:delText>db_cursor.close()</w:delText>
        </w:r>
      </w:del>
    </w:p>
    <w:p w14:paraId="7E56B50A" w14:textId="3C45BE50" w:rsidR="00EC60A9" w:rsidDel="00BF763F" w:rsidRDefault="006631F7" w:rsidP="0093168B">
      <w:pPr>
        <w:pStyle w:val="Kd"/>
        <w:jc w:val="left"/>
        <w:rPr>
          <w:del w:id="1025" w:author="Windows-felhasználó" w:date="2017-12-05T14:18:00Z"/>
        </w:rPr>
      </w:pPr>
      <w:del w:id="1026" w:author="Windows-felhasználó" w:date="2017-12-05T14:18:00Z">
        <w:r w:rsidDel="00BF763F">
          <w:tab/>
        </w:r>
        <w:r w:rsidR="00EC60A9" w:rsidDel="00BF763F">
          <w:delText>db_cnx.close()</w:delText>
        </w:r>
        <w:r w:rsidR="00EC60A9" w:rsidDel="00BF763F">
          <w:tab/>
        </w:r>
      </w:del>
    </w:p>
    <w:p w14:paraId="5F6C46D4" w14:textId="5AA2CAEB" w:rsidR="00EC60A9" w:rsidDel="00BF763F" w:rsidRDefault="00EC60A9" w:rsidP="0093168B">
      <w:pPr>
        <w:pStyle w:val="Kd"/>
        <w:jc w:val="left"/>
        <w:rPr>
          <w:del w:id="1027" w:author="Windows-felhasználó" w:date="2017-12-05T14:18:00Z"/>
        </w:rPr>
      </w:pPr>
    </w:p>
    <w:p w14:paraId="57E61924" w14:textId="26C9D373" w:rsidR="00EC60A9" w:rsidDel="00BF763F" w:rsidRDefault="006631F7" w:rsidP="0093168B">
      <w:pPr>
        <w:pStyle w:val="Kd"/>
        <w:jc w:val="left"/>
        <w:rPr>
          <w:del w:id="1028" w:author="Windows-felhasználó" w:date="2017-12-05T14:18:00Z"/>
        </w:rPr>
      </w:pPr>
      <w:del w:id="1029" w:author="Windows-felhasználó" w:date="2017-12-05T14:18:00Z">
        <w:r w:rsidDel="00BF763F">
          <w:tab/>
        </w:r>
        <w:r w:rsidR="00EC60A9" w:rsidDel="00BF763F">
          <w:delText>for element in pot_id_list:</w:delText>
        </w:r>
      </w:del>
    </w:p>
    <w:p w14:paraId="315F6A06" w14:textId="4DC525BC" w:rsidR="00EC60A9" w:rsidDel="00BF763F" w:rsidRDefault="00EC60A9" w:rsidP="0093168B">
      <w:pPr>
        <w:pStyle w:val="Kd"/>
        <w:jc w:val="left"/>
        <w:rPr>
          <w:del w:id="1030" w:author="Windows-felhasználó" w:date="2017-12-05T14:18:00Z"/>
        </w:rPr>
      </w:pPr>
      <w:del w:id="1031" w:author="Windows-felhasználó" w:date="2017-12-05T14:18:00Z">
        <w:r w:rsidDel="00BF763F">
          <w:tab/>
        </w:r>
        <w:r w:rsidR="006631F7" w:rsidDel="00BF763F">
          <w:tab/>
        </w:r>
        <w:r w:rsidDel="00BF763F">
          <w:delText>id_str = str(element[0])</w:delText>
        </w:r>
      </w:del>
    </w:p>
    <w:p w14:paraId="3DB76E60" w14:textId="14813999" w:rsidR="002F0E56" w:rsidDel="00BF763F" w:rsidRDefault="006631F7" w:rsidP="0093168B">
      <w:pPr>
        <w:pStyle w:val="Kd"/>
        <w:ind w:left="720"/>
        <w:jc w:val="left"/>
        <w:rPr>
          <w:del w:id="1032" w:author="Windows-felhasználó" w:date="2017-12-05T14:18:00Z"/>
        </w:rPr>
      </w:pPr>
      <w:del w:id="1033" w:author="Windows-felhasználó" w:date="2017-12-05T14:18:00Z">
        <w:r w:rsidDel="00BF763F">
          <w:tab/>
        </w:r>
        <w:r w:rsidR="00EC60A9" w:rsidDel="00BF763F">
          <w:tab/>
          <w:delText>subprocess.Popen("python /home/pi/plantcare_raspberry/PLANTCARE_RASPBERRY/baseprog.py</w:delText>
        </w:r>
        <w:r w:rsidR="00383007" w:rsidDel="00BF763F">
          <w:delText xml:space="preserve"> </w:delText>
        </w:r>
        <w:r w:rsidR="00EC60A9" w:rsidDel="00BF763F">
          <w:delText xml:space="preserve">" </w:delText>
        </w:r>
      </w:del>
    </w:p>
    <w:p w14:paraId="0110187E" w14:textId="4751DC0E" w:rsidR="00EC60A9" w:rsidDel="00BF763F" w:rsidRDefault="002F0E56" w:rsidP="0093168B">
      <w:pPr>
        <w:pStyle w:val="Kd"/>
        <w:jc w:val="left"/>
        <w:rPr>
          <w:del w:id="1034" w:author="Windows-felhasználó" w:date="2017-12-05T14:18:00Z"/>
        </w:rPr>
      </w:pPr>
      <w:del w:id="1035" w:author="Windows-felhasználó" w:date="2017-12-05T14:18:00Z">
        <w:r w:rsidDel="00BF763F">
          <w:tab/>
        </w:r>
        <w:r w:rsidR="00EC60A9" w:rsidDel="00BF763F">
          <w:delText>+ id_str, shell=True)</w:delText>
        </w:r>
      </w:del>
    </w:p>
    <w:p w14:paraId="0DBB05C7" w14:textId="2A73D496" w:rsidR="000B0D24" w:rsidDel="00BF763F" w:rsidRDefault="000B0D24" w:rsidP="000B0D24">
      <w:pPr>
        <w:pStyle w:val="Kd"/>
        <w:jc w:val="left"/>
        <w:rPr>
          <w:del w:id="1036" w:author="Windows-felhasználó" w:date="2017-12-05T14:18:00Z"/>
        </w:rPr>
      </w:pPr>
    </w:p>
    <w:p w14:paraId="5AD95738" w14:textId="3841790C" w:rsidR="000B0D24" w:rsidDel="00BF763F" w:rsidRDefault="006631F7" w:rsidP="000B0D24">
      <w:pPr>
        <w:pStyle w:val="Kd"/>
        <w:jc w:val="left"/>
        <w:rPr>
          <w:del w:id="1037" w:author="Windows-felhasználó" w:date="2017-12-05T14:18:00Z"/>
        </w:rPr>
      </w:pPr>
      <w:del w:id="1038" w:author="Windows-felhasználó" w:date="2017-12-05T14:18:00Z">
        <w:r w:rsidDel="00BF763F">
          <w:tab/>
        </w:r>
        <w:r w:rsidR="000B0D24" w:rsidDel="00BF763F">
          <w:delText>schedule.every(10).minutes.do(checkNewPots.work())</w:delText>
        </w:r>
      </w:del>
    </w:p>
    <w:p w14:paraId="5EF3EB77" w14:textId="610A9043" w:rsidR="000B0D24" w:rsidDel="00BF763F" w:rsidRDefault="006631F7" w:rsidP="000B0D24">
      <w:pPr>
        <w:pStyle w:val="Kd"/>
        <w:jc w:val="left"/>
        <w:rPr>
          <w:del w:id="1039" w:author="Windows-felhasználó" w:date="2017-12-05T14:18:00Z"/>
        </w:rPr>
      </w:pPr>
      <w:del w:id="1040" w:author="Windows-felhasználó" w:date="2017-12-05T14:18:00Z">
        <w:r w:rsidDel="00BF763F">
          <w:tab/>
        </w:r>
        <w:r w:rsidR="000B0D24" w:rsidDel="00BF763F">
          <w:delText>while True:</w:delText>
        </w:r>
      </w:del>
    </w:p>
    <w:p w14:paraId="4E9D1231" w14:textId="0C49628A" w:rsidR="000B0D24" w:rsidDel="00BF763F" w:rsidRDefault="000B0D24" w:rsidP="000B0D24">
      <w:pPr>
        <w:pStyle w:val="Kd"/>
        <w:jc w:val="left"/>
        <w:rPr>
          <w:del w:id="1041" w:author="Windows-felhasználó" w:date="2017-12-05T14:18:00Z"/>
        </w:rPr>
      </w:pPr>
      <w:del w:id="1042" w:author="Windows-felhasználó" w:date="2017-12-05T14:18:00Z">
        <w:r w:rsidDel="00BF763F">
          <w:tab/>
        </w:r>
        <w:r w:rsidR="006631F7" w:rsidDel="00BF763F">
          <w:tab/>
        </w:r>
        <w:r w:rsidDel="00BF763F">
          <w:delText>schedule.run_pending()</w:delText>
        </w:r>
      </w:del>
    </w:p>
    <w:p w14:paraId="514B2B32" w14:textId="63D4340F" w:rsidR="000B0D24" w:rsidDel="00BF763F" w:rsidRDefault="006631F7" w:rsidP="0093168B">
      <w:pPr>
        <w:pStyle w:val="Kd"/>
        <w:jc w:val="left"/>
        <w:rPr>
          <w:del w:id="1043" w:author="Windows-felhasználó" w:date="2017-12-05T14:18:00Z"/>
        </w:rPr>
      </w:pPr>
      <w:del w:id="1044" w:author="Windows-felhasználó" w:date="2017-12-05T14:18:00Z">
        <w:r w:rsidDel="00BF763F">
          <w:tab/>
        </w:r>
        <w:r w:rsidR="000B0D24" w:rsidDel="00BF763F">
          <w:tab/>
          <w:delText>time.sleep(1)</w:delText>
        </w:r>
        <w:commentRangeEnd w:id="948"/>
        <w:r w:rsidR="00E5487B" w:rsidDel="00BF763F">
          <w:rPr>
            <w:rStyle w:val="Jegyzethivatkozs"/>
            <w:rFonts w:ascii="Times New Roman" w:hAnsi="Times New Roman"/>
          </w:rPr>
          <w:commentReference w:id="948"/>
        </w:r>
      </w:del>
    </w:p>
    <w:p w14:paraId="50A65979" w14:textId="5CC6E897" w:rsidR="00237059" w:rsidRPr="00494485" w:rsidRDefault="00497555" w:rsidP="0093168B">
      <w:pPr>
        <w:pStyle w:val="Cmsor4"/>
      </w:pPr>
      <w:r>
        <w:t>Gondozási program</w:t>
      </w:r>
    </w:p>
    <w:p w14:paraId="2719B09E" w14:textId="33748E22" w:rsidR="00422893" w:rsidRPr="00876FB2" w:rsidRDefault="002F0E56" w:rsidP="00422893">
      <w:pPr>
        <w:ind w:firstLine="709"/>
        <w:rPr>
          <w:rPrChange w:id="1045" w:author="Windows-felhasználó" w:date="2017-12-05T22:15:00Z">
            <w:rPr/>
          </w:rPrChange>
        </w:rPr>
      </w:pPr>
      <w:r w:rsidRPr="00876FB2">
        <w:rPr>
          <w:rPrChange w:id="1046" w:author="Windows-felhasználó" w:date="2017-12-05T22:15:00Z">
            <w:rPr/>
          </w:rPrChange>
        </w:rPr>
        <w:t>A</w:t>
      </w:r>
      <w:r w:rsidR="000B0D24" w:rsidRPr="00876FB2">
        <w:rPr>
          <w:rPrChange w:id="1047" w:author="Windows-felhasználó" w:date="2017-12-05T22:15:00Z">
            <w:rPr/>
          </w:rPrChange>
        </w:rPr>
        <w:t xml:space="preserve"> tervezés során a</w:t>
      </w:r>
      <w:r w:rsidRPr="00876FB2">
        <w:rPr>
          <w:rPrChange w:id="1048" w:author="Windows-felhasználó" w:date="2017-12-05T22:15:00Z">
            <w:rPr/>
          </w:rPrChange>
        </w:rPr>
        <w:t xml:space="preserve"> </w:t>
      </w:r>
      <w:r w:rsidR="00CA6936" w:rsidRPr="00876FB2">
        <w:rPr>
          <w:rPrChange w:id="1049" w:author="Windows-felhasználó" w:date="2017-12-05T22:15:00Z">
            <w:rPr/>
          </w:rPrChange>
        </w:rPr>
        <w:t>fő</w:t>
      </w:r>
      <w:ins w:id="1050" w:author="Windows-felhasználó" w:date="2017-12-05T22:16:00Z">
        <w:r w:rsidR="00876FB2">
          <w:t xml:space="preserve"> </w:t>
        </w:r>
      </w:ins>
      <w:del w:id="1051" w:author="Predi" w:date="2017-12-04T23:04:00Z">
        <w:r w:rsidR="00CA6936" w:rsidRPr="00876FB2" w:rsidDel="006617B7">
          <w:rPr>
            <w:rPrChange w:id="1052" w:author="Windows-felhasználó" w:date="2017-12-05T22:15:00Z">
              <w:rPr/>
            </w:rPrChange>
          </w:rPr>
          <w:delText xml:space="preserve"> </w:delText>
        </w:r>
      </w:del>
      <w:r w:rsidRPr="00876FB2">
        <w:rPr>
          <w:rPrChange w:id="1053" w:author="Windows-felhasználó" w:date="2017-12-05T22:15:00Z">
            <w:rPr/>
          </w:rPrChange>
        </w:rPr>
        <w:t xml:space="preserve">program </w:t>
      </w:r>
      <w:del w:id="1054" w:author="Predi" w:date="2017-12-04T23:04:00Z">
        <w:r w:rsidR="00CA6936" w:rsidRPr="00876FB2" w:rsidDel="006617B7">
          <w:rPr>
            <w:rPrChange w:id="1055" w:author="Windows-felhasználó" w:date="2017-12-05T22:15:00Z">
              <w:rPr/>
            </w:rPrChange>
          </w:rPr>
          <w:delText>felelőssége</w:delText>
        </w:r>
        <w:r w:rsidR="000B0D24" w:rsidRPr="00876FB2" w:rsidDel="006617B7">
          <w:rPr>
            <w:rPrChange w:id="1056" w:author="Windows-felhasználó" w:date="2017-12-05T22:15:00Z">
              <w:rPr/>
            </w:rPrChange>
          </w:rPr>
          <w:delText>ként</w:delText>
        </w:r>
      </w:del>
      <w:ins w:id="1057" w:author="Predi" w:date="2017-12-04T23:04:00Z">
        <w:r w:rsidR="006617B7" w:rsidRPr="00876FB2">
          <w:rPr>
            <w:rPrChange w:id="1058" w:author="Windows-felhasználó" w:date="2017-12-05T22:15:00Z">
              <w:rPr/>
            </w:rPrChange>
          </w:rPr>
          <w:t>feladataként</w:t>
        </w:r>
      </w:ins>
      <w:r w:rsidR="00CA6936" w:rsidRPr="00876FB2">
        <w:rPr>
          <w:rPrChange w:id="1059" w:author="Windows-felhasználó" w:date="2017-12-05T22:15:00Z">
            <w:rPr/>
          </w:rPrChange>
        </w:rPr>
        <w:t xml:space="preserve">, </w:t>
      </w:r>
      <w:r w:rsidR="000B0D24" w:rsidRPr="00876FB2">
        <w:rPr>
          <w:rPrChange w:id="1060" w:author="Windows-felhasználó" w:date="2017-12-05T22:15:00Z">
            <w:rPr/>
          </w:rPrChange>
        </w:rPr>
        <w:t>a</w:t>
      </w:r>
      <w:r w:rsidR="00CA6936" w:rsidRPr="00876FB2">
        <w:rPr>
          <w:rPrChange w:id="1061" w:author="Windows-felhasználó" w:date="2017-12-05T22:15:00Z">
            <w:rPr/>
          </w:rPrChange>
        </w:rPr>
        <w:t>z adott cserép</w:t>
      </w:r>
      <w:r w:rsidR="000B0D24" w:rsidRPr="00876FB2">
        <w:rPr>
          <w:rPrChange w:id="1062" w:author="Windows-felhasználó" w:date="2017-12-05T22:15:00Z">
            <w:rPr/>
          </w:rPrChange>
        </w:rPr>
        <w:t xml:space="preserve">re vonatkozó adatgyűjtési és gondozási teendők vezénylését állapítottam meg. </w:t>
      </w:r>
      <w:r w:rsidR="00FF36C7" w:rsidRPr="00876FB2">
        <w:rPr>
          <w:rPrChange w:id="1063" w:author="Windows-felhasználó" w:date="2017-12-05T22:15:00Z">
            <w:rPr/>
          </w:rPrChange>
        </w:rPr>
        <w:t xml:space="preserve">Ezeket a </w:t>
      </w:r>
      <w:proofErr w:type="gramStart"/>
      <w:r w:rsidR="00052788" w:rsidRPr="00876FB2">
        <w:rPr>
          <w:rPrChange w:id="1064" w:author="Windows-felhasználó" w:date="2017-12-05T22:15:00Z">
            <w:rPr/>
          </w:rPrChange>
        </w:rPr>
        <w:t>fun</w:t>
      </w:r>
      <w:ins w:id="1065" w:author="Predi" w:date="2017-12-04T23:05:00Z">
        <w:r w:rsidR="006617B7" w:rsidRPr="00876FB2">
          <w:rPr>
            <w:rPrChange w:id="1066" w:author="Windows-felhasználó" w:date="2017-12-05T22:15:00Z">
              <w:rPr/>
            </w:rPrChange>
          </w:rPr>
          <w:t>k</w:t>
        </w:r>
      </w:ins>
      <w:r w:rsidR="00052788" w:rsidRPr="00876FB2">
        <w:rPr>
          <w:rPrChange w:id="1067" w:author="Windows-felhasználó" w:date="2017-12-05T22:15:00Z">
            <w:rPr/>
          </w:rPrChange>
        </w:rPr>
        <w:t>ciókat</w:t>
      </w:r>
      <w:proofErr w:type="gramEnd"/>
      <w:r w:rsidR="00FF36C7" w:rsidRPr="00876FB2">
        <w:rPr>
          <w:rPrChange w:id="1068" w:author="Windows-felhasználó" w:date="2017-12-05T22:15:00Z">
            <w:rPr/>
          </w:rPrChange>
        </w:rPr>
        <w:t xml:space="preserve"> külön modulokba szerveztem, így a fő</w:t>
      </w:r>
      <w:ins w:id="1069" w:author="Windows-felhasználó" w:date="2017-12-05T22:16:00Z">
        <w:r w:rsidR="00876FB2">
          <w:t xml:space="preserve"> </w:t>
        </w:r>
      </w:ins>
      <w:del w:id="1070" w:author="Predi" w:date="2017-12-04T23:05:00Z">
        <w:r w:rsidR="00FF36C7" w:rsidRPr="00876FB2" w:rsidDel="006617B7">
          <w:rPr>
            <w:rPrChange w:id="1071" w:author="Windows-felhasználó" w:date="2017-12-05T22:15:00Z">
              <w:rPr/>
            </w:rPrChange>
          </w:rPr>
          <w:delText xml:space="preserve"> </w:delText>
        </w:r>
      </w:del>
      <w:r w:rsidR="00FF36C7" w:rsidRPr="00876FB2">
        <w:rPr>
          <w:rPrChange w:id="1072" w:author="Windows-felhasználó" w:date="2017-12-05T22:15:00Z">
            <w:rPr/>
          </w:rPrChange>
        </w:rPr>
        <w:t xml:space="preserve">program feladata tényleg annyi, hogy a megfelelő időközönként elindítsa az </w:t>
      </w:r>
      <w:proofErr w:type="spellStart"/>
      <w:r w:rsidR="00FF36C7" w:rsidRPr="00876FB2">
        <w:rPr>
          <w:rPrChange w:id="1073" w:author="Windows-felhasználó" w:date="2017-12-05T22:15:00Z">
            <w:rPr/>
          </w:rPrChange>
        </w:rPr>
        <w:t>alfeladatokat</w:t>
      </w:r>
      <w:proofErr w:type="spellEnd"/>
      <w:r w:rsidR="00FF36C7" w:rsidRPr="00876FB2">
        <w:rPr>
          <w:rPrChange w:id="1074" w:author="Windows-felhasználó" w:date="2017-12-05T22:15:00Z">
            <w:rPr/>
          </w:rPrChange>
        </w:rPr>
        <w:t xml:space="preserve">. </w:t>
      </w:r>
    </w:p>
    <w:p w14:paraId="3E3D6B77" w14:textId="6A03D803" w:rsidR="00B84DC0" w:rsidRDefault="00FF36C7">
      <w:pPr>
        <w:ind w:firstLine="709"/>
      </w:pPr>
      <w:r>
        <w:t xml:space="preserve">Négy ilyen művelet van, a gyakori fénymérés, </w:t>
      </w:r>
      <w:r w:rsidR="0026360C">
        <w:t xml:space="preserve">az adatok mentése </w:t>
      </w:r>
      <w:r w:rsidR="00E03982">
        <w:t>(</w:t>
      </w:r>
      <w:r w:rsidR="0026360C">
        <w:t>adatbázisba és szerverre</w:t>
      </w:r>
      <w:r w:rsidR="00E03982">
        <w:t>)</w:t>
      </w:r>
      <w:r w:rsidR="0026360C">
        <w:t>, cserépre vonatkozó utasítások lekérdezése és végrehajtása, valamint a napi gondozási teendők elvégzése.</w:t>
      </w:r>
      <w:r w:rsidR="00E176D6">
        <w:t xml:space="preserve"> </w:t>
      </w:r>
      <w:r w:rsidR="00091B4F">
        <w:t xml:space="preserve">Ezek időzített indításához újból a </w:t>
      </w:r>
      <w:proofErr w:type="spellStart"/>
      <w:r w:rsidR="00091B4F">
        <w:t>schedule</w:t>
      </w:r>
      <w:proofErr w:type="spellEnd"/>
      <w:ins w:id="1075" w:author="Predi" w:date="2017-12-04T23:05:00Z">
        <w:r w:rsidR="006617B7">
          <w:t xml:space="preserve"> </w:t>
        </w:r>
        <w:del w:id="1076" w:author="Windows-felhasználó" w:date="2017-12-05T22:16:00Z">
          <w:r w:rsidR="006617B7" w:rsidDel="00876FB2">
            <w:delText>függvény</w:delText>
          </w:r>
        </w:del>
      </w:ins>
      <w:del w:id="1077" w:author="Windows-felhasználó" w:date="2017-12-05T22:16:00Z">
        <w:r w:rsidR="00091B4F" w:rsidDel="00876FB2">
          <w:delText xml:space="preserve"> könyvtárat</w:delText>
        </w:r>
      </w:del>
      <w:ins w:id="1078" w:author="Windows-felhasználó" w:date="2017-12-05T22:16:00Z">
        <w:r w:rsidR="00876FB2">
          <w:t>modult</w:t>
        </w:r>
      </w:ins>
      <w:r w:rsidR="00091B4F">
        <w:t xml:space="preserve"> használom.</w:t>
      </w:r>
    </w:p>
    <w:p w14:paraId="763918CE" w14:textId="60DCD9F1" w:rsidR="003C06DA" w:rsidRDefault="00AA335F">
      <w:pPr>
        <w:ind w:firstLine="709"/>
      </w:pPr>
      <w:r>
        <w:lastRenderedPageBreak/>
        <w:t>A</w:t>
      </w:r>
      <w:ins w:id="1079" w:author="Windows-felhasználó" w:date="2017-12-05T22:16:00Z">
        <w:r w:rsidR="00876FB2">
          <w:t>z</w:t>
        </w:r>
      </w:ins>
      <w:r>
        <w:t xml:space="preserve"> első lépés</w:t>
      </w:r>
      <w:ins w:id="1080" w:author="Windows-felhasználó" w:date="2017-12-05T22:16:00Z">
        <w:r w:rsidR="00876FB2">
          <w:t>ként</w:t>
        </w:r>
      </w:ins>
      <w:del w:id="1081" w:author="Windows-felhasználó" w:date="2017-12-05T22:16:00Z">
        <w:r w:rsidDel="00876FB2">
          <w:delText>ben</w:delText>
        </w:r>
      </w:del>
      <w:r>
        <w:t xml:space="preserve"> a program lekérdezi az adatbázisból a cseréphez elérési útját a soros adatkapcsolat felépítéséhez, valamint a naplemente idejét a gondozás időzítéséhez. Ezután bekonfigurálom az ütemezést, és elindítom az ütemezés végrehajtó ciklust. </w:t>
      </w:r>
      <w:r w:rsidR="003C06DA">
        <w:t xml:space="preserve"> </w:t>
      </w:r>
      <w:r w:rsidR="004E6376">
        <w:t xml:space="preserve">Amikor a </w:t>
      </w:r>
      <w:proofErr w:type="spellStart"/>
      <w:r w:rsidR="004E6376">
        <w:t>schedule</w:t>
      </w:r>
      <w:proofErr w:type="spellEnd"/>
      <w:r w:rsidR="004E6376">
        <w:t xml:space="preserve"> végrehajt egy utasítást, addig blokkolja az alkalmazást, amig a</w:t>
      </w:r>
      <w:r w:rsidR="00052788">
        <w:t>z utasítás</w:t>
      </w:r>
      <w:r w:rsidR="004E6376">
        <w:t xml:space="preserve"> végrehajtás</w:t>
      </w:r>
      <w:r w:rsidR="00052788">
        <w:t>a</w:t>
      </w:r>
      <w:r w:rsidR="004E6376">
        <w:t xml:space="preserve"> véget nem ér. Ez gyors lefutású kódok esetén nem jelent </w:t>
      </w:r>
      <w:proofErr w:type="gramStart"/>
      <w:r w:rsidR="004E6376">
        <w:t>problémát</w:t>
      </w:r>
      <w:proofErr w:type="gramEnd"/>
      <w:r w:rsidR="004E6376">
        <w:t xml:space="preserve">, viszont a potenciálisan sokáig tartó folyamatok esetén már foglalkozni kell vele. </w:t>
      </w:r>
      <w:r w:rsidR="004E424D">
        <w:t xml:space="preserve">A fénymérés és az adatok mentése hamar </w:t>
      </w:r>
      <w:proofErr w:type="spellStart"/>
      <w:r w:rsidR="004E424D">
        <w:t>végrehajtódik</w:t>
      </w:r>
      <w:proofErr w:type="spellEnd"/>
      <w:r w:rsidR="004E424D">
        <w:t xml:space="preserve">, </w:t>
      </w:r>
      <w:bookmarkStart w:id="1082" w:name="_GoBack"/>
      <w:bookmarkEnd w:id="1082"/>
      <w:r w:rsidR="004E424D">
        <w:t xml:space="preserve">így ezeket nem </w:t>
      </w:r>
      <w:r w:rsidR="003E66FA">
        <w:t xml:space="preserve">lenne muszáj </w:t>
      </w:r>
      <w:commentRangeStart w:id="1083"/>
      <w:r w:rsidR="003E66FA">
        <w:t>hátté</w:t>
      </w:r>
      <w:ins w:id="1084" w:author="Predi" w:date="2017-12-04T23:06:00Z">
        <w:r w:rsidR="00C231EF">
          <w:t>rszálként</w:t>
        </w:r>
      </w:ins>
      <w:del w:id="1085" w:author="Predi" w:date="2017-12-04T23:06:00Z">
        <w:r w:rsidR="003E66FA" w:rsidDel="00C231EF">
          <w:delText>rfolyamatkén</w:delText>
        </w:r>
      </w:del>
      <w:del w:id="1086" w:author="Predi" w:date="2017-12-04T23:07:00Z">
        <w:r w:rsidR="003E66FA" w:rsidDel="00C231EF">
          <w:delText>t</w:delText>
        </w:r>
      </w:del>
      <w:commentRangeEnd w:id="1083"/>
      <w:r w:rsidR="00C231EF">
        <w:rPr>
          <w:rStyle w:val="Jegyzethivatkozs"/>
        </w:rPr>
        <w:commentReference w:id="1083"/>
      </w:r>
      <w:r w:rsidR="003E66FA">
        <w:t xml:space="preserve"> elindítani, viszont az utasításokat végrehajtó és a gondozó modul adott esetben sokáig futhat, így ezek mindenképpen külön </w:t>
      </w:r>
      <w:del w:id="1087" w:author="Predi" w:date="2017-12-04T23:06:00Z">
        <w:r w:rsidR="003E66FA" w:rsidDel="00C231EF">
          <w:delText xml:space="preserve">folyamatokat </w:delText>
        </w:r>
      </w:del>
      <w:ins w:id="1088" w:author="Predi" w:date="2017-12-04T23:06:00Z">
        <w:r w:rsidR="00C231EF">
          <w:t>szálakat</w:t>
        </w:r>
      </w:ins>
      <w:ins w:id="1089" w:author="Windows-felhasználó" w:date="2017-12-05T14:51:00Z">
        <w:r w:rsidR="00700998">
          <w:t>, vagy folyam</w:t>
        </w:r>
      </w:ins>
      <w:ins w:id="1090" w:author="Windows-felhasználó" w:date="2017-12-05T14:52:00Z">
        <w:r w:rsidR="00700998">
          <w:t>a</w:t>
        </w:r>
      </w:ins>
      <w:ins w:id="1091" w:author="Windows-felhasználó" w:date="2017-12-05T14:51:00Z">
        <w:r w:rsidR="00700998">
          <w:t>tokat</w:t>
        </w:r>
      </w:ins>
      <w:ins w:id="1092" w:author="Predi" w:date="2017-12-04T23:06:00Z">
        <w:r w:rsidR="00C231EF">
          <w:t xml:space="preserve"> </w:t>
        </w:r>
      </w:ins>
      <w:r w:rsidR="003E66FA">
        <w:t xml:space="preserve">igényelnek, hogy ne </w:t>
      </w:r>
      <w:proofErr w:type="spellStart"/>
      <w:r w:rsidR="003E66FA">
        <w:t>akasszák</w:t>
      </w:r>
      <w:proofErr w:type="spellEnd"/>
      <w:r w:rsidR="003E66FA">
        <w:t xml:space="preserve"> meg a program működését. A </w:t>
      </w:r>
      <w:proofErr w:type="gramStart"/>
      <w:r w:rsidR="003E66FA">
        <w:t>konzisztencia</w:t>
      </w:r>
      <w:proofErr w:type="gramEnd"/>
      <w:r w:rsidR="003E66FA">
        <w:t xml:space="preserve"> érdekében, a fénymérést és adatmentést is </w:t>
      </w:r>
      <w:proofErr w:type="spellStart"/>
      <w:r w:rsidR="003E66FA">
        <w:t>alfolyamatként</w:t>
      </w:r>
      <w:proofErr w:type="spellEnd"/>
      <w:r w:rsidR="003E66FA">
        <w:t xml:space="preserve"> indítom. Ezeket a programokat úgy implementáltam, hogy parancssori argumentumként várják a cserép azonosítóját, valamint a cserép elérési útját a soros adatkapcsolathoz, amit ez alapján építenek fel. Úgy is meg lehetne oldani, hogy csak a cserép azonosítót adom át neki</w:t>
      </w:r>
      <w:r w:rsidR="00B73FB2">
        <w:t>k</w:t>
      </w:r>
      <w:r w:rsidR="003E66FA">
        <w:t>, és az adatbázisból lekérdez</w:t>
      </w:r>
      <w:r w:rsidR="00B73FB2">
        <w:t>ik az elérési utat, viszont így elég a fő programban egy adatbázis művelet, a négy helyett.</w:t>
      </w:r>
    </w:p>
    <w:p w14:paraId="69DE70C8" w14:textId="532A4A16" w:rsidR="00B73FB2" w:rsidRDefault="00B73FB2">
      <w:pPr>
        <w:ind w:firstLine="709"/>
      </w:pPr>
      <w:r>
        <w:t xml:space="preserve">A fénymérést a </w:t>
      </w:r>
      <w:r w:rsidRPr="0093168B">
        <w:rPr>
          <w:b/>
        </w:rPr>
        <w:t>sampleLight.</w:t>
      </w:r>
      <w:r>
        <w:rPr>
          <w:b/>
        </w:rPr>
        <w:t>py</w:t>
      </w:r>
      <w:del w:id="1093" w:author="Predi" w:date="2017-12-04T23:08:00Z">
        <w:r w:rsidDel="00C231EF">
          <w:rPr>
            <w:b/>
          </w:rPr>
          <w:delText xml:space="preserve"> </w:delText>
        </w:r>
      </w:del>
      <w:r>
        <w:t xml:space="preserve"> </w:t>
      </w:r>
      <w:proofErr w:type="gramStart"/>
      <w:r>
        <w:t>fájlban</w:t>
      </w:r>
      <w:proofErr w:type="gramEnd"/>
      <w:r>
        <w:t xml:space="preserve"> implementáltam, egy számkódot küldök az </w:t>
      </w:r>
      <w:proofErr w:type="spellStart"/>
      <w:r>
        <w:t>Arduinonak</w:t>
      </w:r>
      <w:proofErr w:type="spellEnd"/>
      <w:r>
        <w:t>, amire az válaszol a fényszenzorból vett adattal. Ezután ezt az adatot elmentem az adatbázisba.</w:t>
      </w:r>
    </w:p>
    <w:p w14:paraId="0E6CCABA" w14:textId="77777777" w:rsidR="00357115" w:rsidRDefault="00B73FB2">
      <w:pPr>
        <w:ind w:firstLine="709"/>
      </w:pPr>
      <w:r>
        <w:t xml:space="preserve">Az adatmentést a </w:t>
      </w:r>
      <w:r w:rsidRPr="0093168B">
        <w:rPr>
          <w:b/>
        </w:rPr>
        <w:t>persistData.py</w:t>
      </w:r>
      <w:r>
        <w:rPr>
          <w:b/>
        </w:rPr>
        <w:t xml:space="preserve"> </w:t>
      </w:r>
      <w:proofErr w:type="gramStart"/>
      <w:r w:rsidR="00357115">
        <w:t>fájlban</w:t>
      </w:r>
      <w:proofErr w:type="gramEnd"/>
      <w:r w:rsidR="00357115">
        <w:t xml:space="preserve"> valósítottam meg. Ehhez ki kell számítani a legutóbbi adatmentés óta eltelt idő alatti fényes percek számát. Ahelyett, hogy lekérdezném az összes adatot a fénymérés táblázatából, és a Python programban dolgoznám fel ezeket, egy összetett SQL utasítás segítségével kérdezem le, hány százaléka volt a mintáknak a kívánt szintérték felett.</w:t>
      </w:r>
    </w:p>
    <w:p w14:paraId="2BFBB897" w14:textId="09A271DE" w:rsidR="00357115" w:rsidRDefault="00357115" w:rsidP="0093168B">
      <w:pPr>
        <w:pStyle w:val="Kd"/>
      </w:pPr>
      <w:proofErr w:type="spellStart"/>
      <w:r>
        <w:t>select</w:t>
      </w:r>
      <w:proofErr w:type="spellEnd"/>
      <w:r>
        <w:t xml:space="preserve"> ((</w:t>
      </w:r>
      <w:proofErr w:type="spellStart"/>
      <w:r>
        <w:t>select</w:t>
      </w:r>
      <w:proofErr w:type="spellEnd"/>
      <w:r>
        <w:t xml:space="preserve"> </w:t>
      </w:r>
      <w:proofErr w:type="gramStart"/>
      <w:r>
        <w:t>COUNT(</w:t>
      </w:r>
      <w:proofErr w:type="gramEnd"/>
      <w:r>
        <w:t xml:space="preserve">*) </w:t>
      </w:r>
      <w:proofErr w:type="spellStart"/>
      <w:r>
        <w:t>from</w:t>
      </w:r>
      <w:proofErr w:type="spellEnd"/>
      <w:r>
        <w:t xml:space="preserve"> FREQ_LIGHT</w:t>
      </w:r>
    </w:p>
    <w:p w14:paraId="72E5541E" w14:textId="3C96C2B8" w:rsidR="00357115" w:rsidRDefault="00357115" w:rsidP="0093168B">
      <w:pPr>
        <w:pStyle w:val="Kd"/>
      </w:pPr>
      <w:proofErr w:type="spellStart"/>
      <w:r>
        <w:t>where</w:t>
      </w:r>
      <w:proofErr w:type="spellEnd"/>
      <w:r>
        <w:t xml:space="preserve"> LIGHT &lt;= (</w:t>
      </w:r>
      <w:proofErr w:type="spellStart"/>
      <w:r>
        <w:t>select</w:t>
      </w:r>
      <w:proofErr w:type="spellEnd"/>
      <w:r>
        <w:t xml:space="preserve"> REQ_LIGHT </w:t>
      </w:r>
      <w:proofErr w:type="spellStart"/>
      <w:r>
        <w:t>from</w:t>
      </w:r>
      <w:proofErr w:type="spellEnd"/>
      <w:r>
        <w:t xml:space="preserve"> PLANT_CONFIGS</w:t>
      </w:r>
    </w:p>
    <w:p w14:paraId="62D8E5E0" w14:textId="6A5BF1D5" w:rsidR="00357115" w:rsidRDefault="00357115" w:rsidP="0093168B">
      <w:pPr>
        <w:pStyle w:val="Kd"/>
      </w:pPr>
      <w:proofErr w:type="spellStart"/>
      <w:r>
        <w:t>where</w:t>
      </w:r>
      <w:proofErr w:type="spellEnd"/>
      <w:r>
        <w:t xml:space="preserve"> ID in (</w:t>
      </w:r>
      <w:proofErr w:type="spellStart"/>
      <w:r>
        <w:t>select</w:t>
      </w:r>
      <w:proofErr w:type="spellEnd"/>
      <w:r>
        <w:t xml:space="preserve"> PLANT_CONFIG_ID </w:t>
      </w:r>
      <w:proofErr w:type="spellStart"/>
      <w:r>
        <w:t>from</w:t>
      </w:r>
      <w:proofErr w:type="spellEnd"/>
      <w:r>
        <w:t xml:space="preserve"> POTS</w:t>
      </w:r>
    </w:p>
    <w:p w14:paraId="48995833" w14:textId="77777777" w:rsidR="00357115" w:rsidRDefault="00357115" w:rsidP="0093168B">
      <w:pPr>
        <w:pStyle w:val="Kd"/>
      </w:pPr>
      <w:proofErr w:type="spellStart"/>
      <w:r>
        <w:t>where</w:t>
      </w:r>
      <w:proofErr w:type="spellEnd"/>
      <w:r>
        <w:t xml:space="preserve"> ID = %s)) and POT_ID = %s)*100 / </w:t>
      </w:r>
      <w:proofErr w:type="gramStart"/>
      <w:r>
        <w:t>COUNT(</w:t>
      </w:r>
      <w:proofErr w:type="gramEnd"/>
      <w:r>
        <w:t xml:space="preserve">*)) </w:t>
      </w:r>
    </w:p>
    <w:p w14:paraId="18691A6B" w14:textId="5F3D2AA1" w:rsidR="00B73FB2" w:rsidRPr="00494485" w:rsidRDefault="00357115" w:rsidP="0093168B">
      <w:pPr>
        <w:pStyle w:val="Kd"/>
      </w:pPr>
      <w:proofErr w:type="spellStart"/>
      <w:r>
        <w:t>as</w:t>
      </w:r>
      <w:proofErr w:type="spellEnd"/>
      <w:r>
        <w:t xml:space="preserve"> PERCENTAGEOFSUFFICIENT </w:t>
      </w:r>
      <w:proofErr w:type="spellStart"/>
      <w:r>
        <w:t>from</w:t>
      </w:r>
      <w:proofErr w:type="spellEnd"/>
      <w:r>
        <w:t xml:space="preserve"> FREQ_LIGHT;"</w:t>
      </w:r>
    </w:p>
    <w:p w14:paraId="006C888F" w14:textId="42007C12" w:rsidR="003E66FA" w:rsidRDefault="00DF3820">
      <w:pPr>
        <w:ind w:firstLine="709"/>
      </w:pPr>
      <w:r>
        <w:t xml:space="preserve">Ezt az eredményt tízzel elosztva azt kapom meg, hogy az elmúlt tíz percben hány percen keresztül voltak kedvezőek a fényviszonyok (hetvenöt százalék osztva tízzel hét és fél perc). Ezután lekérdezem a többi adatot az </w:t>
      </w:r>
      <w:proofErr w:type="spellStart"/>
      <w:r>
        <w:t>Arduinorol</w:t>
      </w:r>
      <w:proofErr w:type="spellEnd"/>
      <w:r>
        <w:t xml:space="preserve">, és ezeket kiegészítve az előbbi számítás eredményével elküldöm a szerverre, majd mentem az adatbázisba. Végezetül törlöm a gyakori fénymérés táblázatából az </w:t>
      </w:r>
      <w:proofErr w:type="gramStart"/>
      <w:r>
        <w:t>aktuális</w:t>
      </w:r>
      <w:proofErr w:type="gramEnd"/>
      <w:r>
        <w:t xml:space="preserve"> cserép azonosítójához </w:t>
      </w:r>
      <w:r>
        <w:lastRenderedPageBreak/>
        <w:t xml:space="preserve">tartozó adatokat, így az egymást követő adatmentések során nem kell azzal foglalkozni, hogy szűrjük az eredményt a legutóbbi mentés óta eltelt időszakra, mert csak olyan adatok lesznek az adatbázisban, </w:t>
      </w:r>
      <w:commentRangeStart w:id="1094"/>
      <w:r>
        <w:t>amik azután lettek beszúrva.</w:t>
      </w:r>
      <w:commentRangeEnd w:id="1094"/>
      <w:r w:rsidR="00C231EF">
        <w:rPr>
          <w:rStyle w:val="Jegyzethivatkozs"/>
        </w:rPr>
        <w:commentReference w:id="1094"/>
      </w:r>
    </w:p>
    <w:p w14:paraId="3AFDE33D" w14:textId="351640BC" w:rsidR="00027008" w:rsidRDefault="00027008">
      <w:pPr>
        <w:ind w:firstLine="709"/>
      </w:pPr>
      <w:r>
        <w:t xml:space="preserve">A cserépre vonatkozó utasítások feldolgozása a </w:t>
      </w:r>
      <w:r>
        <w:rPr>
          <w:b/>
        </w:rPr>
        <w:t>checkPendingCommand.py</w:t>
      </w:r>
      <w:r>
        <w:t xml:space="preserve"> </w:t>
      </w:r>
      <w:proofErr w:type="gramStart"/>
      <w:r>
        <w:t>fájlban</w:t>
      </w:r>
      <w:proofErr w:type="gramEnd"/>
      <w:r>
        <w:t xml:space="preserve"> található, és hasonlóan történik, mint a telepített egységre vonatkozó utasítások kezelése. </w:t>
      </w:r>
      <w:r w:rsidR="00706EF3">
        <w:t xml:space="preserve">A </w:t>
      </w:r>
      <w:proofErr w:type="gramStart"/>
      <w:r w:rsidR="00706EF3">
        <w:t>cserép azonosító</w:t>
      </w:r>
      <w:proofErr w:type="gramEnd"/>
      <w:r w:rsidR="00706EF3">
        <w:t xml:space="preserve"> alapján l</w:t>
      </w:r>
      <w:r>
        <w:t>ekérem</w:t>
      </w:r>
      <w:r w:rsidR="008D7AAA">
        <w:t xml:space="preserve"> ezeket</w:t>
      </w:r>
      <w:r>
        <w:t xml:space="preserve"> szerverről, átalakítom </w:t>
      </w:r>
      <w:proofErr w:type="spellStart"/>
      <w:r>
        <w:rPr>
          <w:b/>
        </w:rPr>
        <w:t>Command</w:t>
      </w:r>
      <w:proofErr w:type="spellEnd"/>
      <w:r>
        <w:t xml:space="preserve"> típusúvá, és egyenként végrehajtom</w:t>
      </w:r>
      <w:r w:rsidR="0075371D">
        <w:t>, majd törlöm őket a szerverről</w:t>
      </w:r>
      <w:r>
        <w:t xml:space="preserve">. </w:t>
      </w:r>
      <w:r w:rsidR="00706EF3">
        <w:t>A jelenleg támogatott cserépszintű parancsok a következők:</w:t>
      </w:r>
    </w:p>
    <w:p w14:paraId="7FDBC13B" w14:textId="5A3FC18E" w:rsidR="00706EF3" w:rsidRDefault="00706EF3" w:rsidP="0093168B">
      <w:pPr>
        <w:pStyle w:val="Listaszerbekezds"/>
        <w:numPr>
          <w:ilvl w:val="0"/>
          <w:numId w:val="30"/>
        </w:numPr>
      </w:pPr>
      <w:r>
        <w:t>W: öntözés, paramétere az öntözés mennyisége deciliterben,</w:t>
      </w:r>
    </w:p>
    <w:p w14:paraId="6C34C142" w14:textId="0C6690A2" w:rsidR="00706EF3" w:rsidRDefault="00706EF3" w:rsidP="0093168B">
      <w:pPr>
        <w:pStyle w:val="Listaszerbekezds"/>
        <w:numPr>
          <w:ilvl w:val="0"/>
          <w:numId w:val="30"/>
        </w:numPr>
      </w:pPr>
      <w:r>
        <w:t>L_SPEC: világítás, paramétere az világítás időtartama percben,</w:t>
      </w:r>
    </w:p>
    <w:p w14:paraId="66E23559" w14:textId="3A6B10B6" w:rsidR="00706EF3" w:rsidRDefault="00706EF3" w:rsidP="0093168B">
      <w:pPr>
        <w:pStyle w:val="Listaszerbekezds"/>
        <w:numPr>
          <w:ilvl w:val="0"/>
          <w:numId w:val="30"/>
        </w:numPr>
      </w:pPr>
      <w:r>
        <w:t>C_CHNG: növény konfiguráció megváltoztatása, paramétere a szerveren található új növény konfiguráció azonosítója.</w:t>
      </w:r>
    </w:p>
    <w:p w14:paraId="5B667BAC" w14:textId="6D02261A" w:rsidR="007A7DEA" w:rsidRDefault="00706EF3">
      <w:pPr>
        <w:ind w:firstLine="709"/>
      </w:pPr>
      <w:r>
        <w:t xml:space="preserve">Az </w:t>
      </w:r>
      <w:proofErr w:type="spellStart"/>
      <w:r>
        <w:t>Arduino</w:t>
      </w:r>
      <w:proofErr w:type="spellEnd"/>
      <w:del w:id="1095" w:author="Predi" w:date="2017-12-04T23:10:00Z">
        <w:r w:rsidR="008D7AAA" w:rsidDel="00C231EF">
          <w:delText>t</w:delText>
        </w:r>
      </w:del>
      <w:r>
        <w:t xml:space="preserve"> </w:t>
      </w:r>
      <w:ins w:id="1096" w:author="Predi" w:date="2017-12-04T23:10:00Z">
        <w:r w:rsidR="00C231EF">
          <w:t xml:space="preserve">szoftverét </w:t>
        </w:r>
      </w:ins>
      <w:r>
        <w:t>úgy</w:t>
      </w:r>
      <w:ins w:id="1097" w:author="Predi" w:date="2017-12-04T23:10:00Z">
        <w:r w:rsidR="00C231EF">
          <w:t xml:space="preserve"> alakítottam ki</w:t>
        </w:r>
      </w:ins>
      <w:del w:id="1098" w:author="Predi" w:date="2017-12-04T23:10:00Z">
        <w:r w:rsidDel="00C231EF">
          <w:delText xml:space="preserve"> programoztam be</w:delText>
        </w:r>
      </w:del>
      <w:r>
        <w:t>, hogy ha öntözésre való utasítást kap, akkor egy decilitern</w:t>
      </w:r>
      <w:r w:rsidR="007A7DEA">
        <w:t xml:space="preserve">yi vizet szolgáltat a növénynek. A szerverről érkező parancs paramétere tartalmazza, hány deciliter a kívánt öntözés mennyisége, így </w:t>
      </w:r>
      <w:commentRangeStart w:id="1099"/>
      <w:r w:rsidR="007A7DEA">
        <w:t xml:space="preserve">ennyiszer kell kiadni </w:t>
      </w:r>
      <w:commentRangeEnd w:id="1099"/>
      <w:r w:rsidR="00C231EF">
        <w:rPr>
          <w:rStyle w:val="Jegyzethivatkozs"/>
        </w:rPr>
        <w:commentReference w:id="1099"/>
      </w:r>
      <w:r w:rsidR="007A7DEA">
        <w:t xml:space="preserve">az </w:t>
      </w:r>
      <w:proofErr w:type="spellStart"/>
      <w:r w:rsidR="007A7DEA">
        <w:t>Arduino</w:t>
      </w:r>
      <w:proofErr w:type="spellEnd"/>
      <w:r w:rsidR="007A7DEA">
        <w:t xml:space="preserve"> számára az </w:t>
      </w:r>
      <w:proofErr w:type="gramStart"/>
      <w:r w:rsidR="007A7DEA">
        <w:t>öntözés utasítást</w:t>
      </w:r>
      <w:proofErr w:type="gramEnd"/>
      <w:r w:rsidR="007A7DEA">
        <w:t>.</w:t>
      </w:r>
    </w:p>
    <w:p w14:paraId="7CBE0F46" w14:textId="22639525" w:rsidR="00706EF3" w:rsidRDefault="007A7DEA">
      <w:pPr>
        <w:ind w:firstLine="709"/>
      </w:pPr>
      <w:r>
        <w:t xml:space="preserve"> </w:t>
      </w:r>
      <w:r w:rsidR="0075371D">
        <w:t xml:space="preserve">A világítás parancs végrehajtása során először utasítom az </w:t>
      </w:r>
      <w:proofErr w:type="spellStart"/>
      <w:r w:rsidR="0075371D">
        <w:t>Arduinot</w:t>
      </w:r>
      <w:proofErr w:type="spellEnd"/>
      <w:r w:rsidR="0075371D">
        <w:t xml:space="preserve">, hogy kapcsolja fel a lámpát, majd a </w:t>
      </w:r>
      <w:proofErr w:type="spellStart"/>
      <w:r w:rsidR="0075371D">
        <w:rPr>
          <w:b/>
        </w:rPr>
        <w:t>time</w:t>
      </w:r>
      <w:proofErr w:type="spellEnd"/>
      <w:r w:rsidR="0075371D">
        <w:rPr>
          <w:b/>
        </w:rPr>
        <w:t xml:space="preserve"> </w:t>
      </w:r>
      <w:r w:rsidR="0075371D">
        <w:t xml:space="preserve">könyvtár </w:t>
      </w:r>
      <w:proofErr w:type="spellStart"/>
      <w:r w:rsidR="0075371D">
        <w:rPr>
          <w:b/>
        </w:rPr>
        <w:t>sleep</w:t>
      </w:r>
      <w:proofErr w:type="spellEnd"/>
      <w:r w:rsidR="0075371D">
        <w:t xml:space="preserve"> metódusának segítségével altatom a programot a paraméterben kapott ideig, </w:t>
      </w:r>
      <w:proofErr w:type="gramStart"/>
      <w:r w:rsidR="0075371D">
        <w:t>ezután</w:t>
      </w:r>
      <w:proofErr w:type="gramEnd"/>
      <w:r w:rsidR="0075371D">
        <w:t xml:space="preserve"> utasítom az </w:t>
      </w:r>
      <w:proofErr w:type="spellStart"/>
      <w:r w:rsidR="0075371D">
        <w:t>Arduinot</w:t>
      </w:r>
      <w:proofErr w:type="spellEnd"/>
      <w:r w:rsidR="0075371D">
        <w:t>, hogy kapcsolja le a lámpát.</w:t>
      </w:r>
    </w:p>
    <w:p w14:paraId="615D6709" w14:textId="126B2B60" w:rsidR="0075371D" w:rsidRDefault="0075371D">
      <w:pPr>
        <w:ind w:firstLine="709"/>
      </w:pPr>
      <w:r>
        <w:t>A növény konfiguráció változtatása során először lekérdezem a szerverről az új növénykonfigurációt a paraméterbe</w:t>
      </w:r>
      <w:r w:rsidR="00AD3A58">
        <w:t xml:space="preserve">n kapott azonosító alapján, majd ez alapján frissítem az adatbázisban a cseréphez tartozó bejegyzést. </w:t>
      </w:r>
    </w:p>
    <w:p w14:paraId="346BB98C" w14:textId="17863777" w:rsidR="00AD3A58" w:rsidRDefault="00AD3A58">
      <w:pPr>
        <w:ind w:firstLine="709"/>
      </w:pPr>
      <w:commentRangeStart w:id="1100"/>
      <w:r>
        <w:t xml:space="preserve">Az utasításokat végrehajtásuk előtt két részre osztom, a </w:t>
      </w:r>
      <w:r w:rsidR="008D7AAA">
        <w:t xml:space="preserve">várható </w:t>
      </w:r>
      <w:r>
        <w:t xml:space="preserve">végrehajtási idejük alapján. A világítás várható ideje több óra, és ha sorban érkezik egy világítás, öntözés, konfiguráció változtatása parancs, akkor a világítás időtartamáig a többi utasítás nem </w:t>
      </w:r>
      <w:proofErr w:type="spellStart"/>
      <w:r>
        <w:t>hajtódna</w:t>
      </w:r>
      <w:proofErr w:type="spellEnd"/>
      <w:r>
        <w:t xml:space="preserve"> végre. Így először a gyorsan lefutó utasításokat hajtom végre, és csak utánuk a világítást.</w:t>
      </w:r>
      <w:commentRangeEnd w:id="1100"/>
      <w:r w:rsidR="00C231EF">
        <w:rPr>
          <w:rStyle w:val="Jegyzethivatkozs"/>
        </w:rPr>
        <w:commentReference w:id="1100"/>
      </w:r>
    </w:p>
    <w:p w14:paraId="4B9E30F9" w14:textId="75F2E2C2" w:rsidR="005A48CA" w:rsidRDefault="00BD138E">
      <w:pPr>
        <w:ind w:firstLine="709"/>
      </w:pPr>
      <w:r>
        <w:t xml:space="preserve">A növény napi gondozását a </w:t>
      </w:r>
      <w:r w:rsidRPr="0093168B">
        <w:rPr>
          <w:b/>
        </w:rPr>
        <w:t>daily.py</w:t>
      </w:r>
      <w:r>
        <w:rPr>
          <w:b/>
        </w:rPr>
        <w:t xml:space="preserve"> </w:t>
      </w:r>
      <w:r>
        <w:t>programban valósítottam meg. Első lépésben lekérdezem</w:t>
      </w:r>
      <w:del w:id="1101" w:author="Predi" w:date="2017-12-04T23:13:00Z">
        <w:r w:rsidDel="00C231EF">
          <w:delText xml:space="preserve"> a fényes percek számát,</w:delText>
        </w:r>
      </w:del>
      <w:r>
        <w:t xml:space="preserve"> az elvárt napfényes percek számát, az öntözési szintet és az utolsó talajnedvességet az adatbázisból, majd ezek alapján végrehajtom a teendőket. Ha az </w:t>
      </w:r>
      <w:r>
        <w:lastRenderedPageBreak/>
        <w:t xml:space="preserve">utolsó talajnedvesség kisebb, mint a kívánt talajnedvesség, </w:t>
      </w:r>
      <w:commentRangeStart w:id="1102"/>
      <w:proofErr w:type="gramStart"/>
      <w:r w:rsidR="003413BA">
        <w:t>fixen</w:t>
      </w:r>
      <w:proofErr w:type="gramEnd"/>
      <w:r w:rsidR="003413BA">
        <w:t xml:space="preserve"> két deciliternyi </w:t>
      </w:r>
      <w:commentRangeEnd w:id="1102"/>
      <w:r w:rsidR="00C231EF">
        <w:rPr>
          <w:rStyle w:val="Jegyzethivatkozs"/>
        </w:rPr>
        <w:commentReference w:id="1102"/>
      </w:r>
      <w:r w:rsidR="003413BA">
        <w:t>vízzel öntözi meg a növényt. Ezután, ha nem volt elegendő mennyiségű napfény, a</w:t>
      </w:r>
      <w:r w:rsidR="008D7AAA">
        <w:t xml:space="preserve"> felkapcsolja a lámpát, majd a hiányzó </w:t>
      </w:r>
      <w:r w:rsidR="003413BA">
        <w:t>idő leteltével lekapcsolja</w:t>
      </w:r>
      <w:r w:rsidR="008D7AAA">
        <w:t xml:space="preserve"> azt</w:t>
      </w:r>
      <w:r w:rsidR="003413BA">
        <w:t>.</w:t>
      </w:r>
    </w:p>
    <w:p w14:paraId="18A92344" w14:textId="750B9B7D" w:rsidR="003413BA" w:rsidRDefault="00646CA1" w:rsidP="0093168B">
      <w:pPr>
        <w:pStyle w:val="Cmsor4"/>
      </w:pPr>
      <w:r>
        <w:t xml:space="preserve">Az </w:t>
      </w:r>
      <w:proofErr w:type="spellStart"/>
      <w:r w:rsidR="003413BA">
        <w:t>Arduino</w:t>
      </w:r>
      <w:proofErr w:type="spellEnd"/>
      <w:r w:rsidR="003413BA">
        <w:t xml:space="preserve"> </w:t>
      </w:r>
      <w:r>
        <w:t>szoftvere</w:t>
      </w:r>
    </w:p>
    <w:p w14:paraId="73130C70" w14:textId="7BB58AC2" w:rsidR="00316BC5" w:rsidRDefault="001470FB" w:rsidP="0093168B">
      <w:r>
        <w:t xml:space="preserve">Az </w:t>
      </w:r>
      <w:proofErr w:type="spellStart"/>
      <w:r>
        <w:t>Arduino</w:t>
      </w:r>
      <w:proofErr w:type="spellEnd"/>
      <w:r>
        <w:t xml:space="preserve"> programozására </w:t>
      </w:r>
      <w:r w:rsidR="00F87D50">
        <w:t xml:space="preserve">a platform saját </w:t>
      </w:r>
      <w:r w:rsidR="002D1173">
        <w:t xml:space="preserve">nyelvét használtam, ami lényegében </w:t>
      </w:r>
      <w:r w:rsidR="00A50894">
        <w:t>C/</w:t>
      </w:r>
      <w:r w:rsidR="002D1173">
        <w:t xml:space="preserve">C++, </w:t>
      </w:r>
      <w:r w:rsidR="000E50EF">
        <w:t xml:space="preserve">kiegészítve olyan könyvtárakkal, amik megkönnyítik </w:t>
      </w:r>
      <w:r w:rsidR="002D1173">
        <w:t xml:space="preserve">a </w:t>
      </w:r>
      <w:r w:rsidR="00A50894">
        <w:t>hardverek kezelését</w:t>
      </w:r>
      <w:r w:rsidR="001E4695">
        <w:t>. P</w:t>
      </w:r>
      <w:r w:rsidR="00A50894">
        <w:t xml:space="preserve">éldául </w:t>
      </w:r>
      <w:r w:rsidR="009C3215">
        <w:t xml:space="preserve">amikor ki akarunk adni egy jelet </w:t>
      </w:r>
      <w:proofErr w:type="gramStart"/>
      <w:r w:rsidR="009C3215">
        <w:t>a</w:t>
      </w:r>
      <w:proofErr w:type="gramEnd"/>
      <w:r w:rsidR="009C3215">
        <w:t xml:space="preserve"> mondjuk a mikrokontroller hármas számú digitális </w:t>
      </w:r>
      <w:del w:id="1103" w:author="Predi" w:date="2017-12-04T23:14:00Z">
        <w:r w:rsidR="009C3215" w:rsidDel="00C231EF">
          <w:delText>tűjén</w:delText>
        </w:r>
      </w:del>
      <w:ins w:id="1104" w:author="Predi" w:date="2017-12-04T23:14:00Z">
        <w:r w:rsidR="00C231EF">
          <w:t>lábán</w:t>
        </w:r>
      </w:ins>
      <w:r w:rsidR="009C3215">
        <w:t xml:space="preserve">, </w:t>
      </w:r>
      <w:r w:rsidR="00A50894">
        <w:t xml:space="preserve">ahelyett, hogy </w:t>
      </w:r>
      <w:r w:rsidR="009C3215">
        <w:t xml:space="preserve">a </w:t>
      </w:r>
      <w:del w:id="1105" w:author="Predi" w:date="2017-12-04T23:14:00Z">
        <w:r w:rsidR="009C3215" w:rsidDel="00C231EF">
          <w:delText xml:space="preserve">tűhöz </w:delText>
        </w:r>
      </w:del>
      <w:ins w:id="1106" w:author="Predi" w:date="2017-12-04T23:14:00Z">
        <w:r w:rsidR="00C231EF">
          <w:t xml:space="preserve">lábhoz </w:t>
        </w:r>
      </w:ins>
      <w:r w:rsidR="009C3215">
        <w:t xml:space="preserve">tartozó regiszterén direkt bitműveleteket végeznénk, csak annyit kell tennünk, hogy beállítjuk a </w:t>
      </w:r>
      <w:del w:id="1107" w:author="Predi" w:date="2017-12-04T23:15:00Z">
        <w:r w:rsidR="009C3215" w:rsidDel="00C231EF">
          <w:delText xml:space="preserve">tűt </w:delText>
        </w:r>
      </w:del>
      <w:ins w:id="1108" w:author="Predi" w:date="2017-12-04T23:15:00Z">
        <w:r w:rsidR="00C231EF">
          <w:t xml:space="preserve">lábat </w:t>
        </w:r>
      </w:ins>
      <w:r w:rsidR="009C3215">
        <w:t xml:space="preserve">mint kimenetet: </w:t>
      </w:r>
      <w:proofErr w:type="spellStart"/>
      <w:r w:rsidR="009C3215" w:rsidRPr="0093168B">
        <w:rPr>
          <w:b/>
          <w:i/>
        </w:rPr>
        <w:t>pinMode</w:t>
      </w:r>
      <w:proofErr w:type="spellEnd"/>
      <w:r w:rsidR="009C3215" w:rsidRPr="0093168B">
        <w:rPr>
          <w:b/>
          <w:i/>
        </w:rPr>
        <w:t>(3, OUTPUT)</w:t>
      </w:r>
      <w:r w:rsidR="009C3215">
        <w:rPr>
          <w:b/>
        </w:rPr>
        <w:t xml:space="preserve"> </w:t>
      </w:r>
      <w:r w:rsidR="009C3215">
        <w:t xml:space="preserve">és kiadjuk a jelet: </w:t>
      </w:r>
      <w:proofErr w:type="spellStart"/>
      <w:r w:rsidR="009C3215" w:rsidRPr="0093168B">
        <w:rPr>
          <w:b/>
          <w:i/>
        </w:rPr>
        <w:t>digitalWrite</w:t>
      </w:r>
      <w:proofErr w:type="spellEnd"/>
      <w:r w:rsidR="009C3215" w:rsidRPr="0093168B">
        <w:rPr>
          <w:b/>
          <w:i/>
        </w:rPr>
        <w:t>(3, 1)</w:t>
      </w:r>
      <w:r w:rsidR="009C3215">
        <w:t>.</w:t>
      </w:r>
    </w:p>
    <w:p w14:paraId="555ED9BF" w14:textId="4FE8EE83" w:rsidR="00171070" w:rsidRDefault="000E50EF" w:rsidP="0093168B">
      <w:r>
        <w:t xml:space="preserve">Az </w:t>
      </w:r>
      <w:proofErr w:type="spellStart"/>
      <w:r>
        <w:t>Arduino</w:t>
      </w:r>
      <w:proofErr w:type="spellEnd"/>
      <w:r>
        <w:t xml:space="preserve"> feladata, hogy a soros kapcsolaton keresztül kapott utasításkódokra </w:t>
      </w:r>
      <w:r w:rsidR="00AC64CB">
        <w:t>reagálva adatokat gyűjtsön be a csatlakoztatott szenzoroktól, vezérelje a lámpát</w:t>
      </w:r>
      <w:ins w:id="1109" w:author="Predi" w:date="2017-12-04T23:15:00Z">
        <w:r w:rsidR="00C231EF">
          <w:t>,</w:t>
        </w:r>
      </w:ins>
      <w:r w:rsidR="00AC64CB">
        <w:t xml:space="preserve"> valamint a pumpát</w:t>
      </w:r>
      <w:r w:rsidR="00646CA1">
        <w:t xml:space="preserve"> a relére küldött jel segítségével</w:t>
      </w:r>
      <w:r w:rsidR="009C3215">
        <w:t xml:space="preserve">. </w:t>
      </w:r>
      <w:r w:rsidR="007D0A8B">
        <w:t xml:space="preserve">A soros kommunikációhoz az </w:t>
      </w:r>
      <w:proofErr w:type="spellStart"/>
      <w:r w:rsidR="007D0A8B">
        <w:t>Arduino</w:t>
      </w:r>
      <w:proofErr w:type="spellEnd"/>
      <w:r w:rsidR="007D0A8B">
        <w:t xml:space="preserve"> platform </w:t>
      </w:r>
      <w:commentRangeStart w:id="1110"/>
      <w:r w:rsidR="007D0A8B" w:rsidRPr="0093168B">
        <w:rPr>
          <w:b/>
        </w:rPr>
        <w:t>SPI</w:t>
      </w:r>
      <w:commentRangeEnd w:id="1110"/>
      <w:r w:rsidR="00C231EF">
        <w:rPr>
          <w:rStyle w:val="Jegyzethivatkozs"/>
        </w:rPr>
        <w:commentReference w:id="1110"/>
      </w:r>
      <w:r w:rsidR="007D0A8B">
        <w:t xml:space="preserve"> könyvtárát használom, ezen felül még egy külső könyvtárat importálok be, ami a hőmérő használatához szükséges. A </w:t>
      </w:r>
      <w:r w:rsidR="0063584F">
        <w:t xml:space="preserve">mikrokontroller </w:t>
      </w:r>
      <w:del w:id="1111" w:author="Predi" w:date="2017-12-04T23:16:00Z">
        <w:r w:rsidR="0063584F" w:rsidDel="00C231EF">
          <w:delText xml:space="preserve">tűivel </w:delText>
        </w:r>
      </w:del>
      <w:proofErr w:type="spellStart"/>
      <w:ins w:id="1112" w:author="Predi" w:date="2017-12-04T23:16:00Z">
        <w:r w:rsidR="00C231EF">
          <w:t>portjaival</w:t>
        </w:r>
        <w:proofErr w:type="spellEnd"/>
        <w:r w:rsidR="00C231EF">
          <w:t xml:space="preserve"> </w:t>
        </w:r>
      </w:ins>
      <w:r w:rsidR="0063584F">
        <w:t xml:space="preserve">végzett műveletek megkönnyítésére és a program olvashatósága érdekében ezekhez konstansokat definiálok. Ezen felül globális változóban tárolom a cserép azonosítóját, és egy </w:t>
      </w:r>
      <w:proofErr w:type="spellStart"/>
      <w:r w:rsidR="0063584F">
        <w:t>bool</w:t>
      </w:r>
      <w:proofErr w:type="spellEnd"/>
      <w:r w:rsidR="0063584F">
        <w:t xml:space="preserve"> típusú változóban a lámpa állapotát, hogy éppen fel van-e kapcsolva, vagy sem. </w:t>
      </w:r>
    </w:p>
    <w:p w14:paraId="77E0EB7B" w14:textId="67EF4DED" w:rsidR="0063584F" w:rsidRDefault="00236B53" w:rsidP="0093168B">
      <w:r>
        <w:t xml:space="preserve">Egy </w:t>
      </w:r>
      <w:proofErr w:type="spellStart"/>
      <w:r>
        <w:t>Arduino</w:t>
      </w:r>
      <w:proofErr w:type="spellEnd"/>
      <w:r>
        <w:t xml:space="preserve"> program minimum két függvényből, a </w:t>
      </w:r>
      <w:proofErr w:type="spellStart"/>
      <w:r>
        <w:rPr>
          <w:b/>
        </w:rPr>
        <w:t>setup</w:t>
      </w:r>
      <w:proofErr w:type="spellEnd"/>
      <w:r>
        <w:rPr>
          <w:b/>
        </w:rPr>
        <w:t xml:space="preserve"> </w:t>
      </w:r>
      <w:r>
        <w:t xml:space="preserve">és </w:t>
      </w:r>
      <w:proofErr w:type="spellStart"/>
      <w:r>
        <w:rPr>
          <w:b/>
        </w:rPr>
        <w:t>loop</w:t>
      </w:r>
      <w:proofErr w:type="spellEnd"/>
      <w:r>
        <w:rPr>
          <w:b/>
        </w:rPr>
        <w:t xml:space="preserve"> </w:t>
      </w:r>
      <w:r w:rsidR="00011755">
        <w:t>függvényből áll</w:t>
      </w:r>
      <w:r>
        <w:t xml:space="preserve">. </w:t>
      </w:r>
      <w:r w:rsidR="0063584F">
        <w:t xml:space="preserve">A </w:t>
      </w:r>
      <w:proofErr w:type="spellStart"/>
      <w:r w:rsidR="0063584F" w:rsidRPr="00236B53">
        <w:t>setup</w:t>
      </w:r>
      <w:proofErr w:type="spellEnd"/>
      <w:r w:rsidR="0063584F">
        <w:rPr>
          <w:b/>
        </w:rPr>
        <w:t xml:space="preserve"> </w:t>
      </w:r>
      <w:r w:rsidR="0063584F">
        <w:t>függvény egyszer fut le az</w:t>
      </w:r>
      <w:r>
        <w:t xml:space="preserve"> </w:t>
      </w:r>
      <w:proofErr w:type="spellStart"/>
      <w:r>
        <w:t>Arduino</w:t>
      </w:r>
      <w:proofErr w:type="spellEnd"/>
      <w:r>
        <w:t xml:space="preserve"> indításakor, itt állíthatjuk be az eszköz kezdeti állapotát</w:t>
      </w:r>
      <w:ins w:id="1113" w:author="Predi" w:date="2017-12-04T23:17:00Z">
        <w:r w:rsidR="001F511A">
          <w:t xml:space="preserve"> (</w:t>
        </w:r>
        <w:proofErr w:type="spellStart"/>
        <w:r w:rsidR="001F511A">
          <w:t>inicializáció</w:t>
        </w:r>
        <w:proofErr w:type="spellEnd"/>
        <w:r w:rsidR="001F511A">
          <w:t>)</w:t>
        </w:r>
      </w:ins>
      <w:r w:rsidR="00011755">
        <w:t xml:space="preserve">, például a </w:t>
      </w:r>
      <w:del w:id="1114" w:author="Predi" w:date="2017-12-04T23:16:00Z">
        <w:r w:rsidR="00011755" w:rsidDel="001F511A">
          <w:delText xml:space="preserve">tűk </w:delText>
        </w:r>
      </w:del>
      <w:ins w:id="1115" w:author="Predi" w:date="2017-12-04T23:16:00Z">
        <w:r w:rsidR="001F511A">
          <w:t xml:space="preserve">lábak </w:t>
        </w:r>
      </w:ins>
      <w:r w:rsidR="00011755">
        <w:t xml:space="preserve">irányát, </w:t>
      </w:r>
      <w:r>
        <w:t>valamint itt érdemes felállítani a kapcsolato</w:t>
      </w:r>
      <w:r w:rsidR="008D7AAA">
        <w:t>t a csatlakoztatott eszközökkel.</w:t>
      </w:r>
      <w:r>
        <w:t xml:space="preserve"> </w:t>
      </w:r>
      <w:r w:rsidR="008D7AAA">
        <w:t>E</w:t>
      </w:r>
      <w:r>
        <w:t>setemben itt építem fel a soros kapcsolatot, valami</w:t>
      </w:r>
      <w:r w:rsidR="008D7AAA">
        <w:t>nt itt csatlakozok a hőmérőhöz</w:t>
      </w:r>
      <w:ins w:id="1116" w:author="Predi" w:date="2017-12-04T23:17:00Z">
        <w:r w:rsidR="001F511A">
          <w:t xml:space="preserve"> is, végül</w:t>
        </w:r>
      </w:ins>
      <w:r w:rsidR="008D7AAA">
        <w:t xml:space="preserve"> a reléhez kapcsolódó </w:t>
      </w:r>
      <w:del w:id="1117" w:author="Predi" w:date="2017-12-04T23:17:00Z">
        <w:r w:rsidR="008D7AAA" w:rsidDel="001F511A">
          <w:delText xml:space="preserve">tűk </w:delText>
        </w:r>
      </w:del>
      <w:ins w:id="1118" w:author="Predi" w:date="2017-12-04T23:17:00Z">
        <w:r w:rsidR="001F511A">
          <w:t xml:space="preserve">lábak </w:t>
        </w:r>
      </w:ins>
      <w:r w:rsidR="008D7AAA">
        <w:t>irányát kimenetre</w:t>
      </w:r>
      <w:ins w:id="1119" w:author="Predi" w:date="2017-12-04T23:17:00Z">
        <w:r w:rsidR="001F511A">
          <w:t xml:space="preserve"> állítom</w:t>
        </w:r>
      </w:ins>
      <w:r w:rsidR="008D7AAA">
        <w:t>.</w:t>
      </w:r>
    </w:p>
    <w:p w14:paraId="0DCC27F0" w14:textId="57364ED4" w:rsidR="00961227" w:rsidRDefault="00236B53" w:rsidP="007100BD">
      <w:pPr>
        <w:pPrChange w:id="1120" w:author="Windows-felhasználó" w:date="2017-12-05T14:48:00Z">
          <w:pPr/>
        </w:pPrChange>
      </w:pPr>
      <w:r>
        <w:t xml:space="preserve">A </w:t>
      </w:r>
      <w:proofErr w:type="spellStart"/>
      <w:r>
        <w:t>setup</w:t>
      </w:r>
      <w:proofErr w:type="spellEnd"/>
      <w:r>
        <w:t xml:space="preserve"> függvény befejeztével</w:t>
      </w:r>
      <w:r w:rsidR="001E4695">
        <w:t xml:space="preserve"> a végrehajtás a </w:t>
      </w:r>
      <w:proofErr w:type="spellStart"/>
      <w:r w:rsidR="001E4695">
        <w:t>loop</w:t>
      </w:r>
      <w:proofErr w:type="spellEnd"/>
      <w:r w:rsidR="001E4695">
        <w:t xml:space="preserve"> függvénnyel</w:t>
      </w:r>
      <w:r>
        <w:t xml:space="preserve"> folytatódik</w:t>
      </w:r>
      <w:ins w:id="1121" w:author="Predi" w:date="2017-12-04T23:17:00Z">
        <w:r w:rsidR="00D51981">
          <w:t>,</w:t>
        </w:r>
      </w:ins>
      <w:r w:rsidR="00011755">
        <w:t xml:space="preserve"> ami ciklikusan hajtja végre a benne található utasításokat. Minden ciklus elején megvizsgálom, érkezett-e üzenet a soros csatornán, és ennek megfelelően eldöntöm, mi a teendő. </w:t>
      </w:r>
      <w:proofErr w:type="gramStart"/>
      <w:r w:rsidR="00011755">
        <w:t>A</w:t>
      </w:r>
      <w:r w:rsidR="00961227">
        <w:t xml:space="preserve">mikor egy karaktert küldök az </w:t>
      </w:r>
      <w:proofErr w:type="spellStart"/>
      <w:r w:rsidR="00961227">
        <w:t>Arduinonak</w:t>
      </w:r>
      <w:proofErr w:type="spellEnd"/>
      <w:r w:rsidR="00961227">
        <w:t xml:space="preserve"> a soros </w:t>
      </w:r>
      <w:proofErr w:type="spellStart"/>
      <w:r w:rsidR="00961227">
        <w:t>porton</w:t>
      </w:r>
      <w:proofErr w:type="spellEnd"/>
      <w:r w:rsidR="00961227">
        <w:t xml:space="preserve">, a mikrokontroller </w:t>
      </w:r>
      <w:r w:rsidR="00961227">
        <w:lastRenderedPageBreak/>
        <w:t>oldalán a karakter ASCII</w:t>
      </w:r>
      <w:r w:rsidR="00961227">
        <w:rPr>
          <w:rStyle w:val="Lbjegyzet-hivatkozs"/>
        </w:rPr>
        <w:footnoteReference w:id="12"/>
      </w:r>
      <w:r w:rsidR="00961227">
        <w:t xml:space="preserve"> kódja jelenik me</w:t>
      </w:r>
      <w:ins w:id="1129" w:author="Windows-felhasználó" w:date="2017-12-05T14:47:00Z">
        <w:r w:rsidR="007100BD">
          <w:t xml:space="preserve">g, így az </w:t>
        </w:r>
        <w:proofErr w:type="spellStart"/>
        <w:r w:rsidR="007100BD">
          <w:t>Arduino</w:t>
        </w:r>
        <w:proofErr w:type="spellEnd"/>
        <w:r w:rsidR="007100BD">
          <w:t xml:space="preserve"> interfésze a következőképpen alakul:</w:t>
        </w:r>
      </w:ins>
      <w:proofErr w:type="gramEnd"/>
      <w:del w:id="1130" w:author="Windows-felhasználó" w:date="2017-12-05T14:47:00Z">
        <w:r w:rsidR="00961227" w:rsidDel="007100BD">
          <w:delText xml:space="preserve">g. </w:delText>
        </w:r>
      </w:del>
      <w:del w:id="1131" w:author="Windows-felhasználó" w:date="2017-12-05T14:41:00Z">
        <w:r w:rsidR="00961227" w:rsidDel="007100BD">
          <w:delText xml:space="preserve">A fejlesztés során az Arduino működését a számítógépemhez csatlakoztatva teszteltem, és ott minden kiküldött kód elérte célját, </w:delText>
        </w:r>
        <w:r w:rsidR="00AE77E4" w:rsidDel="007100BD">
          <w:delText>ezért megírtam úgy a szoftvert, hogy nullától (ASCII 48) hatig minden számhoz rendeltem egy-egy funkcionalitást. A nullás kódra visszaadta a cserép azonosítóját, az egyes kódra visszaadta JSON formában a szenzorok adatait, hármas kódra felkapcsolta a lámpát, és így tovább</w:delText>
        </w:r>
      </w:del>
      <w:del w:id="1132" w:author="Windows-felhasználó" w:date="2017-12-05T14:37:00Z">
        <w:r w:rsidR="00AE77E4" w:rsidDel="004C0495">
          <w:delText>.</w:delText>
        </w:r>
      </w:del>
      <w:del w:id="1133" w:author="Windows-felhasználó" w:date="2017-12-05T14:28:00Z">
        <w:r w:rsidR="00AE77E4" w:rsidDel="004C0495">
          <w:delText xml:space="preserve"> Viszont amikor a Raspberryhez csatlakoztattam, a küldött karakterek csupán töredékét kapta meg az Arduino. Ezt próbáltam orvosolni jobb minőségű kábe</w:delText>
        </w:r>
        <w:r w:rsidR="00751294" w:rsidDel="004C0495">
          <w:delText xml:space="preserve">llel, de nem javult a helyzet, valószínűleg a </w:delText>
        </w:r>
        <w:commentRangeStart w:id="1134"/>
        <w:r w:rsidR="00751294" w:rsidDel="004C0495">
          <w:delText>Raspberry gyengébb minőségű hardvere miatt nem olyan stabil a soros adatátvitel</w:delText>
        </w:r>
        <w:commentRangeEnd w:id="1134"/>
        <w:r w:rsidR="00D51981" w:rsidDel="004C0495">
          <w:rPr>
            <w:rStyle w:val="Jegyzethivatkozs"/>
          </w:rPr>
          <w:commentReference w:id="1134"/>
        </w:r>
        <w:r w:rsidR="00751294" w:rsidDel="004C0495">
          <w:delText xml:space="preserve">. </w:delText>
        </w:r>
        <w:commentRangeStart w:id="1135"/>
        <w:r w:rsidR="00751294" w:rsidDel="004C0495">
          <w:delText xml:space="preserve">Így végül kísérletezéssel sikerült megtalálni azokat a karaktereket, amiket minden alkalommal </w:delText>
        </w:r>
        <w:r w:rsidR="00A50894" w:rsidDel="004C0495">
          <w:delText>sikeresen átmennek</w:delText>
        </w:r>
        <w:r w:rsidR="00751294" w:rsidDel="004C0495">
          <w:delText xml:space="preserve"> a csatornán. </w:delText>
        </w:r>
        <w:commentRangeEnd w:id="1135"/>
        <w:r w:rsidR="00D51981" w:rsidDel="004C0495">
          <w:rPr>
            <w:rStyle w:val="Jegyzethivatkozs"/>
          </w:rPr>
          <w:commentReference w:id="1135"/>
        </w:r>
        <w:r w:rsidR="00751294" w:rsidDel="004C0495">
          <w:delText>Az Arduino interfésze így a következőképpen alakul:</w:delText>
        </w:r>
      </w:del>
    </w:p>
    <w:tbl>
      <w:tblPr>
        <w:tblStyle w:val="Tblzategyszer1"/>
        <w:tblW w:w="0" w:type="auto"/>
        <w:jc w:val="center"/>
        <w:tblLook w:val="04A0" w:firstRow="1" w:lastRow="0" w:firstColumn="1" w:lastColumn="0" w:noHBand="0" w:noVBand="1"/>
      </w:tblPr>
      <w:tblGrid>
        <w:gridCol w:w="823"/>
        <w:gridCol w:w="1134"/>
        <w:gridCol w:w="5097"/>
      </w:tblGrid>
      <w:tr w:rsidR="00751294" w14:paraId="7E33CCD6" w14:textId="77777777" w:rsidTr="009316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3" w:type="dxa"/>
          </w:tcPr>
          <w:p w14:paraId="3A2F1702" w14:textId="320A567C" w:rsidR="00751294" w:rsidRDefault="00751294">
            <w:pPr>
              <w:pStyle w:val="Listaszerbekezds"/>
              <w:ind w:left="0" w:firstLine="0"/>
            </w:pPr>
            <w:r>
              <w:t>Kód</w:t>
            </w:r>
          </w:p>
        </w:tc>
        <w:tc>
          <w:tcPr>
            <w:tcW w:w="1134" w:type="dxa"/>
          </w:tcPr>
          <w:p w14:paraId="04CEA297" w14:textId="56F0FBCC" w:rsidR="00751294" w:rsidRDefault="00751294">
            <w:pPr>
              <w:pStyle w:val="Listaszerbekezds"/>
              <w:ind w:left="0" w:firstLine="0"/>
              <w:cnfStyle w:val="100000000000" w:firstRow="1" w:lastRow="0" w:firstColumn="0" w:lastColumn="0" w:oddVBand="0" w:evenVBand="0" w:oddHBand="0" w:evenHBand="0" w:firstRowFirstColumn="0" w:firstRowLastColumn="0" w:lastRowFirstColumn="0" w:lastRowLastColumn="0"/>
            </w:pPr>
            <w:r>
              <w:t>ASCII</w:t>
            </w:r>
          </w:p>
        </w:tc>
        <w:tc>
          <w:tcPr>
            <w:tcW w:w="5097" w:type="dxa"/>
          </w:tcPr>
          <w:p w14:paraId="3B927F8B" w14:textId="174D1FEE" w:rsidR="00751294" w:rsidRDefault="00751294">
            <w:pPr>
              <w:pStyle w:val="Listaszerbekezds"/>
              <w:ind w:left="0" w:firstLine="0"/>
              <w:cnfStyle w:val="100000000000" w:firstRow="1" w:lastRow="0" w:firstColumn="0" w:lastColumn="0" w:oddVBand="0" w:evenVBand="0" w:oddHBand="0" w:evenHBand="0" w:firstRowFirstColumn="0" w:firstRowLastColumn="0" w:lastRowFirstColumn="0" w:lastRowLastColumn="0"/>
            </w:pPr>
            <w:r>
              <w:t>Művelet</w:t>
            </w:r>
          </w:p>
        </w:tc>
      </w:tr>
      <w:tr w:rsidR="00751294" w14:paraId="14C075DC" w14:textId="77777777" w:rsidTr="009316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3" w:type="dxa"/>
          </w:tcPr>
          <w:p w14:paraId="244629AD" w14:textId="54DBC5CD" w:rsidR="00751294" w:rsidRPr="0093168B" w:rsidRDefault="004C0495">
            <w:pPr>
              <w:pStyle w:val="Listaszerbekezds"/>
              <w:ind w:left="0" w:firstLine="0"/>
              <w:rPr>
                <w:b w:val="0"/>
              </w:rPr>
            </w:pPr>
            <w:ins w:id="1136" w:author="Windows-felhasználó" w:date="2017-12-05T14:38:00Z">
              <w:r>
                <w:t>0</w:t>
              </w:r>
            </w:ins>
            <w:del w:id="1137" w:author="Windows-felhasználó" w:date="2017-12-05T14:38:00Z">
              <w:r w:rsidR="00751294" w:rsidRPr="00751294" w:rsidDel="004C0495">
                <w:delText>1</w:delText>
              </w:r>
            </w:del>
          </w:p>
        </w:tc>
        <w:tc>
          <w:tcPr>
            <w:tcW w:w="1134" w:type="dxa"/>
          </w:tcPr>
          <w:p w14:paraId="65FF32E7" w14:textId="71E1B3BB" w:rsidR="00751294" w:rsidRDefault="00751294">
            <w:pPr>
              <w:pStyle w:val="Listaszerbekezds"/>
              <w:ind w:left="0" w:firstLine="0"/>
              <w:cnfStyle w:val="000000100000" w:firstRow="0" w:lastRow="0" w:firstColumn="0" w:lastColumn="0" w:oddVBand="0" w:evenVBand="0" w:oddHBand="1" w:evenHBand="0" w:firstRowFirstColumn="0" w:firstRowLastColumn="0" w:lastRowFirstColumn="0" w:lastRowLastColumn="0"/>
            </w:pPr>
            <w:r>
              <w:t>49</w:t>
            </w:r>
          </w:p>
        </w:tc>
        <w:tc>
          <w:tcPr>
            <w:tcW w:w="5097" w:type="dxa"/>
          </w:tcPr>
          <w:p w14:paraId="32B9961C" w14:textId="06402605" w:rsidR="00751294" w:rsidRDefault="00751294">
            <w:pPr>
              <w:pStyle w:val="Listaszerbekezds"/>
              <w:ind w:left="0" w:firstLine="0"/>
              <w:cnfStyle w:val="000000100000" w:firstRow="0" w:lastRow="0" w:firstColumn="0" w:lastColumn="0" w:oddVBand="0" w:evenVBand="0" w:oddHBand="1" w:evenHBand="0" w:firstRowFirstColumn="0" w:firstRowLastColumn="0" w:lastRowFirstColumn="0" w:lastRowLastColumn="0"/>
            </w:pPr>
            <w:r>
              <w:t>Szenzoradatok küldése JSON formátumban.</w:t>
            </w:r>
          </w:p>
        </w:tc>
      </w:tr>
      <w:tr w:rsidR="00751294" w14:paraId="170AFF1E" w14:textId="77777777" w:rsidTr="0093168B">
        <w:trPr>
          <w:jc w:val="center"/>
        </w:trPr>
        <w:tc>
          <w:tcPr>
            <w:cnfStyle w:val="001000000000" w:firstRow="0" w:lastRow="0" w:firstColumn="1" w:lastColumn="0" w:oddVBand="0" w:evenVBand="0" w:oddHBand="0" w:evenHBand="0" w:firstRowFirstColumn="0" w:firstRowLastColumn="0" w:lastRowFirstColumn="0" w:lastRowLastColumn="0"/>
            <w:tcW w:w="823" w:type="dxa"/>
          </w:tcPr>
          <w:p w14:paraId="3676298D" w14:textId="2F50CB1F" w:rsidR="00751294" w:rsidRPr="0093168B" w:rsidRDefault="004C0495">
            <w:pPr>
              <w:pStyle w:val="Listaszerbekezds"/>
              <w:ind w:left="0" w:firstLine="0"/>
              <w:rPr>
                <w:b w:val="0"/>
              </w:rPr>
            </w:pPr>
            <w:ins w:id="1138" w:author="Windows-felhasználó" w:date="2017-12-05T14:38:00Z">
              <w:r>
                <w:t>1</w:t>
              </w:r>
            </w:ins>
            <w:del w:id="1139" w:author="Windows-felhasználó" w:date="2017-12-05T14:38:00Z">
              <w:r w:rsidR="00751294" w:rsidRPr="00751294" w:rsidDel="004C0495">
                <w:delText>2</w:delText>
              </w:r>
            </w:del>
          </w:p>
        </w:tc>
        <w:tc>
          <w:tcPr>
            <w:tcW w:w="1134" w:type="dxa"/>
          </w:tcPr>
          <w:p w14:paraId="5798C4C1" w14:textId="34220FC9" w:rsidR="00751294" w:rsidRDefault="00751294">
            <w:pPr>
              <w:pStyle w:val="Listaszerbekezds"/>
              <w:ind w:left="0" w:firstLine="0"/>
              <w:cnfStyle w:val="000000000000" w:firstRow="0" w:lastRow="0" w:firstColumn="0" w:lastColumn="0" w:oddVBand="0" w:evenVBand="0" w:oddHBand="0" w:evenHBand="0" w:firstRowFirstColumn="0" w:firstRowLastColumn="0" w:lastRowFirstColumn="0" w:lastRowLastColumn="0"/>
            </w:pPr>
            <w:r>
              <w:t>50</w:t>
            </w:r>
          </w:p>
        </w:tc>
        <w:tc>
          <w:tcPr>
            <w:tcW w:w="5097" w:type="dxa"/>
          </w:tcPr>
          <w:p w14:paraId="6E24DBA3" w14:textId="60B220BC" w:rsidR="00751294" w:rsidRDefault="00751294">
            <w:pPr>
              <w:pStyle w:val="Listaszerbekezds"/>
              <w:ind w:left="0" w:firstLine="0"/>
              <w:cnfStyle w:val="000000000000" w:firstRow="0" w:lastRow="0" w:firstColumn="0" w:lastColumn="0" w:oddVBand="0" w:evenVBand="0" w:oddHBand="0" w:evenHBand="0" w:firstRowFirstColumn="0" w:firstRowLastColumn="0" w:lastRowFirstColumn="0" w:lastRowLastColumn="0"/>
            </w:pPr>
            <w:r>
              <w:t>Fényszenzor minta küldése.</w:t>
            </w:r>
          </w:p>
        </w:tc>
      </w:tr>
      <w:tr w:rsidR="00751294" w14:paraId="53CA72E1" w14:textId="77777777" w:rsidTr="009316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3" w:type="dxa"/>
          </w:tcPr>
          <w:p w14:paraId="1BE9E1F7" w14:textId="004F08D1" w:rsidR="00751294" w:rsidRPr="0093168B" w:rsidRDefault="004C0495">
            <w:pPr>
              <w:pStyle w:val="Listaszerbekezds"/>
              <w:ind w:left="0" w:firstLine="0"/>
              <w:rPr>
                <w:b w:val="0"/>
              </w:rPr>
            </w:pPr>
            <w:ins w:id="1140" w:author="Windows-felhasználó" w:date="2017-12-05T14:38:00Z">
              <w:r>
                <w:t>2</w:t>
              </w:r>
            </w:ins>
            <w:del w:id="1141" w:author="Windows-felhasználó" w:date="2017-12-05T14:38:00Z">
              <w:r w:rsidR="00751294" w:rsidRPr="00751294" w:rsidDel="004C0495">
                <w:delText>7</w:delText>
              </w:r>
            </w:del>
          </w:p>
        </w:tc>
        <w:tc>
          <w:tcPr>
            <w:tcW w:w="1134" w:type="dxa"/>
          </w:tcPr>
          <w:p w14:paraId="773C4314" w14:textId="5A077DE1" w:rsidR="00751294" w:rsidRDefault="00751294">
            <w:pPr>
              <w:pStyle w:val="Listaszerbekezds"/>
              <w:ind w:left="0" w:firstLine="0"/>
              <w:cnfStyle w:val="000000100000" w:firstRow="0" w:lastRow="0" w:firstColumn="0" w:lastColumn="0" w:oddVBand="0" w:evenVBand="0" w:oddHBand="1" w:evenHBand="0" w:firstRowFirstColumn="0" w:firstRowLastColumn="0" w:lastRowFirstColumn="0" w:lastRowLastColumn="0"/>
            </w:pPr>
            <w:r>
              <w:t>55</w:t>
            </w:r>
          </w:p>
        </w:tc>
        <w:tc>
          <w:tcPr>
            <w:tcW w:w="5097" w:type="dxa"/>
          </w:tcPr>
          <w:p w14:paraId="768E7FD1" w14:textId="56BAB06B" w:rsidR="00751294" w:rsidRDefault="00751294">
            <w:pPr>
              <w:pStyle w:val="Listaszerbekezds"/>
              <w:ind w:left="0" w:firstLine="0"/>
              <w:cnfStyle w:val="000000100000" w:firstRow="0" w:lastRow="0" w:firstColumn="0" w:lastColumn="0" w:oddVBand="0" w:evenVBand="0" w:oddHBand="1" w:evenHBand="0" w:firstRowFirstColumn="0" w:firstRowLastColumn="0" w:lastRowFirstColumn="0" w:lastRowLastColumn="0"/>
            </w:pPr>
            <w:r>
              <w:t>Lámpa felkapcsolása.</w:t>
            </w:r>
          </w:p>
        </w:tc>
      </w:tr>
      <w:tr w:rsidR="00751294" w14:paraId="462B510D" w14:textId="77777777" w:rsidTr="0093168B">
        <w:trPr>
          <w:jc w:val="center"/>
        </w:trPr>
        <w:tc>
          <w:tcPr>
            <w:cnfStyle w:val="001000000000" w:firstRow="0" w:lastRow="0" w:firstColumn="1" w:lastColumn="0" w:oddVBand="0" w:evenVBand="0" w:oddHBand="0" w:evenHBand="0" w:firstRowFirstColumn="0" w:firstRowLastColumn="0" w:lastRowFirstColumn="0" w:lastRowLastColumn="0"/>
            <w:tcW w:w="823" w:type="dxa"/>
          </w:tcPr>
          <w:p w14:paraId="18A6089E" w14:textId="312F2133" w:rsidR="00751294" w:rsidRPr="0093168B" w:rsidRDefault="004C0495">
            <w:pPr>
              <w:pStyle w:val="Listaszerbekezds"/>
              <w:ind w:left="0" w:firstLine="0"/>
              <w:rPr>
                <w:b w:val="0"/>
              </w:rPr>
            </w:pPr>
            <w:ins w:id="1142" w:author="Windows-felhasználó" w:date="2017-12-05T14:38:00Z">
              <w:r>
                <w:t>3</w:t>
              </w:r>
            </w:ins>
            <w:del w:id="1143" w:author="Windows-felhasználó" w:date="2017-12-05T14:38:00Z">
              <w:r w:rsidR="00751294" w:rsidRPr="00751294" w:rsidDel="004C0495">
                <w:delText>8</w:delText>
              </w:r>
            </w:del>
          </w:p>
        </w:tc>
        <w:tc>
          <w:tcPr>
            <w:tcW w:w="1134" w:type="dxa"/>
          </w:tcPr>
          <w:p w14:paraId="67343B10" w14:textId="124B3F67" w:rsidR="00751294" w:rsidRDefault="00751294">
            <w:pPr>
              <w:pStyle w:val="Listaszerbekezds"/>
              <w:ind w:left="0" w:firstLine="0"/>
              <w:cnfStyle w:val="000000000000" w:firstRow="0" w:lastRow="0" w:firstColumn="0" w:lastColumn="0" w:oddVBand="0" w:evenVBand="0" w:oddHBand="0" w:evenHBand="0" w:firstRowFirstColumn="0" w:firstRowLastColumn="0" w:lastRowFirstColumn="0" w:lastRowLastColumn="0"/>
            </w:pPr>
            <w:r>
              <w:t>56</w:t>
            </w:r>
          </w:p>
        </w:tc>
        <w:tc>
          <w:tcPr>
            <w:tcW w:w="5097" w:type="dxa"/>
          </w:tcPr>
          <w:p w14:paraId="34A557F0" w14:textId="4B5FAE6B" w:rsidR="00751294" w:rsidRDefault="00751294">
            <w:pPr>
              <w:pStyle w:val="Listaszerbekezds"/>
              <w:ind w:left="0" w:firstLine="0"/>
              <w:cnfStyle w:val="000000000000" w:firstRow="0" w:lastRow="0" w:firstColumn="0" w:lastColumn="0" w:oddVBand="0" w:evenVBand="0" w:oddHBand="0" w:evenHBand="0" w:firstRowFirstColumn="0" w:firstRowLastColumn="0" w:lastRowFirstColumn="0" w:lastRowLastColumn="0"/>
            </w:pPr>
            <w:r>
              <w:t>Lámpa lekapcsolása.</w:t>
            </w:r>
          </w:p>
        </w:tc>
      </w:tr>
      <w:tr w:rsidR="00751294" w14:paraId="5BE006BD" w14:textId="77777777" w:rsidTr="009316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3" w:type="dxa"/>
          </w:tcPr>
          <w:p w14:paraId="06D148C7" w14:textId="23FF33C7" w:rsidR="00751294" w:rsidRPr="0093168B" w:rsidRDefault="004C0495">
            <w:pPr>
              <w:pStyle w:val="Listaszerbekezds"/>
              <w:ind w:left="0" w:firstLine="0"/>
              <w:rPr>
                <w:b w:val="0"/>
              </w:rPr>
            </w:pPr>
            <w:ins w:id="1144" w:author="Windows-felhasználó" w:date="2017-12-05T14:38:00Z">
              <w:r>
                <w:t>4</w:t>
              </w:r>
            </w:ins>
            <w:del w:id="1145" w:author="Windows-felhasználó" w:date="2017-12-05T14:38:00Z">
              <w:r w:rsidR="00751294" w:rsidRPr="00751294" w:rsidDel="004C0495">
                <w:delText>C</w:delText>
              </w:r>
            </w:del>
          </w:p>
        </w:tc>
        <w:tc>
          <w:tcPr>
            <w:tcW w:w="1134" w:type="dxa"/>
          </w:tcPr>
          <w:p w14:paraId="519D9731" w14:textId="74A1B14F" w:rsidR="00751294" w:rsidRDefault="00751294">
            <w:pPr>
              <w:pStyle w:val="Listaszerbekezds"/>
              <w:ind w:left="0" w:firstLine="0"/>
              <w:cnfStyle w:val="000000100000" w:firstRow="0" w:lastRow="0" w:firstColumn="0" w:lastColumn="0" w:oddVBand="0" w:evenVBand="0" w:oddHBand="1" w:evenHBand="0" w:firstRowFirstColumn="0" w:firstRowLastColumn="0" w:lastRowFirstColumn="0" w:lastRowLastColumn="0"/>
            </w:pPr>
            <w:r>
              <w:t>67</w:t>
            </w:r>
          </w:p>
        </w:tc>
        <w:tc>
          <w:tcPr>
            <w:tcW w:w="5097" w:type="dxa"/>
          </w:tcPr>
          <w:p w14:paraId="25E1A0BC" w14:textId="7A1C09F9" w:rsidR="00751294" w:rsidRDefault="00751294">
            <w:pPr>
              <w:pStyle w:val="Listaszerbekezds"/>
              <w:ind w:left="0" w:firstLine="0"/>
              <w:cnfStyle w:val="000000100000" w:firstRow="0" w:lastRow="0" w:firstColumn="0" w:lastColumn="0" w:oddVBand="0" w:evenVBand="0" w:oddHBand="1" w:evenHBand="0" w:firstRowFirstColumn="0" w:firstRowLastColumn="0" w:lastRowFirstColumn="0" w:lastRowLastColumn="0"/>
            </w:pPr>
            <w:r>
              <w:t>Cserép azonosító küldése.</w:t>
            </w:r>
          </w:p>
        </w:tc>
      </w:tr>
      <w:tr w:rsidR="00751294" w14:paraId="6C4B0D52" w14:textId="77777777" w:rsidTr="0093168B">
        <w:trPr>
          <w:jc w:val="center"/>
        </w:trPr>
        <w:tc>
          <w:tcPr>
            <w:cnfStyle w:val="001000000000" w:firstRow="0" w:lastRow="0" w:firstColumn="1" w:lastColumn="0" w:oddVBand="0" w:evenVBand="0" w:oddHBand="0" w:evenHBand="0" w:firstRowFirstColumn="0" w:firstRowLastColumn="0" w:lastRowFirstColumn="0" w:lastRowLastColumn="0"/>
            <w:tcW w:w="823" w:type="dxa"/>
          </w:tcPr>
          <w:p w14:paraId="3C6F7493" w14:textId="60CD7513" w:rsidR="00751294" w:rsidRPr="0093168B" w:rsidRDefault="004C0495">
            <w:pPr>
              <w:pStyle w:val="Listaszerbekezds"/>
              <w:ind w:left="0" w:firstLine="0"/>
              <w:rPr>
                <w:b w:val="0"/>
              </w:rPr>
            </w:pPr>
            <w:ins w:id="1146" w:author="Windows-felhasználó" w:date="2017-12-05T14:38:00Z">
              <w:r>
                <w:t>5</w:t>
              </w:r>
            </w:ins>
            <w:del w:id="1147" w:author="Windows-felhasználó" w:date="2017-12-05T14:38:00Z">
              <w:r w:rsidR="00751294" w:rsidRPr="00751294" w:rsidDel="004C0495">
                <w:delText>E</w:delText>
              </w:r>
            </w:del>
          </w:p>
        </w:tc>
        <w:tc>
          <w:tcPr>
            <w:tcW w:w="1134" w:type="dxa"/>
          </w:tcPr>
          <w:p w14:paraId="05963129" w14:textId="24080A29" w:rsidR="00751294" w:rsidRDefault="00751294">
            <w:pPr>
              <w:pStyle w:val="Listaszerbekezds"/>
              <w:ind w:left="0" w:firstLine="0"/>
              <w:cnfStyle w:val="000000000000" w:firstRow="0" w:lastRow="0" w:firstColumn="0" w:lastColumn="0" w:oddVBand="0" w:evenVBand="0" w:oddHBand="0" w:evenHBand="0" w:firstRowFirstColumn="0" w:firstRowLastColumn="0" w:lastRowFirstColumn="0" w:lastRowLastColumn="0"/>
            </w:pPr>
            <w:r>
              <w:t>69</w:t>
            </w:r>
          </w:p>
        </w:tc>
        <w:tc>
          <w:tcPr>
            <w:tcW w:w="5097" w:type="dxa"/>
          </w:tcPr>
          <w:p w14:paraId="1AD8052B" w14:textId="2A4FD485" w:rsidR="00751294" w:rsidRDefault="00751294">
            <w:pPr>
              <w:pStyle w:val="Listaszerbekezds"/>
              <w:ind w:left="0" w:firstLine="0"/>
              <w:cnfStyle w:val="000000000000" w:firstRow="0" w:lastRow="0" w:firstColumn="0" w:lastColumn="0" w:oddVBand="0" w:evenVBand="0" w:oddHBand="0" w:evenHBand="0" w:firstRowFirstColumn="0" w:firstRowLastColumn="0" w:lastRowFirstColumn="0" w:lastRowLastColumn="0"/>
            </w:pPr>
            <w:r>
              <w:t>Öntözés (1dl).</w:t>
            </w:r>
          </w:p>
        </w:tc>
      </w:tr>
    </w:tbl>
    <w:p w14:paraId="3B42E251" w14:textId="781AD606" w:rsidR="00011755" w:rsidRPr="00316BC5" w:rsidRDefault="00011755" w:rsidP="0093168B">
      <w:pPr>
        <w:ind w:firstLine="0"/>
      </w:pPr>
    </w:p>
    <w:p w14:paraId="736DAF8A" w14:textId="55843BD0" w:rsidR="00422893" w:rsidRPr="00422893" w:rsidRDefault="00422893"/>
    <w:p w14:paraId="53C72D1B" w14:textId="77777777" w:rsidR="00EF0740" w:rsidRPr="00AD4A83" w:rsidRDefault="00EF0740">
      <w:pPr>
        <w:pStyle w:val="Cmsor2"/>
        <w:numPr>
          <w:ilvl w:val="0"/>
          <w:numId w:val="0"/>
        </w:numPr>
        <w:pPrChange w:id="1148" w:author="Windows-felhasználó" w:date="2017-11-28T23:36:00Z">
          <w:pPr/>
        </w:pPrChange>
      </w:pPr>
    </w:p>
    <w:p w14:paraId="1516E073" w14:textId="77777777" w:rsidR="00C675C4" w:rsidRDefault="00C675C4" w:rsidP="00C675C4">
      <w:pPr>
        <w:pStyle w:val="Cmsor1"/>
      </w:pPr>
      <w:bookmarkStart w:id="1149" w:name="_Toc499329018"/>
      <w:r>
        <w:lastRenderedPageBreak/>
        <w:t>Tesztelés</w:t>
      </w:r>
      <w:bookmarkEnd w:id="1149"/>
    </w:p>
    <w:p w14:paraId="29AD4EA8" w14:textId="77777777" w:rsidR="00C675C4" w:rsidRPr="00C675C4" w:rsidRDefault="00AD4A83" w:rsidP="00C675C4">
      <w:proofErr w:type="spellStart"/>
      <w:r>
        <w:t>Tettelés</w:t>
      </w:r>
      <w:proofErr w:type="spellEnd"/>
    </w:p>
    <w:p w14:paraId="78AF4351" w14:textId="77777777" w:rsidR="0037381F" w:rsidRDefault="0037381F" w:rsidP="009204C3">
      <w:r>
        <w:t>Miután elkészültünk a dokumentációval, ne felejtsük el a következő lépéseket:</w:t>
      </w:r>
    </w:p>
    <w:p w14:paraId="76B674C8" w14:textId="77777777" w:rsidR="0037381F" w:rsidRDefault="0037381F" w:rsidP="009204C3">
      <w:pPr>
        <w:numPr>
          <w:ilvl w:val="0"/>
          <w:numId w:val="12"/>
        </w:numPr>
      </w:pPr>
      <w:r w:rsidRPr="0037381F">
        <w:rPr>
          <w:rStyle w:val="Kiemels"/>
        </w:rPr>
        <w:t>Kereszthivatkozások frissítése:</w:t>
      </w:r>
      <w:r>
        <w:t xml:space="preserve"> miután kijelöltük a teljes szöveget (</w:t>
      </w:r>
      <w:proofErr w:type="spellStart"/>
      <w:r>
        <w:t>Ctrl+A</w:t>
      </w:r>
      <w:proofErr w:type="spellEnd"/>
      <w:r>
        <w:t>), nyomjuk meg az F9 billentyűt, és a Word frissíti az összes kereszthivatkozást. Ilyenkor ellenőrizzük, hogy nem jelent-e meg valahol a "Hiba! A könyvjelző nem létezik." szöveg.</w:t>
      </w:r>
    </w:p>
    <w:p w14:paraId="50AB0E52" w14:textId="77777777" w:rsidR="0037381F" w:rsidRDefault="0037381F" w:rsidP="009204C3">
      <w:pPr>
        <w:numPr>
          <w:ilvl w:val="0"/>
          <w:numId w:val="12"/>
        </w:numPr>
      </w:pPr>
      <w:r w:rsidRPr="0037381F">
        <w:rPr>
          <w:rStyle w:val="Kiemels"/>
        </w:rPr>
        <w:t>Dokumentum tulajdonságok megadása:</w:t>
      </w:r>
      <w:r>
        <w:t xml:space="preserve"> a dokumentumhoz tartozó </w:t>
      </w:r>
      <w:proofErr w:type="spellStart"/>
      <w:r>
        <w:t>meta</w:t>
      </w:r>
      <w:proofErr w:type="spellEnd"/>
      <w:r>
        <w:t xml:space="preserve"> adatok kitöltése (szerző, cím, kulcsszavak stb.). Erre való a Dokumentum tulajdonságai panel, mely a Fájl / Információ / Tulajdonságok / Dokumentumpanel megjelenítése úton érhető el.</w:t>
      </w:r>
    </w:p>
    <w:p w14:paraId="4D514EC2" w14:textId="77777777" w:rsidR="0037381F" w:rsidRDefault="0037381F" w:rsidP="009204C3">
      <w:pPr>
        <w:numPr>
          <w:ilvl w:val="0"/>
          <w:numId w:val="12"/>
        </w:numPr>
      </w:pPr>
      <w:r w:rsidRPr="0037381F">
        <w:rPr>
          <w:rStyle w:val="Kiemels"/>
        </w:rPr>
        <w:t>Kinézet ellenőrzése PDF-ben:</w:t>
      </w:r>
      <w:r>
        <w:t xml:space="preserve"> a legjobb teszt a végén, ha PDF-et készítünk a dokumentumból, és azt leellenőrizzük. </w:t>
      </w:r>
    </w:p>
    <w:p w14:paraId="434742B1" w14:textId="77777777" w:rsidR="00225F65" w:rsidRPr="0037381F" w:rsidRDefault="00225F65" w:rsidP="009204C3"/>
    <w:p w14:paraId="1FD64E74" w14:textId="77777777" w:rsidR="0063585C" w:rsidRDefault="0063585C" w:rsidP="009204C3">
      <w:pPr>
        <w:pStyle w:val="Fejezetcimszmozsnlkl"/>
      </w:pPr>
      <w:bookmarkStart w:id="1150" w:name="_Toc499329019"/>
      <w:r w:rsidRPr="00B50CAA">
        <w:lastRenderedPageBreak/>
        <w:t>Irodalomjegyzék</w:t>
      </w:r>
      <w:bookmarkEnd w:id="1150"/>
    </w:p>
    <w:p w14:paraId="7B8C7CEC" w14:textId="28786553" w:rsidR="00B50CAA" w:rsidRPr="00EE1A1F" w:rsidRDefault="00A03A6E" w:rsidP="00A03A6E">
      <w:pPr>
        <w:pStyle w:val="Irodalomjegyzksor"/>
      </w:pPr>
      <w:bookmarkStart w:id="1151" w:name="_Ref498511917"/>
      <w:r>
        <w:t xml:space="preserve">Edyn: </w:t>
      </w:r>
      <w:hyperlink r:id="rId37" w:history="1">
        <w:r w:rsidRPr="00A03A6E">
          <w:rPr>
            <w:rStyle w:val="Hiperhivatkozs"/>
          </w:rPr>
          <w:t>https://www.edyn.com/</w:t>
        </w:r>
      </w:hyperlink>
      <w:bookmarkEnd w:id="1151"/>
    </w:p>
    <w:p w14:paraId="57A16032" w14:textId="538DC4B9" w:rsidR="00302BB3" w:rsidRDefault="00681BE3" w:rsidP="00681BE3">
      <w:pPr>
        <w:pStyle w:val="Irodalomjegyzksor"/>
      </w:pPr>
      <w:bookmarkStart w:id="1152" w:name="_Ref498512775"/>
      <w:r>
        <w:t xml:space="preserve">GreenIQ: </w:t>
      </w:r>
      <w:hyperlink r:id="rId38" w:history="1">
        <w:r w:rsidRPr="008066A2">
          <w:rPr>
            <w:rStyle w:val="Hiperhivatkozs"/>
          </w:rPr>
          <w:t>http://greeniq.co/</w:t>
        </w:r>
      </w:hyperlink>
      <w:bookmarkEnd w:id="1152"/>
      <w:r>
        <w:t xml:space="preserve"> </w:t>
      </w:r>
    </w:p>
    <w:p w14:paraId="64F43EBF" w14:textId="12FB7503" w:rsidR="00E42F0D" w:rsidRDefault="00681BE3" w:rsidP="00681BE3">
      <w:pPr>
        <w:pStyle w:val="Irodalomjegyzksor"/>
      </w:pPr>
      <w:bookmarkStart w:id="1153" w:name="_Ref498513877"/>
      <w:r>
        <w:t xml:space="preserve">Plantlink: </w:t>
      </w:r>
      <w:hyperlink r:id="rId39" w:history="1">
        <w:r w:rsidRPr="00681BE3">
          <w:rPr>
            <w:rStyle w:val="Hiperhivatkozs"/>
          </w:rPr>
          <w:t>http://myplantlink.com/</w:t>
        </w:r>
      </w:hyperlink>
      <w:bookmarkEnd w:id="1153"/>
    </w:p>
    <w:p w14:paraId="53C4C0D1" w14:textId="6471AD2F" w:rsidR="00C35346" w:rsidRDefault="00C35346" w:rsidP="00C35346">
      <w:pPr>
        <w:pStyle w:val="Irodalomjegyzksor"/>
      </w:pPr>
      <w:bookmarkStart w:id="1154" w:name="_Ref498513833"/>
      <w:r>
        <w:t xml:space="preserve">Gideon: </w:t>
      </w:r>
      <w:hyperlink r:id="rId40" w:history="1">
        <w:r w:rsidRPr="008066A2">
          <w:rPr>
            <w:rStyle w:val="Hiperhivatkozs"/>
          </w:rPr>
          <w:t>http://www.gideon.ai/</w:t>
        </w:r>
      </w:hyperlink>
      <w:bookmarkEnd w:id="1154"/>
    </w:p>
    <w:p w14:paraId="4ACC2F3D" w14:textId="4245D1F2" w:rsidR="00C35346" w:rsidRDefault="00C35346" w:rsidP="00C35346">
      <w:pPr>
        <w:pStyle w:val="Irodalomjegyzksor"/>
      </w:pPr>
      <w:bookmarkStart w:id="1155" w:name="_Ref498513840"/>
      <w:r>
        <w:t xml:space="preserve">Muzzley: </w:t>
      </w:r>
      <w:hyperlink r:id="rId41" w:history="1">
        <w:r w:rsidRPr="00BB4522">
          <w:rPr>
            <w:rStyle w:val="Hiperhivatkozs"/>
          </w:rPr>
          <w:t>https://smarthome.muzzley.com/</w:t>
        </w:r>
      </w:hyperlink>
      <w:bookmarkEnd w:id="1155"/>
    </w:p>
    <w:p w14:paraId="2297011A" w14:textId="156D6EF3" w:rsidR="00CA1A65" w:rsidRDefault="00CA1A65" w:rsidP="00CA1A65">
      <w:pPr>
        <w:pStyle w:val="Irodalomjegyzksor"/>
      </w:pPr>
      <w:r>
        <w:t xml:space="preserve">Grove Smart Plant Care Kit: </w:t>
      </w:r>
      <w:hyperlink r:id="rId42" w:history="1">
        <w:r w:rsidRPr="00E97A77">
          <w:rPr>
            <w:rStyle w:val="Hiperhivatkozs"/>
          </w:rPr>
          <w:t>https://www.seeedstudio.com/Grove-Smart-Plant-Care-Kit-for-Arduino-p-2528.html</w:t>
        </w:r>
      </w:hyperlink>
    </w:p>
    <w:p w14:paraId="0B9417A5" w14:textId="00032552" w:rsidR="00CA1A65" w:rsidRDefault="006631F7" w:rsidP="006631F7">
      <w:pPr>
        <w:pStyle w:val="Irodalomjegyzksor"/>
      </w:pPr>
      <w:bookmarkStart w:id="1156" w:name="_Ref500064002"/>
      <w:ins w:id="1157" w:author="Windows-felhasználó" w:date="2017-12-03T11:31:00Z">
        <w:r>
          <w:t xml:space="preserve">JSON: </w:t>
        </w:r>
        <w:r>
          <w:fldChar w:fldCharType="begin"/>
        </w:r>
        <w:r>
          <w:instrText xml:space="preserve"> HYPERLINK "https://hu.wikipedia.org/wiki/JSON" </w:instrText>
        </w:r>
        <w:r>
          <w:fldChar w:fldCharType="separate"/>
        </w:r>
        <w:r w:rsidRPr="006631F7">
          <w:rPr>
            <w:rStyle w:val="Hiperhivatkozs"/>
          </w:rPr>
          <w:t>https://hu.wikipedia.org/wiki/JSON</w:t>
        </w:r>
        <w:r>
          <w:fldChar w:fldCharType="end"/>
        </w:r>
      </w:ins>
    </w:p>
    <w:bookmarkEnd w:id="1156"/>
    <w:p w14:paraId="09180466" w14:textId="70627C18" w:rsidR="00E42F0D" w:rsidRDefault="00E42F0D" w:rsidP="009204C3">
      <w:pPr>
        <w:pStyle w:val="Irodalomjegyzksor"/>
        <w:spacing w:line="360" w:lineRule="auto"/>
        <w:rPr>
          <w:ins w:id="1158" w:author="Windows-felhasználó" w:date="2017-12-04T11:51:00Z"/>
        </w:rPr>
      </w:pPr>
      <w:del w:id="1159" w:author="Windows-felhasználó" w:date="2017-12-04T11:09:00Z">
        <w:r w:rsidDel="00CF652D">
          <w:delText xml:space="preserve">Wikipedia: </w:delText>
        </w:r>
        <w:r w:rsidRPr="00E42F0D" w:rsidDel="00CF652D">
          <w:rPr>
            <w:rStyle w:val="Irodalomjegyzkforrs"/>
          </w:rPr>
          <w:delText>Evaluation strategy</w:delText>
        </w:r>
        <w:r w:rsidDel="00CF652D">
          <w:delText xml:space="preserve">, </w:delText>
        </w:r>
        <w:r w:rsidR="00BD2434" w:rsidDel="00CF652D">
          <w:fldChar w:fldCharType="begin"/>
        </w:r>
        <w:r w:rsidR="00BD2434" w:rsidDel="00CF652D">
          <w:delInstrText xml:space="preserve"> HYPERLINK "http://en.wikipedia.org/wiki/Evaluation_strategy" </w:delInstrText>
        </w:r>
        <w:r w:rsidR="00BD2434" w:rsidDel="00CF652D">
          <w:fldChar w:fldCharType="separate"/>
        </w:r>
        <w:r w:rsidR="00D95E2C" w:rsidRPr="00D95E2C" w:rsidDel="00CF652D">
          <w:rPr>
            <w:rStyle w:val="Hiperhivatkozs"/>
          </w:rPr>
          <w:delText>http://en.wikipedia.org/wiki/Evaluation_strategy</w:delText>
        </w:r>
        <w:r w:rsidR="00BD2434" w:rsidDel="00CF652D">
          <w:rPr>
            <w:rStyle w:val="Hiperhivatkozs"/>
          </w:rPr>
          <w:fldChar w:fldCharType="end"/>
        </w:r>
        <w:r w:rsidR="00D95E2C" w:rsidDel="00CF652D">
          <w:delText xml:space="preserve"> </w:delText>
        </w:r>
        <w:r w:rsidDel="00CF652D">
          <w:delText>(revision 18:11, 31 July 2012)</w:delText>
        </w:r>
      </w:del>
      <w:bookmarkStart w:id="1160" w:name="_Ref500149199"/>
      <w:ins w:id="1161" w:author="Windows-felhasználó" w:date="2017-12-04T11:09:00Z">
        <w:r w:rsidR="00CF652D">
          <w:t>DbDesigner.net</w:t>
        </w:r>
      </w:ins>
      <w:ins w:id="1162" w:author="Windows-felhasználó" w:date="2017-12-04T11:10:00Z">
        <w:r w:rsidR="00CF652D">
          <w:t xml:space="preserve">: </w:t>
        </w:r>
        <w:r w:rsidR="00CF652D">
          <w:fldChar w:fldCharType="begin"/>
        </w:r>
        <w:r w:rsidR="00CF652D">
          <w:instrText xml:space="preserve"> HYPERLINK "https://dbdesigner.net" </w:instrText>
        </w:r>
        <w:r w:rsidR="00CF652D">
          <w:fldChar w:fldCharType="separate"/>
        </w:r>
        <w:r w:rsidR="00CF652D" w:rsidRPr="00CF652D">
          <w:rPr>
            <w:rStyle w:val="Hiperhivatkozs"/>
          </w:rPr>
          <w:t>https://dbdesigner.net</w:t>
        </w:r>
        <w:r w:rsidR="00CF652D">
          <w:fldChar w:fldCharType="end"/>
        </w:r>
      </w:ins>
      <w:bookmarkEnd w:id="1160"/>
    </w:p>
    <w:p w14:paraId="0D3F9B55" w14:textId="1DB399EA" w:rsidR="000D7BDA" w:rsidRPr="00EE1A1F" w:rsidRDefault="000D7BDA" w:rsidP="000D7BDA">
      <w:pPr>
        <w:pStyle w:val="Irodalomjegyzksor"/>
      </w:pPr>
      <w:bookmarkStart w:id="1163" w:name="_Ref500151706"/>
      <w:ins w:id="1164" w:author="Windows-felhasználó" w:date="2017-12-04T11:51:00Z">
        <w:r>
          <w:t xml:space="preserve">Yii2-user: </w:t>
        </w:r>
        <w:r>
          <w:fldChar w:fldCharType="begin"/>
        </w:r>
        <w:r>
          <w:instrText xml:space="preserve"> HYPERLINK "https://yii2-user.dektrium.com/" </w:instrText>
        </w:r>
        <w:r>
          <w:fldChar w:fldCharType="separate"/>
        </w:r>
        <w:r w:rsidRPr="000D7BDA">
          <w:rPr>
            <w:rStyle w:val="Hiperhivatkozs"/>
          </w:rPr>
          <w:t>https://yii2-user.dektrium.com/</w:t>
        </w:r>
        <w:r>
          <w:fldChar w:fldCharType="end"/>
        </w:r>
      </w:ins>
      <w:bookmarkEnd w:id="1163"/>
    </w:p>
    <w:p w14:paraId="796D7CD1" w14:textId="77777777" w:rsidR="00B50CAA" w:rsidRDefault="00B50CAA" w:rsidP="009204C3">
      <w:pPr>
        <w:pStyle w:val="Fejezetcimszmozsnlkl"/>
      </w:pPr>
      <w:bookmarkStart w:id="1165" w:name="_Toc499329020"/>
      <w:r>
        <w:lastRenderedPageBreak/>
        <w:t>Függelék</w:t>
      </w:r>
      <w:bookmarkEnd w:id="1165"/>
    </w:p>
    <w:p w14:paraId="785A4DDE" w14:textId="77777777" w:rsidR="00B50CAA" w:rsidRDefault="00B50CAA">
      <w:pPr>
        <w:ind w:firstLine="0"/>
        <w:pPrChange w:id="1166" w:author="Windows-felhasználó" w:date="2017-12-04T00:21:00Z">
          <w:pPr/>
        </w:pPrChange>
      </w:pPr>
    </w:p>
    <w:sectPr w:rsidR="00B50CAA" w:rsidSect="00D23BFC">
      <w:headerReference w:type="even" r:id="rId43"/>
      <w:footerReference w:type="default" r:id="rId44"/>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 w:author="Predi" w:date="2017-11-14T22:47:00Z" w:initials="P">
    <w:p w14:paraId="1535E845" w14:textId="77777777" w:rsidR="004C0495" w:rsidRDefault="004C0495">
      <w:pPr>
        <w:pStyle w:val="Jegyzetszveg"/>
      </w:pPr>
      <w:r>
        <w:rPr>
          <w:rStyle w:val="Jegyzethivatkozs"/>
        </w:rPr>
        <w:annotationRef/>
      </w:r>
      <w:r>
        <w:t>Melyik? Ezredfordulóra gondolsz?</w:t>
      </w:r>
    </w:p>
  </w:comment>
  <w:comment w:id="14" w:author="Predi" w:date="2017-11-14T22:51:00Z" w:initials="P">
    <w:p w14:paraId="501C5EAE" w14:textId="77777777" w:rsidR="004C0495" w:rsidRDefault="004C0495">
      <w:pPr>
        <w:pStyle w:val="Jegyzetszveg"/>
      </w:pPr>
      <w:r>
        <w:rPr>
          <w:rStyle w:val="Jegyzethivatkozs"/>
        </w:rPr>
        <w:annotationRef/>
      </w:r>
      <w:r>
        <w:t>hobby informatikus esetleg…</w:t>
      </w:r>
    </w:p>
  </w:comment>
  <w:comment w:id="15" w:author="Predi" w:date="2017-11-14T22:52:00Z" w:initials="P">
    <w:p w14:paraId="6B691B37" w14:textId="77777777" w:rsidR="004C0495" w:rsidRDefault="004C0495">
      <w:pPr>
        <w:pStyle w:val="Jegyzetszveg"/>
      </w:pPr>
      <w:r>
        <w:rPr>
          <w:rStyle w:val="Jegyzethivatkozs"/>
        </w:rPr>
        <w:annotationRef/>
      </w:r>
      <w:r>
        <w:t>Ide kívánkozik egy lábjegyzet.</w:t>
      </w:r>
    </w:p>
  </w:comment>
  <w:comment w:id="19" w:author="Predi" w:date="2017-11-14T23:02:00Z" w:initials="P">
    <w:p w14:paraId="3877982B" w14:textId="1FA23683" w:rsidR="004C0495" w:rsidRDefault="004C0495">
      <w:pPr>
        <w:pStyle w:val="Jegyzetszveg"/>
      </w:pPr>
      <w:r>
        <w:rPr>
          <w:rStyle w:val="Jegyzethivatkozs"/>
        </w:rPr>
        <w:annotationRef/>
      </w:r>
      <w:r>
        <w:t>Minden felsorolt technológiához/termékhez legyen hivatkozás!!!!!! Az irodalomjegyzékben van példa arra, hogyan kell weblapot hivatkozni. Figyelj oda, hogy egységesen legyenek formázva a hivatkozások.</w:t>
      </w:r>
    </w:p>
  </w:comment>
  <w:comment w:id="22" w:author="Predi" w:date="2017-11-14T22:56:00Z" w:initials="P">
    <w:p w14:paraId="3D54C8D4" w14:textId="77777777" w:rsidR="004C0495" w:rsidRDefault="004C0495">
      <w:pPr>
        <w:pStyle w:val="Jegyzetszveg"/>
      </w:pPr>
      <w:r>
        <w:rPr>
          <w:rStyle w:val="Jegyzethivatkozs"/>
        </w:rPr>
        <w:annotationRef/>
      </w:r>
      <w:r>
        <w:t>A többi ábránál nem fogom írni, de mindig így legyen: #. ábra: szöveg…</w:t>
      </w:r>
    </w:p>
  </w:comment>
  <w:comment w:id="30" w:author="Predi" w:date="2017-11-14T22:59:00Z" w:initials="P">
    <w:p w14:paraId="11FA1BEE" w14:textId="24E7E310" w:rsidR="004C0495" w:rsidRDefault="004C0495">
      <w:pPr>
        <w:pStyle w:val="Jegyzetszveg"/>
      </w:pPr>
      <w:r>
        <w:rPr>
          <w:rStyle w:val="Jegyzethivatkozs"/>
        </w:rPr>
        <w:annotationRef/>
      </w:r>
      <w:r>
        <w:t>Használjuk mindenhol következetesen az IoT rövidítést.</w:t>
      </w:r>
    </w:p>
  </w:comment>
  <w:comment w:id="31" w:author="Predi" w:date="2017-11-14T22:59:00Z" w:initials="P">
    <w:p w14:paraId="1AA2CF43" w14:textId="0AB955DE" w:rsidR="004C0495" w:rsidRDefault="004C0495">
      <w:pPr>
        <w:pStyle w:val="Jegyzetszveg"/>
      </w:pPr>
      <w:r>
        <w:rPr>
          <w:rStyle w:val="Jegyzethivatkozs"/>
        </w:rPr>
        <w:annotationRef/>
      </w:r>
      <w:proofErr w:type="spellStart"/>
      <w:r>
        <w:t>Pl</w:t>
      </w:r>
      <w:proofErr w:type="spellEnd"/>
      <w:r>
        <w:t>?</w:t>
      </w:r>
    </w:p>
  </w:comment>
  <w:comment w:id="32" w:author="Predi" w:date="2017-11-14T23:00:00Z" w:initials="P">
    <w:p w14:paraId="36A0A981" w14:textId="464647E6" w:rsidR="004C0495" w:rsidRDefault="004C0495">
      <w:pPr>
        <w:pStyle w:val="Jegyzetszveg"/>
      </w:pPr>
      <w:r>
        <w:rPr>
          <w:rStyle w:val="Jegyzethivatkozs"/>
        </w:rPr>
        <w:annotationRef/>
      </w:r>
      <w:r>
        <w:t>Ezek nem annyira elterjedtek, nyugodtan lehet hozzá lábjegyzet vagy hivatkozás.</w:t>
      </w:r>
    </w:p>
  </w:comment>
  <w:comment w:id="49" w:author="Predi" w:date="2017-11-14T23:06:00Z" w:initials="P">
    <w:p w14:paraId="08585406" w14:textId="357D0BF6" w:rsidR="004C0495" w:rsidRDefault="004C0495">
      <w:pPr>
        <w:pStyle w:val="Jegyzetszveg"/>
      </w:pPr>
      <w:r>
        <w:rPr>
          <w:rStyle w:val="Jegyzethivatkozs"/>
        </w:rPr>
        <w:annotationRef/>
      </w:r>
      <w:r>
        <w:t>Ez elég relatív, mihez képest?</w:t>
      </w:r>
    </w:p>
  </w:comment>
  <w:comment w:id="53" w:author="Predi" w:date="2017-11-14T23:07:00Z" w:initials="P">
    <w:p w14:paraId="021B958A" w14:textId="058B08DF" w:rsidR="004C0495" w:rsidRDefault="004C0495">
      <w:pPr>
        <w:pStyle w:val="Jegyzetszveg"/>
      </w:pPr>
      <w:r>
        <w:rPr>
          <w:rStyle w:val="Jegyzethivatkozs"/>
        </w:rPr>
        <w:annotationRef/>
      </w:r>
      <w:r>
        <w:t>Bár nem érdemes :)</w:t>
      </w:r>
    </w:p>
  </w:comment>
  <w:comment w:id="54" w:author="Predi" w:date="2017-11-14T23:08:00Z" w:initials="P">
    <w:p w14:paraId="7394DF5C" w14:textId="62DE87CC" w:rsidR="004C0495" w:rsidRDefault="004C0495">
      <w:pPr>
        <w:pStyle w:val="Jegyzetszveg"/>
      </w:pPr>
      <w:r>
        <w:rPr>
          <w:rStyle w:val="Jegyzethivatkozs"/>
        </w:rPr>
        <w:annotationRef/>
      </w:r>
      <w:r>
        <w:t>Ne személyesítsük meg azért….</w:t>
      </w:r>
    </w:p>
  </w:comment>
  <w:comment w:id="57" w:author="Predi" w:date="2017-11-14T23:10:00Z" w:initials="P">
    <w:p w14:paraId="11966D37" w14:textId="36852DA1" w:rsidR="004C0495" w:rsidRDefault="004C0495">
      <w:pPr>
        <w:pStyle w:val="Jegyzetszveg"/>
      </w:pPr>
      <w:r>
        <w:rPr>
          <w:rStyle w:val="Jegyzethivatkozs"/>
        </w:rPr>
        <w:annotationRef/>
      </w:r>
      <w:r>
        <w:t>Mármint, hogy egy I/O lábról kapja a tápját? Miért fontos ez itt?</w:t>
      </w:r>
    </w:p>
  </w:comment>
  <w:comment w:id="69" w:author="Predi" w:date="2017-11-14T23:13:00Z" w:initials="P">
    <w:p w14:paraId="6ABBBE40" w14:textId="32F9EF9C" w:rsidR="004C0495" w:rsidRDefault="004C0495">
      <w:pPr>
        <w:pStyle w:val="Jegyzetszveg"/>
      </w:pPr>
      <w:r>
        <w:rPr>
          <w:rStyle w:val="Jegyzethivatkozs"/>
        </w:rPr>
        <w:annotationRef/>
      </w:r>
      <w:r>
        <w:t xml:space="preserve">Vagy </w:t>
      </w:r>
      <w:proofErr w:type="spellStart"/>
      <w:r>
        <w:t>pl</w:t>
      </w:r>
      <w:proofErr w:type="spellEnd"/>
      <w:r>
        <w:t xml:space="preserve"> </w:t>
      </w:r>
      <w:proofErr w:type="spellStart"/>
      <w:r>
        <w:t>true</w:t>
      </w:r>
      <w:proofErr w:type="spellEnd"/>
      <w:r>
        <w:t xml:space="preserve"> </w:t>
      </w:r>
      <w:proofErr w:type="spellStart"/>
      <w:r>
        <w:t>realtime</w:t>
      </w:r>
      <w:proofErr w:type="spellEnd"/>
      <w:r>
        <w:t xml:space="preserve"> alkalmazást akarunk írni.</w:t>
      </w:r>
    </w:p>
  </w:comment>
  <w:comment w:id="83" w:author="Predi" w:date="2017-11-14T23:17:00Z" w:initials="P">
    <w:p w14:paraId="66ACBBE2" w14:textId="306730C3" w:rsidR="004C0495" w:rsidRDefault="004C0495">
      <w:pPr>
        <w:pStyle w:val="Jegyzetszveg"/>
      </w:pPr>
      <w:r>
        <w:rPr>
          <w:rStyle w:val="Jegyzethivatkozs"/>
        </w:rPr>
        <w:annotationRef/>
      </w:r>
      <w:r>
        <w:t>kis teljesítményű/ kis számítási kapacitású</w:t>
      </w:r>
    </w:p>
  </w:comment>
  <w:comment w:id="87" w:author="Predi" w:date="2017-11-14T23:18:00Z" w:initials="P">
    <w:p w14:paraId="0908435B" w14:textId="71D776BA" w:rsidR="004C0495" w:rsidRDefault="004C0495">
      <w:pPr>
        <w:pStyle w:val="Jegyzetszveg"/>
      </w:pPr>
      <w:r>
        <w:rPr>
          <w:rStyle w:val="Jegyzethivatkozs"/>
        </w:rPr>
        <w:annotationRef/>
      </w:r>
      <w:r>
        <w:t>Ezt használják így magyarul? Sosem hallottam.</w:t>
      </w:r>
    </w:p>
  </w:comment>
  <w:comment w:id="88" w:author="Predi" w:date="2017-11-14T23:19:00Z" w:initials="P">
    <w:p w14:paraId="7B80502E" w14:textId="54784A18" w:rsidR="004C0495" w:rsidRDefault="004C0495">
      <w:pPr>
        <w:pStyle w:val="Jegyzetszveg"/>
      </w:pPr>
      <w:r>
        <w:rPr>
          <w:rStyle w:val="Jegyzethivatkozs"/>
        </w:rPr>
        <w:annotationRef/>
      </w:r>
      <w:r>
        <w:t>Ha ezt megemlíted, akkor lábjegyzetben ki kellene fejteni, hogy mit jelent.</w:t>
      </w:r>
    </w:p>
  </w:comment>
  <w:comment w:id="95" w:author="Predi" w:date="2017-11-14T23:22:00Z" w:initials="P">
    <w:p w14:paraId="4610F3A3" w14:textId="085FBF0E" w:rsidR="004C0495" w:rsidRDefault="004C0495">
      <w:pPr>
        <w:pStyle w:val="Jegyzetszveg"/>
      </w:pPr>
      <w:r>
        <w:rPr>
          <w:rStyle w:val="Jegyzethivatkozs"/>
        </w:rPr>
        <w:annotationRef/>
      </w:r>
      <w:r>
        <w:t>Ide akkor kapásból kívánkozik egy blokkdiagram.</w:t>
      </w:r>
    </w:p>
  </w:comment>
  <w:comment w:id="98" w:author="Predi" w:date="2017-11-27T09:37:00Z" w:initials="P">
    <w:p w14:paraId="0A198AF4" w14:textId="2045DDB7" w:rsidR="004C0495" w:rsidRDefault="004C0495">
      <w:pPr>
        <w:pStyle w:val="Jegyzetszveg"/>
      </w:pPr>
      <w:r>
        <w:rPr>
          <w:rStyle w:val="Jegyzethivatkozs"/>
        </w:rPr>
        <w:annotationRef/>
      </w:r>
      <w:r>
        <w:t>A telepített egység mellé rajzolnám a cserepeket a jobb érthetőség szempontjából (csak egy újabb doboz).</w:t>
      </w:r>
    </w:p>
  </w:comment>
  <w:comment w:id="102" w:author="Predi" w:date="2017-11-27T09:38:00Z" w:initials="P">
    <w:p w14:paraId="371F4A7C" w14:textId="15EA88D4" w:rsidR="004C0495" w:rsidRDefault="004C0495">
      <w:pPr>
        <w:pStyle w:val="Jegyzetszveg"/>
      </w:pPr>
      <w:r>
        <w:rPr>
          <w:rStyle w:val="Jegyzethivatkozs"/>
        </w:rPr>
        <w:annotationRef/>
      </w:r>
      <w:r>
        <w:t>Úgy kellene fogalmazni, hogy egy-két cserép gondozásához nem igazán praktikus az egész lakás páratartalmát befolyásolni, ez a te rendszerednek nem célja.</w:t>
      </w:r>
    </w:p>
  </w:comment>
  <w:comment w:id="113" w:author="Predi" w:date="2017-11-14T23:26:00Z" w:initials="P">
    <w:p w14:paraId="7D47A3F6" w14:textId="77C14127" w:rsidR="004C0495" w:rsidRDefault="004C0495">
      <w:pPr>
        <w:pStyle w:val="Jegyzetszveg"/>
      </w:pPr>
      <w:r>
        <w:rPr>
          <w:rStyle w:val="Jegyzethivatkozs"/>
        </w:rPr>
        <w:annotationRef/>
      </w:r>
      <w:r>
        <w:t>Az alábbi rizsa helyett csodálatos lenne a „tudományos” megfogalmazás, hogy a mért jel nagyobb frekvenciájú, tehát nagyobb mintavételi frekvencia szükséges.</w:t>
      </w:r>
    </w:p>
  </w:comment>
  <w:comment w:id="117" w:author="Predi" w:date="2017-12-04T22:21:00Z" w:initials="P">
    <w:p w14:paraId="4E854B9A" w14:textId="791D7420" w:rsidR="004C0495" w:rsidRDefault="004C0495">
      <w:pPr>
        <w:pStyle w:val="Jegyzetszveg"/>
      </w:pPr>
      <w:r>
        <w:rPr>
          <w:rStyle w:val="Jegyzethivatkozs"/>
        </w:rPr>
        <w:annotationRef/>
      </w:r>
      <w:r>
        <w:t>Mit hozol létre?</w:t>
      </w:r>
    </w:p>
  </w:comment>
  <w:comment w:id="119" w:author="Predi" w:date="2017-12-04T22:22:00Z" w:initials="P">
    <w:p w14:paraId="7CC08339" w14:textId="2B84C0D7" w:rsidR="004C0495" w:rsidRDefault="004C0495">
      <w:pPr>
        <w:pStyle w:val="Jegyzetszveg"/>
      </w:pPr>
      <w:r>
        <w:rPr>
          <w:rStyle w:val="Jegyzethivatkozs"/>
        </w:rPr>
        <w:annotationRef/>
      </w:r>
      <w:r>
        <w:t xml:space="preserve">Ez nagyon jó, de akkor folyamatosan után kell állítgatni az évszaknak megfelelően? Jó lenne egy napkelte-napnyugta táblázatból szedni az értékeket és ezeket esetleg </w:t>
      </w:r>
      <w:proofErr w:type="spellStart"/>
      <w:r>
        <w:t>ofszetelni</w:t>
      </w:r>
      <w:proofErr w:type="spellEnd"/>
      <w:r>
        <w:t xml:space="preserve"> a konkrét növénynél.</w:t>
      </w:r>
    </w:p>
  </w:comment>
  <w:comment w:id="120" w:author="Predi" w:date="2017-12-04T22:24:00Z" w:initials="P">
    <w:p w14:paraId="5C0C264A" w14:textId="11AE3B9D" w:rsidR="004C0495" w:rsidRDefault="004C0495">
      <w:pPr>
        <w:pStyle w:val="Jegyzetszveg"/>
      </w:pPr>
      <w:r>
        <w:rPr>
          <w:rStyle w:val="Jegyzethivatkozs"/>
        </w:rPr>
        <w:annotationRef/>
      </w:r>
      <w:r>
        <w:t>Ez amúgy reális?</w:t>
      </w:r>
    </w:p>
  </w:comment>
  <w:comment w:id="127" w:author="Predi" w:date="2017-12-04T22:26:00Z" w:initials="P">
    <w:p w14:paraId="2A531802" w14:textId="4741F9DF" w:rsidR="004C0495" w:rsidRDefault="004C0495">
      <w:pPr>
        <w:pStyle w:val="Jegyzetszveg"/>
      </w:pPr>
      <w:r>
        <w:rPr>
          <w:rStyle w:val="Jegyzethivatkozs"/>
        </w:rPr>
        <w:annotationRef/>
      </w:r>
      <w:r>
        <w:t xml:space="preserve">Amúgy </w:t>
      </w:r>
      <w:proofErr w:type="spellStart"/>
      <w:r>
        <w:t>pl</w:t>
      </w:r>
      <w:proofErr w:type="spellEnd"/>
      <w:r>
        <w:t xml:space="preserve"> a helyi cuccon nem kell eltárolni a régi adatokat, elég azt a webszerveren….</w:t>
      </w:r>
    </w:p>
  </w:comment>
  <w:comment w:id="134" w:author="Predi" w:date="2017-11-27T09:44:00Z" w:initials="P">
    <w:p w14:paraId="3973B4E5" w14:textId="5DBE9388" w:rsidR="004C0495" w:rsidRDefault="004C0495">
      <w:pPr>
        <w:pStyle w:val="Jegyzetszveg"/>
      </w:pPr>
      <w:r>
        <w:rPr>
          <w:rStyle w:val="Jegyzethivatkozs"/>
        </w:rPr>
        <w:annotationRef/>
      </w:r>
      <w:r>
        <w:t>Én speciel nem szeretem ezt a kifejezést, használjunk költséget és/vagy méretet.</w:t>
      </w:r>
    </w:p>
  </w:comment>
  <w:comment w:id="145" w:author="Predi" w:date="2017-11-14T23:24:00Z" w:initials="P">
    <w:p w14:paraId="6B51F5CB" w14:textId="77777777" w:rsidR="004C0495" w:rsidRDefault="004C0495" w:rsidP="001418B9">
      <w:pPr>
        <w:pStyle w:val="Jegyzetszveg"/>
      </w:pPr>
      <w:r>
        <w:rPr>
          <w:rStyle w:val="Jegyzethivatkozs"/>
        </w:rPr>
        <w:annotationRef/>
      </w:r>
      <w:r>
        <w:t>Szerintem binárisra gondolsz. Digitális kimenet lehet 24 bites is…. soros is, lásd hőmérő…</w:t>
      </w:r>
    </w:p>
  </w:comment>
  <w:comment w:id="146" w:author="Predi" w:date="2017-12-04T22:31:00Z" w:initials="P">
    <w:p w14:paraId="10D8FF20" w14:textId="398DE9A1" w:rsidR="004C0495" w:rsidRDefault="004C0495">
      <w:pPr>
        <w:pStyle w:val="Jegyzetszveg"/>
      </w:pPr>
      <w:r>
        <w:rPr>
          <w:rStyle w:val="Jegyzethivatkozs"/>
        </w:rPr>
        <w:annotationRef/>
      </w:r>
      <w:r>
        <w:t>Rövidítést kifejteni</w:t>
      </w:r>
    </w:p>
  </w:comment>
  <w:comment w:id="149" w:author="Predi" w:date="2017-12-04T22:31:00Z" w:initials="P">
    <w:p w14:paraId="28D9FA34" w14:textId="52AE5B76" w:rsidR="004C0495" w:rsidRDefault="004C0495">
      <w:pPr>
        <w:pStyle w:val="Jegyzetszveg"/>
      </w:pPr>
      <w:r>
        <w:rPr>
          <w:rStyle w:val="Jegyzethivatkozs"/>
        </w:rPr>
        <w:annotationRef/>
      </w:r>
      <w:r>
        <w:t>Ebbe szerintem ne menjünk bele. Ez a jel/zaj viszonytól függ, nem a bitszámtól.</w:t>
      </w:r>
    </w:p>
  </w:comment>
  <w:comment w:id="157" w:author="Predi" w:date="2017-11-27T09:51:00Z" w:initials="P">
    <w:p w14:paraId="7640F688" w14:textId="7F246076" w:rsidR="004C0495" w:rsidRDefault="004C0495">
      <w:pPr>
        <w:pStyle w:val="Jegyzetszveg"/>
      </w:pPr>
      <w:r>
        <w:rPr>
          <w:rStyle w:val="Jegyzethivatkozs"/>
        </w:rPr>
        <w:annotationRef/>
      </w:r>
      <w:r>
        <w:t xml:space="preserve">Valamint SPI, I2C szenzorok is </w:t>
      </w:r>
      <w:proofErr w:type="spellStart"/>
      <w:r>
        <w:t>csatlakoztathatók</w:t>
      </w:r>
      <w:proofErr w:type="spellEnd"/>
      <w:r>
        <w:t>.</w:t>
      </w:r>
    </w:p>
  </w:comment>
  <w:comment w:id="162" w:author="Predi" w:date="2017-12-04T22:35:00Z" w:initials="P">
    <w:p w14:paraId="3B774C3F" w14:textId="20793177" w:rsidR="004C0495" w:rsidRDefault="004C0495">
      <w:pPr>
        <w:pStyle w:val="Jegyzetszveg"/>
      </w:pPr>
      <w:r>
        <w:rPr>
          <w:rStyle w:val="Jegyzethivatkozs"/>
        </w:rPr>
        <w:annotationRef/>
      </w:r>
      <w:r>
        <w:t>Lábjegyzethez nem tudok kommentet írni, de ez az egy időben egy bit dolog elég rossz. Valami rendes definíció kéne, vagy töröld ezt a lábjegyzetet.</w:t>
      </w:r>
    </w:p>
  </w:comment>
  <w:comment w:id="169" w:author="Predi" w:date="2017-11-27T09:54:00Z" w:initials="P">
    <w:p w14:paraId="5255A373" w14:textId="539FD19C" w:rsidR="004C0495" w:rsidRDefault="004C0495">
      <w:pPr>
        <w:pStyle w:val="Jegyzetszveg"/>
      </w:pPr>
      <w:r>
        <w:rPr>
          <w:rStyle w:val="Jegyzethivatkozs"/>
        </w:rPr>
        <w:annotationRef/>
      </w:r>
      <w:r>
        <w:t>Hát ez nagyon rossz gyakorlat szerintem…</w:t>
      </w:r>
    </w:p>
  </w:comment>
  <w:comment w:id="171" w:author="Predi" w:date="2017-12-04T22:36:00Z" w:initials="P">
    <w:p w14:paraId="76C94223" w14:textId="41937B7B" w:rsidR="004C0495" w:rsidRDefault="004C0495">
      <w:pPr>
        <w:pStyle w:val="Jegyzetszveg"/>
      </w:pPr>
      <w:r>
        <w:rPr>
          <w:rStyle w:val="Jegyzethivatkozs"/>
        </w:rPr>
        <w:annotationRef/>
      </w:r>
      <w:r>
        <w:t>Kell ide egy kérdés?</w:t>
      </w:r>
    </w:p>
  </w:comment>
  <w:comment w:id="176" w:author="Predi" w:date="2017-12-04T22:38:00Z" w:initials="P">
    <w:p w14:paraId="09582A9C" w14:textId="39887317" w:rsidR="004C0495" w:rsidRDefault="004C0495">
      <w:pPr>
        <w:pStyle w:val="Jegyzetszveg"/>
      </w:pPr>
      <w:r>
        <w:rPr>
          <w:rStyle w:val="Jegyzethivatkozs"/>
        </w:rPr>
        <w:annotationRef/>
      </w:r>
      <w:r>
        <w:t>A locsolás hossza nem konfigurálható növényenként?</w:t>
      </w:r>
    </w:p>
  </w:comment>
  <w:comment w:id="180" w:author="Predi" w:date="2017-12-04T22:40:00Z" w:initials="P">
    <w:p w14:paraId="08F2995B" w14:textId="32DA763A" w:rsidR="004C0495" w:rsidRDefault="004C0495">
      <w:pPr>
        <w:pStyle w:val="Jegyzetszveg"/>
      </w:pPr>
      <w:r>
        <w:rPr>
          <w:rStyle w:val="Jegyzethivatkozs"/>
        </w:rPr>
        <w:annotationRef/>
      </w:r>
      <w:proofErr w:type="spellStart"/>
      <w:r>
        <w:t>Use-case</w:t>
      </w:r>
      <w:proofErr w:type="spellEnd"/>
      <w:r>
        <w:t xml:space="preserve"> diagram jó lenne.</w:t>
      </w:r>
    </w:p>
  </w:comment>
  <w:comment w:id="190" w:author="Predi" w:date="2017-11-27T11:05:00Z" w:initials="P">
    <w:p w14:paraId="4669E81C" w14:textId="39D097A8" w:rsidR="004C0495" w:rsidRDefault="004C0495">
      <w:pPr>
        <w:pStyle w:val="Jegyzetszveg"/>
      </w:pPr>
      <w:r>
        <w:rPr>
          <w:rStyle w:val="Jegyzethivatkozs"/>
        </w:rPr>
        <w:annotationRef/>
      </w:r>
      <w:r>
        <w:t>Tényleg nagyon rossz és zavaró ez a konyhanyelv</w:t>
      </w:r>
      <w:proofErr w:type="gramStart"/>
      <w:r>
        <w:t>….</w:t>
      </w:r>
      <w:proofErr w:type="gramEnd"/>
      <w:r>
        <w:t xml:space="preserve">kell a levesbe még egy sárgarépa. NEM! van sok </w:t>
      </w:r>
      <w:proofErr w:type="spellStart"/>
      <w:r>
        <w:t>szinoníma</w:t>
      </w:r>
      <w:proofErr w:type="spellEnd"/>
      <w:r>
        <w:t xml:space="preserve">: </w:t>
      </w:r>
      <w:proofErr w:type="spellStart"/>
      <w:r>
        <w:t>pl</w:t>
      </w:r>
      <w:proofErr w:type="spellEnd"/>
      <w:r>
        <w:t xml:space="preserve"> szükség van. Ez a megjegyzés nem csak ide érvényes.</w:t>
      </w:r>
    </w:p>
  </w:comment>
  <w:comment w:id="198" w:author="Predi" w:date="2017-12-04T22:44:00Z" w:initials="P">
    <w:p w14:paraId="6F8234E1" w14:textId="5C590866" w:rsidR="004C0495" w:rsidRDefault="004C0495">
      <w:pPr>
        <w:pStyle w:val="Jegyzetszveg"/>
      </w:pPr>
      <w:r>
        <w:rPr>
          <w:rStyle w:val="Jegyzethivatkozs"/>
        </w:rPr>
        <w:annotationRef/>
      </w:r>
      <w:r>
        <w:t>Na ez a szöveg még az előzőbe kellene. Akár egy külön alfejezet: „a tervezett rendszer a felhasználó szemszögéből”</w:t>
      </w:r>
    </w:p>
  </w:comment>
  <w:comment w:id="200" w:author="Predi" w:date="2017-12-04T22:46:00Z" w:initials="P">
    <w:p w14:paraId="32AE5A11" w14:textId="22A24E1F" w:rsidR="004C0495" w:rsidRDefault="004C0495">
      <w:pPr>
        <w:pStyle w:val="Jegyzetszveg"/>
      </w:pPr>
      <w:r>
        <w:rPr>
          <w:rStyle w:val="Jegyzethivatkozs"/>
        </w:rPr>
        <w:annotationRef/>
      </w:r>
      <w:r>
        <w:t>Vagy valami hasonló átvezető szöveg.</w:t>
      </w:r>
    </w:p>
  </w:comment>
  <w:comment w:id="225" w:author="Predi" w:date="2017-12-04T22:51:00Z" w:initials="P">
    <w:p w14:paraId="21BFB785" w14:textId="10FE6EA2" w:rsidR="004C0495" w:rsidRDefault="004C0495">
      <w:pPr>
        <w:pStyle w:val="Jegyzetszveg"/>
      </w:pPr>
      <w:r>
        <w:rPr>
          <w:rStyle w:val="Jegyzethivatkozs"/>
        </w:rPr>
        <w:annotationRef/>
      </w:r>
      <w:r>
        <w:t>Telepíteni is lehet egyet a webszerver mellé…</w:t>
      </w:r>
    </w:p>
  </w:comment>
  <w:comment w:id="246" w:author="Predi" w:date="2017-12-04T22:53:00Z" w:initials="P">
    <w:p w14:paraId="7D0CBBD1" w14:textId="1A8160E4" w:rsidR="004C0495" w:rsidRDefault="004C0495">
      <w:pPr>
        <w:pStyle w:val="Jegyzetszveg"/>
      </w:pPr>
      <w:r>
        <w:rPr>
          <w:rStyle w:val="Jegyzethivatkozs"/>
        </w:rPr>
        <w:annotationRef/>
      </w:r>
      <w:r>
        <w:t xml:space="preserve">Sokat dobna a dolgon, ha ezek a kódrészletek színezettek lennének. A </w:t>
      </w:r>
      <w:proofErr w:type="spellStart"/>
      <w:r>
        <w:t>notepad</w:t>
      </w:r>
      <w:proofErr w:type="spellEnd"/>
      <w:r>
        <w:t>++-</w:t>
      </w:r>
      <w:proofErr w:type="spellStart"/>
      <w:r>
        <w:t>ból</w:t>
      </w:r>
      <w:proofErr w:type="spellEnd"/>
      <w:r>
        <w:t xml:space="preserve"> tudsz úgy </w:t>
      </w:r>
      <w:proofErr w:type="spellStart"/>
      <w:r>
        <w:t>copyzni</w:t>
      </w:r>
      <w:proofErr w:type="spellEnd"/>
      <w:r>
        <w:t>, hogy színes legyen.</w:t>
      </w:r>
    </w:p>
  </w:comment>
  <w:comment w:id="486" w:author="Predi" w:date="2017-12-04T22:56:00Z" w:initials="P">
    <w:p w14:paraId="09031942" w14:textId="17EDACB5" w:rsidR="004C0495" w:rsidRDefault="004C0495">
      <w:pPr>
        <w:pStyle w:val="Jegyzetszveg"/>
      </w:pPr>
      <w:r>
        <w:rPr>
          <w:rStyle w:val="Jegyzethivatkozs"/>
        </w:rPr>
        <w:annotationRef/>
      </w:r>
      <w:r>
        <w:t>Alapvetően a felhasználó sosem lép be a pi-re.</w:t>
      </w:r>
    </w:p>
  </w:comment>
  <w:comment w:id="948" w:author="Predi" w:date="2017-12-04T23:03:00Z" w:initials="P">
    <w:p w14:paraId="6EC0B2C5" w14:textId="6E93FF03" w:rsidR="004C0495" w:rsidRDefault="004C0495">
      <w:pPr>
        <w:pStyle w:val="Jegyzetszveg"/>
      </w:pPr>
      <w:r>
        <w:rPr>
          <w:rStyle w:val="Jegyzethivatkozs"/>
        </w:rPr>
        <w:annotationRef/>
      </w:r>
      <w:r>
        <w:t xml:space="preserve">Ilyen mennyiségű kódot már nem érdemes betenni, ha kell, akkor menjen a függelékbe és itt csak hivatkozz rá. (Amúgy is érdekes, hogy </w:t>
      </w:r>
      <w:proofErr w:type="spellStart"/>
      <w:r>
        <w:t>else</w:t>
      </w:r>
      <w:proofErr w:type="spellEnd"/>
      <w:r>
        <w:t xml:space="preserve">-el kezdődik. Mi volt az </w:t>
      </w:r>
      <w:proofErr w:type="spellStart"/>
      <w:r>
        <w:t>if</w:t>
      </w:r>
      <w:proofErr w:type="spellEnd"/>
      <w:r>
        <w:t xml:space="preserve">?) Vagy írd át rövidebb </w:t>
      </w:r>
      <w:proofErr w:type="spellStart"/>
      <w:r>
        <w:t>pszeudó</w:t>
      </w:r>
      <w:proofErr w:type="spellEnd"/>
      <w:r>
        <w:t xml:space="preserve"> kóddá.</w:t>
      </w:r>
    </w:p>
  </w:comment>
  <w:comment w:id="1083" w:author="Predi" w:date="2017-12-04T23:07:00Z" w:initials="P">
    <w:p w14:paraId="2E69253E" w14:textId="2D05D039" w:rsidR="004C0495" w:rsidRDefault="004C0495">
      <w:pPr>
        <w:pStyle w:val="Jegyzetszveg"/>
      </w:pPr>
      <w:r>
        <w:rPr>
          <w:rStyle w:val="Jegyzethivatkozs"/>
        </w:rPr>
        <w:annotationRef/>
      </w:r>
      <w:r>
        <w:t>Nagyon remélem, hogy megvan a folyamat és a szál közötti különbség. Biztos, hogy folyamatra gondolsz itt?</w:t>
      </w:r>
    </w:p>
  </w:comment>
  <w:comment w:id="1094" w:author="Predi" w:date="2017-12-04T23:09:00Z" w:initials="P">
    <w:p w14:paraId="3B164982" w14:textId="1FC63A9E" w:rsidR="004C0495" w:rsidRDefault="004C0495">
      <w:pPr>
        <w:pStyle w:val="Jegyzetszveg"/>
      </w:pPr>
      <w:r>
        <w:rPr>
          <w:rStyle w:val="Jegyzethivatkozs"/>
        </w:rPr>
        <w:annotationRef/>
      </w:r>
      <w:r>
        <w:t xml:space="preserve">Mi van, ha nem sikerül a törlés? Pl. </w:t>
      </w:r>
      <w:proofErr w:type="spellStart"/>
      <w:r>
        <w:t>lehal</w:t>
      </w:r>
      <w:proofErr w:type="spellEnd"/>
      <w:r>
        <w:t xml:space="preserve"> a net.</w:t>
      </w:r>
    </w:p>
  </w:comment>
  <w:comment w:id="1099" w:author="Predi" w:date="2017-12-04T23:11:00Z" w:initials="P">
    <w:p w14:paraId="106DA533" w14:textId="302ABCC7" w:rsidR="004C0495" w:rsidRDefault="004C0495">
      <w:pPr>
        <w:pStyle w:val="Jegyzetszveg"/>
      </w:pPr>
      <w:r>
        <w:rPr>
          <w:rStyle w:val="Jegyzethivatkozs"/>
        </w:rPr>
        <w:annotationRef/>
      </w:r>
      <w:r>
        <w:t>Egy paraméter átadás nem szebb lett volna?</w:t>
      </w:r>
    </w:p>
  </w:comment>
  <w:comment w:id="1100" w:author="Predi" w:date="2017-12-04T23:12:00Z" w:initials="P">
    <w:p w14:paraId="66786E7C" w14:textId="39F80C3D" w:rsidR="004C0495" w:rsidRDefault="004C0495">
      <w:pPr>
        <w:pStyle w:val="Jegyzetszveg"/>
      </w:pPr>
      <w:r>
        <w:rPr>
          <w:rStyle w:val="Jegyzethivatkozs"/>
        </w:rPr>
        <w:annotationRef/>
      </w:r>
      <w:r>
        <w:t>Külön szál…mind1, most már marad így</w:t>
      </w:r>
    </w:p>
  </w:comment>
  <w:comment w:id="1102" w:author="Predi" w:date="2017-12-04T23:14:00Z" w:initials="P">
    <w:p w14:paraId="01B609BB" w14:textId="55010538" w:rsidR="004C0495" w:rsidRDefault="004C0495">
      <w:pPr>
        <w:pStyle w:val="Jegyzetszveg"/>
      </w:pPr>
      <w:r>
        <w:rPr>
          <w:rStyle w:val="Jegyzethivatkozs"/>
        </w:rPr>
        <w:annotationRef/>
      </w:r>
      <w:r>
        <w:t>Az előbb írtál valami olyasmit, hogy ez növényenként változhat.</w:t>
      </w:r>
    </w:p>
  </w:comment>
  <w:comment w:id="1110" w:author="Predi" w:date="2017-12-04T23:15:00Z" w:initials="P">
    <w:p w14:paraId="355F0ACD" w14:textId="00C06DE7" w:rsidR="004C0495" w:rsidRDefault="004C0495">
      <w:pPr>
        <w:pStyle w:val="Jegyzetszveg"/>
      </w:pPr>
      <w:r>
        <w:rPr>
          <w:rStyle w:val="Jegyzethivatkozs"/>
        </w:rPr>
        <w:annotationRef/>
      </w:r>
      <w:r>
        <w:t>Nem hinném</w:t>
      </w:r>
      <w:proofErr w:type="gramStart"/>
      <w:r>
        <w:t>….itt</w:t>
      </w:r>
      <w:proofErr w:type="gramEnd"/>
      <w:r>
        <w:t xml:space="preserve"> mire gondolsz pontosan?</w:t>
      </w:r>
    </w:p>
  </w:comment>
  <w:comment w:id="1134" w:author="Predi" w:date="2017-12-04T23:18:00Z" w:initials="P">
    <w:p w14:paraId="7637A889" w14:textId="549EC6FD" w:rsidR="004C0495" w:rsidRDefault="004C0495">
      <w:pPr>
        <w:pStyle w:val="Jegyzetszveg"/>
      </w:pPr>
      <w:r>
        <w:rPr>
          <w:rStyle w:val="Jegyzethivatkozs"/>
        </w:rPr>
        <w:annotationRef/>
      </w:r>
      <w:r>
        <w:t>Ez biztosan nem igaz, nem szabad ezt leírni. Nálad volt valami hiba!</w:t>
      </w:r>
    </w:p>
  </w:comment>
  <w:comment w:id="1135" w:author="Predi" w:date="2017-12-04T23:19:00Z" w:initials="P">
    <w:p w14:paraId="3DFD764D" w14:textId="4B6A2F28" w:rsidR="004C0495" w:rsidRDefault="004C0495">
      <w:pPr>
        <w:pStyle w:val="Jegyzetszveg"/>
      </w:pPr>
      <w:r>
        <w:rPr>
          <w:rStyle w:val="Jegyzethivatkozs"/>
        </w:rPr>
        <w:annotationRef/>
      </w:r>
      <w:r>
        <w:t xml:space="preserve">Ez még az Óbudain sem menne el egy </w:t>
      </w:r>
      <w:proofErr w:type="spellStart"/>
      <w:r>
        <w:t>szakdogába</w:t>
      </w:r>
      <w:proofErr w:type="spellEnd"/>
      <w:r>
        <w:t>, nem szabad leírni!!!</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35E845" w15:done="1"/>
  <w15:commentEx w15:paraId="501C5EAE" w15:done="1"/>
  <w15:commentEx w15:paraId="6B691B37" w15:done="1"/>
  <w15:commentEx w15:paraId="3877982B" w15:done="1"/>
  <w15:commentEx w15:paraId="3D54C8D4" w15:done="1"/>
  <w15:commentEx w15:paraId="11FA1BEE" w15:done="1"/>
  <w15:commentEx w15:paraId="1AA2CF43" w15:done="1"/>
  <w15:commentEx w15:paraId="36A0A981" w15:done="1"/>
  <w15:commentEx w15:paraId="08585406" w15:done="1"/>
  <w15:commentEx w15:paraId="021B958A" w15:done="0"/>
  <w15:commentEx w15:paraId="7394DF5C" w15:done="1"/>
  <w15:commentEx w15:paraId="11966D37" w15:done="0"/>
  <w15:commentEx w15:paraId="6ABBBE40" w15:done="1"/>
  <w15:commentEx w15:paraId="66ACBBE2" w15:done="1"/>
  <w15:commentEx w15:paraId="0908435B" w15:done="1"/>
  <w15:commentEx w15:paraId="7B80502E" w15:done="1"/>
  <w15:commentEx w15:paraId="4610F3A3" w15:done="1"/>
  <w15:commentEx w15:paraId="0A198AF4" w15:done="1"/>
  <w15:commentEx w15:paraId="371F4A7C" w15:done="0"/>
  <w15:commentEx w15:paraId="7D47A3F6" w15:done="1"/>
  <w15:commentEx w15:paraId="4E854B9A" w15:done="1"/>
  <w15:commentEx w15:paraId="7CC08339" w15:done="0"/>
  <w15:commentEx w15:paraId="5C0C264A" w15:done="0"/>
  <w15:commentEx w15:paraId="2A531802" w15:done="0"/>
  <w15:commentEx w15:paraId="3973B4E5" w15:done="1"/>
  <w15:commentEx w15:paraId="6B51F5CB" w15:done="1"/>
  <w15:commentEx w15:paraId="10D8FF20" w15:done="1"/>
  <w15:commentEx w15:paraId="28D9FA34" w15:done="0"/>
  <w15:commentEx w15:paraId="7640F688" w15:done="0"/>
  <w15:commentEx w15:paraId="3B774C3F" w15:done="0"/>
  <w15:commentEx w15:paraId="5255A373" w15:done="0"/>
  <w15:commentEx w15:paraId="76C94223" w15:done="0"/>
  <w15:commentEx w15:paraId="09582A9C" w15:done="0"/>
  <w15:commentEx w15:paraId="08F2995B" w15:done="0"/>
  <w15:commentEx w15:paraId="4669E81C" w15:done="1"/>
  <w15:commentEx w15:paraId="6F8234E1" w15:done="0"/>
  <w15:commentEx w15:paraId="32AE5A11" w15:done="0"/>
  <w15:commentEx w15:paraId="21BFB785" w15:done="1"/>
  <w15:commentEx w15:paraId="7D0CBBD1" w15:done="0"/>
  <w15:commentEx w15:paraId="09031942" w15:done="0"/>
  <w15:commentEx w15:paraId="6EC0B2C5" w15:done="0"/>
  <w15:commentEx w15:paraId="2E69253E" w15:done="0"/>
  <w15:commentEx w15:paraId="3B164982" w15:done="0"/>
  <w15:commentEx w15:paraId="106DA533" w15:done="0"/>
  <w15:commentEx w15:paraId="66786E7C" w15:done="0"/>
  <w15:commentEx w15:paraId="01B609BB" w15:done="0"/>
  <w15:commentEx w15:paraId="355F0ACD" w15:done="0"/>
  <w15:commentEx w15:paraId="7637A889" w15:done="0"/>
  <w15:commentEx w15:paraId="3DFD764D"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778211" w14:textId="77777777" w:rsidR="002F2AFE" w:rsidRDefault="002F2AFE">
      <w:r>
        <w:separator/>
      </w:r>
    </w:p>
  </w:endnote>
  <w:endnote w:type="continuationSeparator" w:id="0">
    <w:p w14:paraId="0E96594C" w14:textId="77777777" w:rsidR="002F2AFE" w:rsidRDefault="002F2A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B5008" w14:textId="77777777" w:rsidR="004C0495" w:rsidRDefault="004C0495">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95FE3" w14:textId="1C6CD75E" w:rsidR="004C0495" w:rsidRDefault="004C0495"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876FB2">
      <w:rPr>
        <w:rStyle w:val="Oldalszm"/>
        <w:noProof/>
      </w:rPr>
      <w:t>44</w:t>
    </w:r>
    <w:r>
      <w:rPr>
        <w:rStyle w:val="Oldalszm"/>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CEE27F" w14:textId="77777777" w:rsidR="002F2AFE" w:rsidRDefault="002F2AFE">
      <w:r>
        <w:separator/>
      </w:r>
    </w:p>
  </w:footnote>
  <w:footnote w:type="continuationSeparator" w:id="0">
    <w:p w14:paraId="2749AA22" w14:textId="77777777" w:rsidR="002F2AFE" w:rsidRDefault="002F2AFE">
      <w:r>
        <w:continuationSeparator/>
      </w:r>
    </w:p>
  </w:footnote>
  <w:footnote w:id="1">
    <w:p w14:paraId="027F6532" w14:textId="54E77E6B" w:rsidR="004C0495" w:rsidRDefault="004C0495">
      <w:pPr>
        <w:pStyle w:val="Lbjegyzetszveg"/>
      </w:pPr>
      <w:r>
        <w:rPr>
          <w:rStyle w:val="Lbjegyzet-hivatkozs"/>
        </w:rPr>
        <w:footnoteRef/>
      </w:r>
      <w:r>
        <w:t xml:space="preserve"> Közösségi finanszírozásról beszélünk, amikor egy projektre úgy gyűjtik össze a szükséges pénzt, hogy sok ember járul hozzá kisebb összeggel, tipikusan interneten keresztül. </w:t>
      </w:r>
    </w:p>
  </w:footnote>
  <w:footnote w:id="2">
    <w:p w14:paraId="67FCD9EC" w14:textId="5491DEDA" w:rsidR="004C0495" w:rsidRDefault="004C0495">
      <w:pPr>
        <w:pStyle w:val="Lbjegyzetszveg"/>
      </w:pPr>
      <w:r>
        <w:rPr>
          <w:rStyle w:val="Lbjegyzet-hivatkozs"/>
        </w:rPr>
        <w:footnoteRef/>
      </w:r>
      <w:r>
        <w:t xml:space="preserve"> Gideon </w:t>
      </w:r>
      <w:r>
        <w:fldChar w:fldCharType="begin"/>
      </w:r>
      <w:r>
        <w:instrText xml:space="preserve"> REF _Ref498513833 \r \h </w:instrText>
      </w:r>
      <w:r>
        <w:fldChar w:fldCharType="separate"/>
      </w:r>
      <w:r>
        <w:t>[4]</w:t>
      </w:r>
      <w:r>
        <w:fldChar w:fldCharType="end"/>
      </w:r>
      <w:r>
        <w:t xml:space="preserve"> és Muzzley </w:t>
      </w:r>
      <w:r>
        <w:fldChar w:fldCharType="begin"/>
      </w:r>
      <w:r>
        <w:instrText xml:space="preserve"> REF _Ref498513840 \r \h </w:instrText>
      </w:r>
      <w:r>
        <w:fldChar w:fldCharType="separate"/>
      </w:r>
      <w:r>
        <w:t>[5]</w:t>
      </w:r>
      <w:r>
        <w:fldChar w:fldCharType="end"/>
      </w:r>
      <w:r>
        <w:t xml:space="preserve"> mindkettő olyan alkalmazás, amin keresztül az otthonunkban található okos eszközöket irányíthatjuk.</w:t>
      </w:r>
    </w:p>
  </w:footnote>
  <w:footnote w:id="3">
    <w:p w14:paraId="029426C2" w14:textId="5D5DD570" w:rsidR="004C0495" w:rsidRDefault="004C0495">
      <w:pPr>
        <w:pStyle w:val="Lbjegyzetszveg"/>
      </w:pPr>
      <w:r>
        <w:rPr>
          <w:rStyle w:val="Lbjegyzet-hivatkozs"/>
        </w:rPr>
        <w:footnoteRef/>
      </w:r>
      <w:r>
        <w:t xml:space="preserve"> A négy-utas kézfogás során egy üzenet küldése, amikor a fogadó egy PUBLISH üzenetet kap, visszaküld egy PUBREC (</w:t>
      </w:r>
      <w:proofErr w:type="spellStart"/>
      <w:r>
        <w:t>publish</w:t>
      </w:r>
      <w:proofErr w:type="spellEnd"/>
      <w:r>
        <w:t xml:space="preserve"> </w:t>
      </w:r>
      <w:proofErr w:type="spellStart"/>
      <w:r>
        <w:t>redeived</w:t>
      </w:r>
      <w:proofErr w:type="spellEnd"/>
      <w:r>
        <w:t>) üzenetet, és eltárolja az üzenetben kapott csomag azonosítóját, hogy elkerülje az esetleges dupla feldolgozást, ha többször kapná meg az üzenetet. A küldő a PUBREC üzenetre egy PUBREL (</w:t>
      </w:r>
      <w:proofErr w:type="spellStart"/>
      <w:r>
        <w:t>publish</w:t>
      </w:r>
      <w:proofErr w:type="spellEnd"/>
      <w:r>
        <w:t xml:space="preserve"> </w:t>
      </w:r>
      <w:proofErr w:type="spellStart"/>
      <w:r>
        <w:t>release</w:t>
      </w:r>
      <w:proofErr w:type="spellEnd"/>
      <w:r>
        <w:t>) üzenettel válaszol, amint ezt a fogadó megkapja, törölheti a tárolt állapotokat, és visszaküldi a PUBCOMP (</w:t>
      </w:r>
      <w:proofErr w:type="spellStart"/>
      <w:r>
        <w:t>publish</w:t>
      </w:r>
      <w:proofErr w:type="spellEnd"/>
      <w:r>
        <w:t xml:space="preserve"> </w:t>
      </w:r>
      <w:proofErr w:type="spellStart"/>
      <w:r>
        <w:t>completed</w:t>
      </w:r>
      <w:proofErr w:type="spellEnd"/>
      <w:r>
        <w:t>) üzenetet. Amikor a küldő megkapja, ezt az üzenetet, ő is törölheti az üzenet adatait.</w:t>
      </w:r>
    </w:p>
  </w:footnote>
  <w:footnote w:id="4">
    <w:p w14:paraId="6B09FFCA" w14:textId="1DDFF6E6" w:rsidR="004C0495" w:rsidRDefault="004C0495">
      <w:pPr>
        <w:pStyle w:val="Lbjegyzetszveg"/>
      </w:pPr>
      <w:ins w:id="126" w:author="Windows-felhasználó" w:date="2017-11-28T23:47:00Z">
        <w:r>
          <w:rPr>
            <w:rStyle w:val="Lbjegyzet-hivatkozs"/>
          </w:rPr>
          <w:footnoteRef/>
        </w:r>
        <w:r>
          <w:t xml:space="preserve"> Az adatokat célszerű adatbázisban tárolni. Adatbáziskezelő szoftver segítségével könnyű átlátható struktúrát adni az adatainknak, ezzel megkönnyítve a velük való műveleteket.</w:t>
        </w:r>
      </w:ins>
    </w:p>
  </w:footnote>
  <w:footnote w:id="5">
    <w:p w14:paraId="2476354D" w14:textId="5AAAC041" w:rsidR="004C0495" w:rsidRDefault="004C0495">
      <w:pPr>
        <w:pStyle w:val="Lbjegyzetszveg"/>
      </w:pPr>
      <w:ins w:id="128" w:author="Windows-felhasználó" w:date="2017-11-28T23:48:00Z">
        <w:r>
          <w:rPr>
            <w:rStyle w:val="Lbjegyzet-hivatkozs"/>
          </w:rPr>
          <w:footnoteRef/>
        </w:r>
        <w:r>
          <w:t xml:space="preserve"> Az adatbázis legtöbb adatot tároló táblájának, az állapottároló táblának a sor mérete is maximum pár tíz byte, tekintve, hogy egyszerű számadatokat és dátuminformációt tárolok majd benne. Még ha száz byte sormérettel is számolunk, akkor is 144*365*100 byte adatmennyiség jön ki egy évre</w:t>
        </w:r>
      </w:ins>
      <w:ins w:id="129" w:author="Windows-felhasználó" w:date="2017-11-28T23:49:00Z">
        <w:r>
          <w:t xml:space="preserve"> egy növényhez</w:t>
        </w:r>
      </w:ins>
      <w:ins w:id="130" w:author="Windows-felhasználó" w:date="2017-11-28T23:48:00Z">
        <w:r>
          <w:t xml:space="preserve">, ami felfelé kerekítve 5.3 Mbyte, így több </w:t>
        </w:r>
      </w:ins>
      <w:ins w:id="131" w:author="Windows-felhasználó" w:date="2017-11-28T23:50:00Z">
        <w:r>
          <w:t xml:space="preserve">növény gondozása </w:t>
        </w:r>
      </w:ins>
      <w:ins w:id="132" w:author="Windows-felhasználó" w:date="2017-11-28T23:49:00Z">
        <w:r>
          <w:t xml:space="preserve">esetén is sok év, mire </w:t>
        </w:r>
      </w:ins>
      <w:ins w:id="133" w:author="Windows-felhasználó" w:date="2017-11-28T23:51:00Z">
        <w:r>
          <w:t>akár a 100 Mbyte méretet eléri az adatbázis.</w:t>
        </w:r>
      </w:ins>
    </w:p>
  </w:footnote>
  <w:footnote w:id="6">
    <w:p w14:paraId="73CF54B9" w14:textId="5A03CFD5" w:rsidR="004C0495" w:rsidRDefault="004C0495">
      <w:pPr>
        <w:pStyle w:val="Lbjegyzetszveg"/>
      </w:pPr>
      <w:r>
        <w:rPr>
          <w:rStyle w:val="Lbjegyzet-hivatkozs"/>
        </w:rPr>
        <w:footnoteRef/>
      </w:r>
      <w:ins w:id="158" w:author="Windows-felhasználó" w:date="2017-12-05T11:42:00Z">
        <w:r>
          <w:t xml:space="preserve"> </w:t>
        </w:r>
      </w:ins>
      <w:ins w:id="159" w:author="Windows-felhasználó" w:date="2017-12-05T11:43:00Z">
        <w:r>
          <w:t xml:space="preserve"> </w:t>
        </w:r>
      </w:ins>
      <w:del w:id="160" w:author="Windows-felhasználó" w:date="2017-12-05T11:42:00Z">
        <w:r w:rsidDel="00485FCB">
          <w:delText xml:space="preserve"> </w:delText>
        </w:r>
      </w:del>
      <w:r>
        <w:t>Külső vezérlő jel hatására összeköt vagy megszakít egy nagyobb teljesítményű áramkört.</w:t>
      </w:r>
    </w:p>
  </w:footnote>
  <w:footnote w:id="7">
    <w:p w14:paraId="74616FE4" w14:textId="787A35B1" w:rsidR="004C0495" w:rsidDel="00E12CC6" w:rsidRDefault="004C0495">
      <w:pPr>
        <w:pStyle w:val="Lbjegyzetszveg"/>
        <w:rPr>
          <w:del w:id="164" w:author="Windows-felhasználó" w:date="2017-12-05T13:03:00Z"/>
        </w:rPr>
      </w:pPr>
      <w:del w:id="165" w:author="Windows-felhasználó" w:date="2017-12-05T13:03:00Z">
        <w:r w:rsidDel="00E12CC6">
          <w:rPr>
            <w:rStyle w:val="Lbjegyzet-hivatkozs"/>
          </w:rPr>
          <w:footnoteRef/>
        </w:r>
      </w:del>
      <w:ins w:id="166" w:author="Windows-felhasználó" w:date="2017-12-05T11:42:00Z">
        <w:del w:id="167" w:author="Windows-felhasználó" w:date="2017-12-05T13:03:00Z">
          <w:r w:rsidDel="00E12CC6">
            <w:delText xml:space="preserve"> </w:delText>
          </w:r>
        </w:del>
      </w:ins>
      <w:del w:id="168" w:author="Windows-felhasználó" w:date="2017-12-05T13:03:00Z">
        <w:r w:rsidDel="00E12CC6">
          <w:delText xml:space="preserve"> Kommunikációs csatorna, amin olyan adatátvitel, amely során egy időben egy bit adat továbbítódik.</w:delText>
        </w:r>
      </w:del>
    </w:p>
  </w:footnote>
  <w:footnote w:id="8">
    <w:p w14:paraId="55335C68" w14:textId="77777777" w:rsidR="004C0495" w:rsidRDefault="004C0495" w:rsidP="00507313">
      <w:pPr>
        <w:pStyle w:val="Lbjegyzetszveg"/>
        <w:rPr>
          <w:ins w:id="204" w:author="Windows-felhasználó" w:date="2017-12-04T00:20:00Z"/>
        </w:rPr>
      </w:pPr>
      <w:ins w:id="205" w:author="Windows-felhasználó" w:date="2017-12-04T00:20:00Z">
        <w:r>
          <w:rPr>
            <w:rStyle w:val="Lbjegyzet-hivatkozs"/>
          </w:rPr>
          <w:footnoteRef/>
        </w:r>
        <w:r>
          <w:t xml:space="preserve"> Közvetlenül a forráskódú változatban, futásidőben értelmezett és gépi kódú utasításokká fordított nyelv.</w:t>
        </w:r>
      </w:ins>
    </w:p>
  </w:footnote>
  <w:footnote w:id="9">
    <w:p w14:paraId="2E6CECB5" w14:textId="77777777" w:rsidR="004C0495" w:rsidRDefault="004C0495" w:rsidP="00507313">
      <w:pPr>
        <w:pStyle w:val="Lbjegyzetszveg"/>
        <w:rPr>
          <w:ins w:id="213" w:author="Windows-felhasználó" w:date="2017-12-04T00:20:00Z"/>
        </w:rPr>
      </w:pPr>
      <w:ins w:id="214" w:author="Windows-felhasználó" w:date="2017-12-04T00:20:00Z">
        <w:r>
          <w:rPr>
            <w:rStyle w:val="Lbjegyzet-hivatkozs"/>
          </w:rPr>
          <w:footnoteRef/>
        </w:r>
        <w:r>
          <w:t xml:space="preserve"> </w:t>
        </w:r>
        <w:proofErr w:type="spellStart"/>
        <w:r>
          <w:t>Model-view-controller</w:t>
        </w:r>
        <w:proofErr w:type="spellEnd"/>
        <w:r>
          <w:t xml:space="preserve"> egy szoftvertervezési minta, amit felhasználói felületek implementálásához használnak. A </w:t>
        </w:r>
        <w:proofErr w:type="spellStart"/>
        <w:r>
          <w:t>model</w:t>
        </w:r>
        <w:proofErr w:type="spellEnd"/>
        <w:r>
          <w:t xml:space="preserve"> osztály reprezentálja az adatszerkezetet, a </w:t>
        </w:r>
        <w:proofErr w:type="spellStart"/>
        <w:r>
          <w:t>view</w:t>
        </w:r>
        <w:proofErr w:type="spellEnd"/>
        <w:r>
          <w:t xml:space="preserve"> a felületet definiálja, a </w:t>
        </w:r>
        <w:proofErr w:type="spellStart"/>
        <w:r>
          <w:t>controller</w:t>
        </w:r>
        <w:proofErr w:type="spellEnd"/>
        <w:r>
          <w:t xml:space="preserve"> pedig kezeli a felhasználói cselekvéseket. Ez a felosztás segít függetleníteni az alkalmazáslogikát a megjelenítéstől, hogy a kettőt anélkül lehessen megváltoztatni, hogy a másikra hatással legyen.</w:t>
        </w:r>
      </w:ins>
    </w:p>
  </w:footnote>
  <w:footnote w:id="10">
    <w:p w14:paraId="688299E5" w14:textId="34E0296F" w:rsidR="004C0495" w:rsidRDefault="004C0495">
      <w:pPr>
        <w:pStyle w:val="Lbjegyzetszveg"/>
      </w:pPr>
      <w:ins w:id="488" w:author="Windows-felhasználó" w:date="2017-12-02T15:02:00Z">
        <w:r>
          <w:rPr>
            <w:rStyle w:val="Lbjegyzet-hivatkozs"/>
          </w:rPr>
          <w:footnoteRef/>
        </w:r>
        <w:r>
          <w:t xml:space="preserve"> Unix alapú rendszereken megtalálható ütemező szoftver. </w:t>
        </w:r>
      </w:ins>
      <w:ins w:id="489" w:author="Windows-felhasználó" w:date="2017-12-02T15:04:00Z">
        <w:r>
          <w:t xml:space="preserve">Egy szöveges fájlban adhatunk meg </w:t>
        </w:r>
        <w:proofErr w:type="spellStart"/>
        <w:r>
          <w:t>c</w:t>
        </w:r>
      </w:ins>
      <w:ins w:id="490" w:author="Windows-felhasználó" w:date="2017-12-02T15:02:00Z">
        <w:r>
          <w:t>ron</w:t>
        </w:r>
        <w:proofErr w:type="spellEnd"/>
        <w:r>
          <w:t>-feladatok</w:t>
        </w:r>
      </w:ins>
      <w:ins w:id="491" w:author="Windows-felhasználó" w:date="2017-12-02T15:04:00Z">
        <w:r>
          <w:t>at, egy ilyen feladat tartalmazza a végrehajtandó utasítást, valamint a végrehajtás időpontját</w:t>
        </w:r>
      </w:ins>
      <w:ins w:id="492" w:author="Windows-felhasználó" w:date="2017-12-02T15:06:00Z">
        <w:r>
          <w:t xml:space="preserve">. </w:t>
        </w:r>
      </w:ins>
    </w:p>
  </w:footnote>
  <w:footnote w:id="11">
    <w:p w14:paraId="665965F5" w14:textId="67BD7374" w:rsidR="004C0495" w:rsidRDefault="004C0495">
      <w:pPr>
        <w:pStyle w:val="Lbjegyzetszveg"/>
      </w:pPr>
      <w:ins w:id="636" w:author="Windows-felhasználó" w:date="2017-12-02T18:20:00Z">
        <w:r>
          <w:rPr>
            <w:rStyle w:val="Lbjegyzet-hivatkozs"/>
          </w:rPr>
          <w:footnoteRef/>
        </w:r>
        <w:r>
          <w:t xml:space="preserve"> </w:t>
        </w:r>
      </w:ins>
      <w:ins w:id="637" w:author="Windows-felhasználó" w:date="2017-12-03T11:30:00Z">
        <w:r>
          <w:t xml:space="preserve">A JSON  (JavaScript </w:t>
        </w:r>
        <w:proofErr w:type="spellStart"/>
        <w:r>
          <w:t>Object</w:t>
        </w:r>
        <w:proofErr w:type="spellEnd"/>
        <w:r>
          <w:t xml:space="preserve"> </w:t>
        </w:r>
        <w:proofErr w:type="spellStart"/>
        <w:r>
          <w:t>Notation</w:t>
        </w:r>
        <w:proofErr w:type="spellEnd"/>
        <w:r>
          <w:t xml:space="preserve">) egy </w:t>
        </w:r>
        <w:proofErr w:type="gramStart"/>
        <w:r>
          <w:t>kis méretű</w:t>
        </w:r>
        <w:proofErr w:type="gramEnd"/>
        <w:r>
          <w:t xml:space="preserve">, szöveg alapú szabvány ember által olvasható adatcserére. A JavaScript </w:t>
        </w:r>
        <w:proofErr w:type="spellStart"/>
        <w:r>
          <w:t>szkriptnyelvből</w:t>
        </w:r>
        <w:proofErr w:type="spellEnd"/>
        <w:r>
          <w:t xml:space="preserve"> alakult ki egyszerű adatstruktúrák és asszociatív tömbök </w:t>
        </w:r>
        <w:proofErr w:type="gramStart"/>
        <w:r>
          <w:t>reprezentálására</w:t>
        </w:r>
        <w:proofErr w:type="gramEnd"/>
        <w:r>
          <w:t>.</w:t>
        </w:r>
      </w:ins>
      <w:ins w:id="638" w:author="Windows-felhasználó" w:date="2017-12-03T11:31:00Z">
        <w:r>
          <w:fldChar w:fldCharType="begin"/>
        </w:r>
        <w:r>
          <w:instrText xml:space="preserve"> REF _Ref500064002 \r \h </w:instrText>
        </w:r>
      </w:ins>
      <w:r>
        <w:fldChar w:fldCharType="separate"/>
      </w:r>
      <w:ins w:id="639" w:author="Windows-felhasználó" w:date="2017-12-03T11:31:00Z">
        <w:r>
          <w:t>[7]</w:t>
        </w:r>
        <w:r>
          <w:fldChar w:fldCharType="end"/>
        </w:r>
      </w:ins>
      <w:ins w:id="640" w:author="Windows-felhasználó" w:date="2017-12-03T11:29:00Z">
        <w:r>
          <w:t xml:space="preserve"> </w:t>
        </w:r>
      </w:ins>
    </w:p>
  </w:footnote>
  <w:footnote w:id="12">
    <w:p w14:paraId="24A5F165" w14:textId="681CA740" w:rsidR="004C0495" w:rsidRDefault="004C0495">
      <w:pPr>
        <w:pStyle w:val="Lbjegyzetszveg"/>
      </w:pPr>
      <w:ins w:id="1122" w:author="Windows-felhasználó" w:date="2017-12-03T21:34:00Z">
        <w:r>
          <w:rPr>
            <w:rStyle w:val="Lbjegyzet-hivatkozs"/>
          </w:rPr>
          <w:footnoteRef/>
        </w:r>
        <w:r>
          <w:t xml:space="preserve"> </w:t>
        </w:r>
      </w:ins>
      <w:ins w:id="1123" w:author="Windows-felhasználó" w:date="2017-12-03T21:35:00Z">
        <w:r>
          <w:t xml:space="preserve">Az ASCII </w:t>
        </w:r>
      </w:ins>
      <w:ins w:id="1124" w:author="Windows-felhasználó" w:date="2017-12-03T21:37:00Z">
        <w:r>
          <w:t xml:space="preserve">kódolás </w:t>
        </w:r>
      </w:ins>
      <w:ins w:id="1125" w:author="Windows-felhasználó" w:date="2017-12-03T21:36:00Z">
        <w:r>
          <w:t>128 szövegkaraktert</w:t>
        </w:r>
      </w:ins>
      <w:ins w:id="1126" w:author="Windows-felhasználó" w:date="2017-12-03T21:37:00Z">
        <w:r>
          <w:t xml:space="preserve"> képez le</w:t>
        </w:r>
      </w:ins>
      <w:ins w:id="1127" w:author="Windows-felhasználó" w:date="2017-12-03T21:36:00Z">
        <w:r>
          <w:t xml:space="preserve"> 0-tól 127-ig</w:t>
        </w:r>
      </w:ins>
      <w:ins w:id="1128" w:author="Windows-felhasználó" w:date="2017-12-03T21:38:00Z">
        <w:r>
          <w:t xml:space="preserve"> egész számokra. </w:t>
        </w:r>
      </w:ins>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7BE1C" w14:textId="77777777" w:rsidR="004C0495" w:rsidRDefault="004C0495"/>
  <w:p w14:paraId="658512D5" w14:textId="77777777" w:rsidR="004C0495" w:rsidRDefault="004C0495"/>
  <w:p w14:paraId="3D306D57" w14:textId="77777777" w:rsidR="004C0495" w:rsidRDefault="004C0495"/>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0B22D99"/>
    <w:multiLevelType w:val="hybridMultilevel"/>
    <w:tmpl w:val="FA4869B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15:restartNumberingAfterBreak="0">
    <w:nsid w:val="15EE0508"/>
    <w:multiLevelType w:val="multilevel"/>
    <w:tmpl w:val="418E4214"/>
    <w:numStyleLink w:val="tmutatszmozottlista"/>
  </w:abstractNum>
  <w:abstractNum w:abstractNumId="13" w15:restartNumberingAfterBreak="0">
    <w:nsid w:val="17292609"/>
    <w:multiLevelType w:val="hybridMultilevel"/>
    <w:tmpl w:val="DABAA34A"/>
    <w:lvl w:ilvl="0" w:tplc="040E0001">
      <w:start w:val="1"/>
      <w:numFmt w:val="bullet"/>
      <w:lvlText w:val=""/>
      <w:lvlJc w:val="left"/>
      <w:pPr>
        <w:ind w:left="1449" w:hanging="360"/>
      </w:pPr>
      <w:rPr>
        <w:rFonts w:ascii="Symbol" w:hAnsi="Symbol" w:hint="default"/>
      </w:rPr>
    </w:lvl>
    <w:lvl w:ilvl="1" w:tplc="040E0019" w:tentative="1">
      <w:start w:val="1"/>
      <w:numFmt w:val="lowerLetter"/>
      <w:lvlText w:val="%2."/>
      <w:lvlJc w:val="left"/>
      <w:pPr>
        <w:ind w:left="2169" w:hanging="360"/>
      </w:pPr>
    </w:lvl>
    <w:lvl w:ilvl="2" w:tplc="040E001B" w:tentative="1">
      <w:start w:val="1"/>
      <w:numFmt w:val="lowerRoman"/>
      <w:lvlText w:val="%3."/>
      <w:lvlJc w:val="right"/>
      <w:pPr>
        <w:ind w:left="2889" w:hanging="180"/>
      </w:pPr>
    </w:lvl>
    <w:lvl w:ilvl="3" w:tplc="040E000F" w:tentative="1">
      <w:start w:val="1"/>
      <w:numFmt w:val="decimal"/>
      <w:lvlText w:val="%4."/>
      <w:lvlJc w:val="left"/>
      <w:pPr>
        <w:ind w:left="3609" w:hanging="360"/>
      </w:pPr>
    </w:lvl>
    <w:lvl w:ilvl="4" w:tplc="040E0019" w:tentative="1">
      <w:start w:val="1"/>
      <w:numFmt w:val="lowerLetter"/>
      <w:lvlText w:val="%5."/>
      <w:lvlJc w:val="left"/>
      <w:pPr>
        <w:ind w:left="4329" w:hanging="360"/>
      </w:pPr>
    </w:lvl>
    <w:lvl w:ilvl="5" w:tplc="040E001B" w:tentative="1">
      <w:start w:val="1"/>
      <w:numFmt w:val="lowerRoman"/>
      <w:lvlText w:val="%6."/>
      <w:lvlJc w:val="right"/>
      <w:pPr>
        <w:ind w:left="5049" w:hanging="180"/>
      </w:pPr>
    </w:lvl>
    <w:lvl w:ilvl="6" w:tplc="040E000F" w:tentative="1">
      <w:start w:val="1"/>
      <w:numFmt w:val="decimal"/>
      <w:lvlText w:val="%7."/>
      <w:lvlJc w:val="left"/>
      <w:pPr>
        <w:ind w:left="5769" w:hanging="360"/>
      </w:pPr>
    </w:lvl>
    <w:lvl w:ilvl="7" w:tplc="040E0019" w:tentative="1">
      <w:start w:val="1"/>
      <w:numFmt w:val="lowerLetter"/>
      <w:lvlText w:val="%8."/>
      <w:lvlJc w:val="left"/>
      <w:pPr>
        <w:ind w:left="6489" w:hanging="360"/>
      </w:pPr>
    </w:lvl>
    <w:lvl w:ilvl="8" w:tplc="040E001B" w:tentative="1">
      <w:start w:val="1"/>
      <w:numFmt w:val="lowerRoman"/>
      <w:lvlText w:val="%9."/>
      <w:lvlJc w:val="right"/>
      <w:pPr>
        <w:ind w:left="7209" w:hanging="180"/>
      </w:pPr>
    </w:lvl>
  </w:abstractNum>
  <w:abstractNum w:abstractNumId="14" w15:restartNumberingAfterBreak="0">
    <w:nsid w:val="19127D2D"/>
    <w:multiLevelType w:val="hybridMultilevel"/>
    <w:tmpl w:val="FD706FF0"/>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3917EE5"/>
    <w:multiLevelType w:val="hybridMultilevel"/>
    <w:tmpl w:val="B67C20B0"/>
    <w:lvl w:ilvl="0" w:tplc="00225E00">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18D7071"/>
    <w:multiLevelType w:val="hybridMultilevel"/>
    <w:tmpl w:val="024423CA"/>
    <w:lvl w:ilvl="0" w:tplc="040E000F">
      <w:start w:val="1"/>
      <w:numFmt w:val="decimal"/>
      <w:lvlText w:val="%1."/>
      <w:lvlJc w:val="left"/>
      <w:pPr>
        <w:ind w:left="1571" w:hanging="360"/>
      </w:pPr>
    </w:lvl>
    <w:lvl w:ilvl="1" w:tplc="040E0019" w:tentative="1">
      <w:start w:val="1"/>
      <w:numFmt w:val="lowerLetter"/>
      <w:lvlText w:val="%2."/>
      <w:lvlJc w:val="left"/>
      <w:pPr>
        <w:ind w:left="2291" w:hanging="360"/>
      </w:pPr>
    </w:lvl>
    <w:lvl w:ilvl="2" w:tplc="040E001B" w:tentative="1">
      <w:start w:val="1"/>
      <w:numFmt w:val="lowerRoman"/>
      <w:lvlText w:val="%3."/>
      <w:lvlJc w:val="right"/>
      <w:pPr>
        <w:ind w:left="3011" w:hanging="180"/>
      </w:pPr>
    </w:lvl>
    <w:lvl w:ilvl="3" w:tplc="040E000F" w:tentative="1">
      <w:start w:val="1"/>
      <w:numFmt w:val="decimal"/>
      <w:lvlText w:val="%4."/>
      <w:lvlJc w:val="left"/>
      <w:pPr>
        <w:ind w:left="3731" w:hanging="360"/>
      </w:pPr>
    </w:lvl>
    <w:lvl w:ilvl="4" w:tplc="040E0019" w:tentative="1">
      <w:start w:val="1"/>
      <w:numFmt w:val="lowerLetter"/>
      <w:lvlText w:val="%5."/>
      <w:lvlJc w:val="left"/>
      <w:pPr>
        <w:ind w:left="4451" w:hanging="360"/>
      </w:pPr>
    </w:lvl>
    <w:lvl w:ilvl="5" w:tplc="040E001B" w:tentative="1">
      <w:start w:val="1"/>
      <w:numFmt w:val="lowerRoman"/>
      <w:lvlText w:val="%6."/>
      <w:lvlJc w:val="right"/>
      <w:pPr>
        <w:ind w:left="5171" w:hanging="180"/>
      </w:pPr>
    </w:lvl>
    <w:lvl w:ilvl="6" w:tplc="040E000F" w:tentative="1">
      <w:start w:val="1"/>
      <w:numFmt w:val="decimal"/>
      <w:lvlText w:val="%7."/>
      <w:lvlJc w:val="left"/>
      <w:pPr>
        <w:ind w:left="5891" w:hanging="360"/>
      </w:pPr>
    </w:lvl>
    <w:lvl w:ilvl="7" w:tplc="040E0019" w:tentative="1">
      <w:start w:val="1"/>
      <w:numFmt w:val="lowerLetter"/>
      <w:lvlText w:val="%8."/>
      <w:lvlJc w:val="left"/>
      <w:pPr>
        <w:ind w:left="6611" w:hanging="360"/>
      </w:pPr>
    </w:lvl>
    <w:lvl w:ilvl="8" w:tplc="040E001B" w:tentative="1">
      <w:start w:val="1"/>
      <w:numFmt w:val="lowerRoman"/>
      <w:lvlText w:val="%9."/>
      <w:lvlJc w:val="right"/>
      <w:pPr>
        <w:ind w:left="7331" w:hanging="180"/>
      </w:pPr>
    </w:lvl>
  </w:abstractNum>
  <w:abstractNum w:abstractNumId="22" w15:restartNumberingAfterBreak="0">
    <w:nsid w:val="42FF7FD0"/>
    <w:multiLevelType w:val="hybridMultilevel"/>
    <w:tmpl w:val="2796FAF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495C15F8"/>
    <w:multiLevelType w:val="hybridMultilevel"/>
    <w:tmpl w:val="026EA250"/>
    <w:lvl w:ilvl="0" w:tplc="F38A7AAC">
      <w:numFmt w:val="decimal"/>
      <w:lvlText w:val="%1."/>
      <w:lvlJc w:val="left"/>
      <w:pPr>
        <w:ind w:left="1571"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793B1F81"/>
    <w:multiLevelType w:val="hybridMultilevel"/>
    <w:tmpl w:val="A7DE7A4E"/>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8" w15:restartNumberingAfterBreak="0">
    <w:nsid w:val="799C3B84"/>
    <w:multiLevelType w:val="multilevel"/>
    <w:tmpl w:val="2386326E"/>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9"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7D7F3852"/>
    <w:multiLevelType w:val="hybridMultilevel"/>
    <w:tmpl w:val="C25CF10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num w:numId="1">
    <w:abstractNumId w:val="10"/>
  </w:num>
  <w:num w:numId="2">
    <w:abstractNumId w:val="28"/>
  </w:num>
  <w:num w:numId="3">
    <w:abstractNumId w:val="15"/>
  </w:num>
  <w:num w:numId="4">
    <w:abstractNumId w:val="20"/>
  </w:num>
  <w:num w:numId="5">
    <w:abstractNumId w:val="23"/>
  </w:num>
  <w:num w:numId="6">
    <w:abstractNumId w:val="25"/>
  </w:num>
  <w:num w:numId="7">
    <w:abstractNumId w:val="16"/>
  </w:num>
  <w:num w:numId="8">
    <w:abstractNumId w:val="12"/>
  </w:num>
  <w:num w:numId="9">
    <w:abstractNumId w:val="18"/>
  </w:num>
  <w:num w:numId="10">
    <w:abstractNumId w:val="29"/>
  </w:num>
  <w:num w:numId="11">
    <w:abstractNumId w:val="19"/>
  </w:num>
  <w:num w:numId="12">
    <w:abstractNumId w:val="26"/>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7"/>
  </w:num>
  <w:num w:numId="24">
    <w:abstractNumId w:val="21"/>
  </w:num>
  <w:num w:numId="25">
    <w:abstractNumId w:val="24"/>
  </w:num>
  <w:num w:numId="26">
    <w:abstractNumId w:val="22"/>
  </w:num>
  <w:num w:numId="27">
    <w:abstractNumId w:val="27"/>
  </w:num>
  <w:num w:numId="28">
    <w:abstractNumId w:val="13"/>
  </w:num>
  <w:num w:numId="29">
    <w:abstractNumId w:val="11"/>
  </w:num>
  <w:num w:numId="30">
    <w:abstractNumId w:val="14"/>
  </w:num>
  <w:num w:numId="31">
    <w:abstractNumId w:val="30"/>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ndows-felhasználó">
    <w15:presenceInfo w15:providerId="None" w15:userId="Windows-felhasználó"/>
  </w15:person>
  <w15:person w15:author="Predi">
    <w15:presenceInfo w15:providerId="None" w15:userId="Pred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62F4"/>
    <w:rsid w:val="000107B2"/>
    <w:rsid w:val="00011755"/>
    <w:rsid w:val="0001192F"/>
    <w:rsid w:val="00012884"/>
    <w:rsid w:val="00014EE1"/>
    <w:rsid w:val="00021F46"/>
    <w:rsid w:val="0002240B"/>
    <w:rsid w:val="00027008"/>
    <w:rsid w:val="000331F1"/>
    <w:rsid w:val="00033945"/>
    <w:rsid w:val="0004470D"/>
    <w:rsid w:val="00047CD3"/>
    <w:rsid w:val="00052788"/>
    <w:rsid w:val="000628AF"/>
    <w:rsid w:val="00064D55"/>
    <w:rsid w:val="00072168"/>
    <w:rsid w:val="00074F4C"/>
    <w:rsid w:val="00087121"/>
    <w:rsid w:val="00091B4F"/>
    <w:rsid w:val="00094D89"/>
    <w:rsid w:val="000A190D"/>
    <w:rsid w:val="000A29AC"/>
    <w:rsid w:val="000A36EE"/>
    <w:rsid w:val="000A41BF"/>
    <w:rsid w:val="000A7483"/>
    <w:rsid w:val="000B0D24"/>
    <w:rsid w:val="000B53E0"/>
    <w:rsid w:val="000C11FD"/>
    <w:rsid w:val="000C660B"/>
    <w:rsid w:val="000D492D"/>
    <w:rsid w:val="000D6E5D"/>
    <w:rsid w:val="000D7BDA"/>
    <w:rsid w:val="000E50EF"/>
    <w:rsid w:val="000F2EDA"/>
    <w:rsid w:val="00104FF3"/>
    <w:rsid w:val="00113562"/>
    <w:rsid w:val="00113DD1"/>
    <w:rsid w:val="001162C7"/>
    <w:rsid w:val="00116CDE"/>
    <w:rsid w:val="00116E46"/>
    <w:rsid w:val="001210F8"/>
    <w:rsid w:val="0012576A"/>
    <w:rsid w:val="00125E50"/>
    <w:rsid w:val="001418B9"/>
    <w:rsid w:val="00141E05"/>
    <w:rsid w:val="00144BFA"/>
    <w:rsid w:val="001470FB"/>
    <w:rsid w:val="00151ADA"/>
    <w:rsid w:val="00154530"/>
    <w:rsid w:val="00171054"/>
    <w:rsid w:val="00171070"/>
    <w:rsid w:val="00191FD9"/>
    <w:rsid w:val="0019258C"/>
    <w:rsid w:val="00193274"/>
    <w:rsid w:val="0019578E"/>
    <w:rsid w:val="001A2406"/>
    <w:rsid w:val="001A4728"/>
    <w:rsid w:val="001A57BC"/>
    <w:rsid w:val="001B1587"/>
    <w:rsid w:val="001B1E4C"/>
    <w:rsid w:val="001B4094"/>
    <w:rsid w:val="001B7A64"/>
    <w:rsid w:val="001C0B31"/>
    <w:rsid w:val="001C50B3"/>
    <w:rsid w:val="001C5E4B"/>
    <w:rsid w:val="001C63BB"/>
    <w:rsid w:val="001C68C4"/>
    <w:rsid w:val="001C7E89"/>
    <w:rsid w:val="001D4CEE"/>
    <w:rsid w:val="001D701D"/>
    <w:rsid w:val="001E4695"/>
    <w:rsid w:val="001E7605"/>
    <w:rsid w:val="001F0F31"/>
    <w:rsid w:val="001F1014"/>
    <w:rsid w:val="001F4DD3"/>
    <w:rsid w:val="001F511A"/>
    <w:rsid w:val="001F608D"/>
    <w:rsid w:val="001F6F9C"/>
    <w:rsid w:val="00201FD5"/>
    <w:rsid w:val="00205F64"/>
    <w:rsid w:val="00206193"/>
    <w:rsid w:val="002102C3"/>
    <w:rsid w:val="00212C2E"/>
    <w:rsid w:val="0021709B"/>
    <w:rsid w:val="00225F65"/>
    <w:rsid w:val="0022665A"/>
    <w:rsid w:val="00227347"/>
    <w:rsid w:val="002305C9"/>
    <w:rsid w:val="00236B53"/>
    <w:rsid w:val="00237059"/>
    <w:rsid w:val="002401FB"/>
    <w:rsid w:val="0024410A"/>
    <w:rsid w:val="00246F4F"/>
    <w:rsid w:val="002509CB"/>
    <w:rsid w:val="00251670"/>
    <w:rsid w:val="002522B8"/>
    <w:rsid w:val="00257333"/>
    <w:rsid w:val="0026360C"/>
    <w:rsid w:val="002649E2"/>
    <w:rsid w:val="00265255"/>
    <w:rsid w:val="00267677"/>
    <w:rsid w:val="00267A72"/>
    <w:rsid w:val="002726AC"/>
    <w:rsid w:val="0027292E"/>
    <w:rsid w:val="00274228"/>
    <w:rsid w:val="002841F9"/>
    <w:rsid w:val="00293D6F"/>
    <w:rsid w:val="00297CA0"/>
    <w:rsid w:val="002B0135"/>
    <w:rsid w:val="002B4026"/>
    <w:rsid w:val="002B68C1"/>
    <w:rsid w:val="002C49E4"/>
    <w:rsid w:val="002D0157"/>
    <w:rsid w:val="002D0621"/>
    <w:rsid w:val="002D1173"/>
    <w:rsid w:val="002D6495"/>
    <w:rsid w:val="002D73A0"/>
    <w:rsid w:val="002D7DA9"/>
    <w:rsid w:val="002E18B5"/>
    <w:rsid w:val="002E1D2A"/>
    <w:rsid w:val="002E7B0B"/>
    <w:rsid w:val="002F002E"/>
    <w:rsid w:val="002F0319"/>
    <w:rsid w:val="002F0E56"/>
    <w:rsid w:val="002F2AFE"/>
    <w:rsid w:val="002F461E"/>
    <w:rsid w:val="002F741A"/>
    <w:rsid w:val="00300B9F"/>
    <w:rsid w:val="00302BB3"/>
    <w:rsid w:val="00303C69"/>
    <w:rsid w:val="00306F8C"/>
    <w:rsid w:val="0031099A"/>
    <w:rsid w:val="00313013"/>
    <w:rsid w:val="003140A3"/>
    <w:rsid w:val="00316BC5"/>
    <w:rsid w:val="003260B3"/>
    <w:rsid w:val="003368A4"/>
    <w:rsid w:val="003413BA"/>
    <w:rsid w:val="00344567"/>
    <w:rsid w:val="00350AEC"/>
    <w:rsid w:val="00352203"/>
    <w:rsid w:val="00352E56"/>
    <w:rsid w:val="00355AC4"/>
    <w:rsid w:val="00357115"/>
    <w:rsid w:val="00360E40"/>
    <w:rsid w:val="00371729"/>
    <w:rsid w:val="0037381F"/>
    <w:rsid w:val="00373F36"/>
    <w:rsid w:val="00382E5A"/>
    <w:rsid w:val="00383007"/>
    <w:rsid w:val="003A4CDB"/>
    <w:rsid w:val="003A65E0"/>
    <w:rsid w:val="003A79CE"/>
    <w:rsid w:val="003B4C2D"/>
    <w:rsid w:val="003B6B94"/>
    <w:rsid w:val="003C06DA"/>
    <w:rsid w:val="003D21D2"/>
    <w:rsid w:val="003D4CF5"/>
    <w:rsid w:val="003E3F6E"/>
    <w:rsid w:val="003E4766"/>
    <w:rsid w:val="003E6310"/>
    <w:rsid w:val="003E66FA"/>
    <w:rsid w:val="003E70B1"/>
    <w:rsid w:val="003F1428"/>
    <w:rsid w:val="003F5425"/>
    <w:rsid w:val="00401C0A"/>
    <w:rsid w:val="0040335D"/>
    <w:rsid w:val="00404A46"/>
    <w:rsid w:val="00407713"/>
    <w:rsid w:val="00410924"/>
    <w:rsid w:val="0041312D"/>
    <w:rsid w:val="00422893"/>
    <w:rsid w:val="00433754"/>
    <w:rsid w:val="004367B6"/>
    <w:rsid w:val="00455495"/>
    <w:rsid w:val="00455AEA"/>
    <w:rsid w:val="004578CF"/>
    <w:rsid w:val="004612D3"/>
    <w:rsid w:val="00465D42"/>
    <w:rsid w:val="00472A8E"/>
    <w:rsid w:val="0047355B"/>
    <w:rsid w:val="00473AA2"/>
    <w:rsid w:val="00480D98"/>
    <w:rsid w:val="0048395A"/>
    <w:rsid w:val="004851C7"/>
    <w:rsid w:val="00485FCB"/>
    <w:rsid w:val="00494485"/>
    <w:rsid w:val="00494DC7"/>
    <w:rsid w:val="00497555"/>
    <w:rsid w:val="0049757A"/>
    <w:rsid w:val="004A48DF"/>
    <w:rsid w:val="004A6AF9"/>
    <w:rsid w:val="004B2BDB"/>
    <w:rsid w:val="004C0495"/>
    <w:rsid w:val="004C0BFA"/>
    <w:rsid w:val="004C2B86"/>
    <w:rsid w:val="004C5796"/>
    <w:rsid w:val="004C64AD"/>
    <w:rsid w:val="004D26FE"/>
    <w:rsid w:val="004E0821"/>
    <w:rsid w:val="004E424D"/>
    <w:rsid w:val="004E6376"/>
    <w:rsid w:val="004F2416"/>
    <w:rsid w:val="00502A30"/>
    <w:rsid w:val="0050657E"/>
    <w:rsid w:val="00506DFE"/>
    <w:rsid w:val="00507313"/>
    <w:rsid w:val="00510A55"/>
    <w:rsid w:val="00513823"/>
    <w:rsid w:val="00537DE6"/>
    <w:rsid w:val="00545ED7"/>
    <w:rsid w:val="005524FC"/>
    <w:rsid w:val="00570BB6"/>
    <w:rsid w:val="005759F3"/>
    <w:rsid w:val="00576495"/>
    <w:rsid w:val="00580DDE"/>
    <w:rsid w:val="005913C5"/>
    <w:rsid w:val="00592900"/>
    <w:rsid w:val="005961E3"/>
    <w:rsid w:val="005A0BFF"/>
    <w:rsid w:val="005A48CA"/>
    <w:rsid w:val="005A5FEE"/>
    <w:rsid w:val="005B130E"/>
    <w:rsid w:val="005B146C"/>
    <w:rsid w:val="005D2B3B"/>
    <w:rsid w:val="005D3443"/>
    <w:rsid w:val="005D78B7"/>
    <w:rsid w:val="005E01E0"/>
    <w:rsid w:val="005E16A1"/>
    <w:rsid w:val="005E4EC4"/>
    <w:rsid w:val="005E7079"/>
    <w:rsid w:val="005F29FD"/>
    <w:rsid w:val="005F4B32"/>
    <w:rsid w:val="005F5010"/>
    <w:rsid w:val="005F776A"/>
    <w:rsid w:val="00621333"/>
    <w:rsid w:val="0062185B"/>
    <w:rsid w:val="0063584F"/>
    <w:rsid w:val="0063585C"/>
    <w:rsid w:val="00641018"/>
    <w:rsid w:val="006412EB"/>
    <w:rsid w:val="006420AE"/>
    <w:rsid w:val="00643460"/>
    <w:rsid w:val="0064387E"/>
    <w:rsid w:val="00645CF3"/>
    <w:rsid w:val="00646CA1"/>
    <w:rsid w:val="006508C5"/>
    <w:rsid w:val="00650C7C"/>
    <w:rsid w:val="00652277"/>
    <w:rsid w:val="006565CB"/>
    <w:rsid w:val="006617B7"/>
    <w:rsid w:val="006631F7"/>
    <w:rsid w:val="006633DF"/>
    <w:rsid w:val="00667FDE"/>
    <w:rsid w:val="006745A4"/>
    <w:rsid w:val="00674B48"/>
    <w:rsid w:val="00675281"/>
    <w:rsid w:val="00681847"/>
    <w:rsid w:val="00681BE3"/>
    <w:rsid w:val="00681D13"/>
    <w:rsid w:val="00681E99"/>
    <w:rsid w:val="006835CB"/>
    <w:rsid w:val="006849EE"/>
    <w:rsid w:val="00687589"/>
    <w:rsid w:val="00687CBA"/>
    <w:rsid w:val="006911F2"/>
    <w:rsid w:val="00692605"/>
    <w:rsid w:val="006A0EED"/>
    <w:rsid w:val="006A1B7F"/>
    <w:rsid w:val="006A5DF6"/>
    <w:rsid w:val="006B7BCF"/>
    <w:rsid w:val="006D338C"/>
    <w:rsid w:val="006D7196"/>
    <w:rsid w:val="006D7FAC"/>
    <w:rsid w:val="006F512E"/>
    <w:rsid w:val="006F6270"/>
    <w:rsid w:val="006F683B"/>
    <w:rsid w:val="007008D5"/>
    <w:rsid w:val="00700998"/>
    <w:rsid w:val="00700E3A"/>
    <w:rsid w:val="0070689E"/>
    <w:rsid w:val="00706EF3"/>
    <w:rsid w:val="007100BD"/>
    <w:rsid w:val="0071178A"/>
    <w:rsid w:val="00722A40"/>
    <w:rsid w:val="00723C15"/>
    <w:rsid w:val="007264CA"/>
    <w:rsid w:val="007274F9"/>
    <w:rsid w:val="00730B3C"/>
    <w:rsid w:val="00730F07"/>
    <w:rsid w:val="00732782"/>
    <w:rsid w:val="00751294"/>
    <w:rsid w:val="0075371D"/>
    <w:rsid w:val="00765B07"/>
    <w:rsid w:val="0077128B"/>
    <w:rsid w:val="00781E4E"/>
    <w:rsid w:val="007939BC"/>
    <w:rsid w:val="00793AAF"/>
    <w:rsid w:val="007972D5"/>
    <w:rsid w:val="007A45ED"/>
    <w:rsid w:val="007A59A0"/>
    <w:rsid w:val="007A7DEA"/>
    <w:rsid w:val="007D0A8B"/>
    <w:rsid w:val="007D512D"/>
    <w:rsid w:val="007D514D"/>
    <w:rsid w:val="007E1011"/>
    <w:rsid w:val="007E5E91"/>
    <w:rsid w:val="00800A55"/>
    <w:rsid w:val="00803B8F"/>
    <w:rsid w:val="0081221A"/>
    <w:rsid w:val="00814F2B"/>
    <w:rsid w:val="008152B2"/>
    <w:rsid w:val="00816065"/>
    <w:rsid w:val="00816BCB"/>
    <w:rsid w:val="00821312"/>
    <w:rsid w:val="00823AFC"/>
    <w:rsid w:val="008364BC"/>
    <w:rsid w:val="00841630"/>
    <w:rsid w:val="008441D5"/>
    <w:rsid w:val="00847798"/>
    <w:rsid w:val="008527B9"/>
    <w:rsid w:val="00854BDC"/>
    <w:rsid w:val="00860274"/>
    <w:rsid w:val="008633C6"/>
    <w:rsid w:val="00865E7B"/>
    <w:rsid w:val="00870722"/>
    <w:rsid w:val="00871EF8"/>
    <w:rsid w:val="00872D42"/>
    <w:rsid w:val="00876FB2"/>
    <w:rsid w:val="00877B4C"/>
    <w:rsid w:val="00881B10"/>
    <w:rsid w:val="00890180"/>
    <w:rsid w:val="008A1459"/>
    <w:rsid w:val="008A5E33"/>
    <w:rsid w:val="008A73A8"/>
    <w:rsid w:val="008B2CCE"/>
    <w:rsid w:val="008B333A"/>
    <w:rsid w:val="008B38A9"/>
    <w:rsid w:val="008B4ABC"/>
    <w:rsid w:val="008B6C3C"/>
    <w:rsid w:val="008C027C"/>
    <w:rsid w:val="008C2D2D"/>
    <w:rsid w:val="008C3F04"/>
    <w:rsid w:val="008C6ABB"/>
    <w:rsid w:val="008D4141"/>
    <w:rsid w:val="008D7AAA"/>
    <w:rsid w:val="008E1A58"/>
    <w:rsid w:val="008E41CA"/>
    <w:rsid w:val="008E62AD"/>
    <w:rsid w:val="008E7228"/>
    <w:rsid w:val="0090541F"/>
    <w:rsid w:val="0091156F"/>
    <w:rsid w:val="00911FD0"/>
    <w:rsid w:val="00915490"/>
    <w:rsid w:val="00920323"/>
    <w:rsid w:val="009203A3"/>
    <w:rsid w:val="009204C3"/>
    <w:rsid w:val="0092163E"/>
    <w:rsid w:val="00924C8C"/>
    <w:rsid w:val="0093168B"/>
    <w:rsid w:val="00934B8B"/>
    <w:rsid w:val="009351CA"/>
    <w:rsid w:val="009372B6"/>
    <w:rsid w:val="00940CB1"/>
    <w:rsid w:val="00950745"/>
    <w:rsid w:val="00950E3D"/>
    <w:rsid w:val="009540A0"/>
    <w:rsid w:val="00961227"/>
    <w:rsid w:val="00967253"/>
    <w:rsid w:val="00975A7E"/>
    <w:rsid w:val="00980CC2"/>
    <w:rsid w:val="0098135B"/>
    <w:rsid w:val="009833F2"/>
    <w:rsid w:val="0098532E"/>
    <w:rsid w:val="00995106"/>
    <w:rsid w:val="009B1AB8"/>
    <w:rsid w:val="009B206E"/>
    <w:rsid w:val="009C1C93"/>
    <w:rsid w:val="009C23A4"/>
    <w:rsid w:val="009C2810"/>
    <w:rsid w:val="009C3215"/>
    <w:rsid w:val="009E19FD"/>
    <w:rsid w:val="009E281E"/>
    <w:rsid w:val="009E2C4B"/>
    <w:rsid w:val="009F14A4"/>
    <w:rsid w:val="00A02128"/>
    <w:rsid w:val="00A03A6E"/>
    <w:rsid w:val="00A10AFC"/>
    <w:rsid w:val="00A13C8A"/>
    <w:rsid w:val="00A154E5"/>
    <w:rsid w:val="00A17101"/>
    <w:rsid w:val="00A32CD0"/>
    <w:rsid w:val="00A34DC4"/>
    <w:rsid w:val="00A36153"/>
    <w:rsid w:val="00A37441"/>
    <w:rsid w:val="00A45680"/>
    <w:rsid w:val="00A50894"/>
    <w:rsid w:val="00A57EAE"/>
    <w:rsid w:val="00A604F4"/>
    <w:rsid w:val="00A6278D"/>
    <w:rsid w:val="00A631F2"/>
    <w:rsid w:val="00A64A9C"/>
    <w:rsid w:val="00A722E7"/>
    <w:rsid w:val="00A8498D"/>
    <w:rsid w:val="00A85304"/>
    <w:rsid w:val="00AA2680"/>
    <w:rsid w:val="00AA335F"/>
    <w:rsid w:val="00AA478F"/>
    <w:rsid w:val="00AB253E"/>
    <w:rsid w:val="00AB2910"/>
    <w:rsid w:val="00AB511F"/>
    <w:rsid w:val="00AC3B56"/>
    <w:rsid w:val="00AC64CB"/>
    <w:rsid w:val="00AD3A58"/>
    <w:rsid w:val="00AD4A83"/>
    <w:rsid w:val="00AD6473"/>
    <w:rsid w:val="00AE05C4"/>
    <w:rsid w:val="00AE2635"/>
    <w:rsid w:val="00AE77E4"/>
    <w:rsid w:val="00AE7A89"/>
    <w:rsid w:val="00AF422A"/>
    <w:rsid w:val="00B02B82"/>
    <w:rsid w:val="00B10C06"/>
    <w:rsid w:val="00B13FD0"/>
    <w:rsid w:val="00B16ADD"/>
    <w:rsid w:val="00B20ED0"/>
    <w:rsid w:val="00B22527"/>
    <w:rsid w:val="00B25A18"/>
    <w:rsid w:val="00B31769"/>
    <w:rsid w:val="00B3777A"/>
    <w:rsid w:val="00B4104A"/>
    <w:rsid w:val="00B4131E"/>
    <w:rsid w:val="00B45567"/>
    <w:rsid w:val="00B50CAA"/>
    <w:rsid w:val="00B62142"/>
    <w:rsid w:val="00B65974"/>
    <w:rsid w:val="00B673A3"/>
    <w:rsid w:val="00B73FB2"/>
    <w:rsid w:val="00B74590"/>
    <w:rsid w:val="00B77847"/>
    <w:rsid w:val="00B84C05"/>
    <w:rsid w:val="00B84DC0"/>
    <w:rsid w:val="00B96880"/>
    <w:rsid w:val="00BA336B"/>
    <w:rsid w:val="00BA44AF"/>
    <w:rsid w:val="00BA781B"/>
    <w:rsid w:val="00BB35BA"/>
    <w:rsid w:val="00BB4522"/>
    <w:rsid w:val="00BC1636"/>
    <w:rsid w:val="00BC1744"/>
    <w:rsid w:val="00BD138E"/>
    <w:rsid w:val="00BD2434"/>
    <w:rsid w:val="00BD288C"/>
    <w:rsid w:val="00BD5912"/>
    <w:rsid w:val="00BD5EFA"/>
    <w:rsid w:val="00BE210C"/>
    <w:rsid w:val="00BE7E38"/>
    <w:rsid w:val="00BF763F"/>
    <w:rsid w:val="00C00B3C"/>
    <w:rsid w:val="00C07E0C"/>
    <w:rsid w:val="00C1632C"/>
    <w:rsid w:val="00C231EF"/>
    <w:rsid w:val="00C264DD"/>
    <w:rsid w:val="00C2686E"/>
    <w:rsid w:val="00C30DAA"/>
    <w:rsid w:val="00C31260"/>
    <w:rsid w:val="00C35346"/>
    <w:rsid w:val="00C3596A"/>
    <w:rsid w:val="00C37C4B"/>
    <w:rsid w:val="00C521AB"/>
    <w:rsid w:val="00C53F92"/>
    <w:rsid w:val="00C62C21"/>
    <w:rsid w:val="00C63C2C"/>
    <w:rsid w:val="00C6627E"/>
    <w:rsid w:val="00C66723"/>
    <w:rsid w:val="00C675C4"/>
    <w:rsid w:val="00C73DEE"/>
    <w:rsid w:val="00C94815"/>
    <w:rsid w:val="00C95452"/>
    <w:rsid w:val="00C95EC5"/>
    <w:rsid w:val="00CA1A65"/>
    <w:rsid w:val="00CA641E"/>
    <w:rsid w:val="00CA6936"/>
    <w:rsid w:val="00CB1229"/>
    <w:rsid w:val="00CB1A57"/>
    <w:rsid w:val="00CB5452"/>
    <w:rsid w:val="00CC1463"/>
    <w:rsid w:val="00CC2DFA"/>
    <w:rsid w:val="00CD0B17"/>
    <w:rsid w:val="00CD1D87"/>
    <w:rsid w:val="00CF357B"/>
    <w:rsid w:val="00CF558F"/>
    <w:rsid w:val="00CF652D"/>
    <w:rsid w:val="00D05EC4"/>
    <w:rsid w:val="00D07335"/>
    <w:rsid w:val="00D10AB7"/>
    <w:rsid w:val="00D1632F"/>
    <w:rsid w:val="00D23BFC"/>
    <w:rsid w:val="00D277CC"/>
    <w:rsid w:val="00D34BC8"/>
    <w:rsid w:val="00D35AB7"/>
    <w:rsid w:val="00D4244F"/>
    <w:rsid w:val="00D429F2"/>
    <w:rsid w:val="00D4571F"/>
    <w:rsid w:val="00D51981"/>
    <w:rsid w:val="00D52363"/>
    <w:rsid w:val="00D53F5A"/>
    <w:rsid w:val="00D605F7"/>
    <w:rsid w:val="00D7199D"/>
    <w:rsid w:val="00D72632"/>
    <w:rsid w:val="00D7707B"/>
    <w:rsid w:val="00D81927"/>
    <w:rsid w:val="00D81FF2"/>
    <w:rsid w:val="00D85943"/>
    <w:rsid w:val="00D871D5"/>
    <w:rsid w:val="00D87FF6"/>
    <w:rsid w:val="00D95E2C"/>
    <w:rsid w:val="00DA1D7E"/>
    <w:rsid w:val="00DA2687"/>
    <w:rsid w:val="00DA2CB0"/>
    <w:rsid w:val="00DA4ED8"/>
    <w:rsid w:val="00DA6707"/>
    <w:rsid w:val="00DB1B5E"/>
    <w:rsid w:val="00DB42B8"/>
    <w:rsid w:val="00DD050B"/>
    <w:rsid w:val="00DD341C"/>
    <w:rsid w:val="00DD6112"/>
    <w:rsid w:val="00DD6A58"/>
    <w:rsid w:val="00DD6C62"/>
    <w:rsid w:val="00DD708A"/>
    <w:rsid w:val="00DE0D1C"/>
    <w:rsid w:val="00DF3820"/>
    <w:rsid w:val="00E03982"/>
    <w:rsid w:val="00E044EC"/>
    <w:rsid w:val="00E06A59"/>
    <w:rsid w:val="00E07EE4"/>
    <w:rsid w:val="00E12CC6"/>
    <w:rsid w:val="00E176D6"/>
    <w:rsid w:val="00E2389F"/>
    <w:rsid w:val="00E2639D"/>
    <w:rsid w:val="00E31577"/>
    <w:rsid w:val="00E32ADE"/>
    <w:rsid w:val="00E362A6"/>
    <w:rsid w:val="00E37EB9"/>
    <w:rsid w:val="00E41ADE"/>
    <w:rsid w:val="00E42F0D"/>
    <w:rsid w:val="00E45381"/>
    <w:rsid w:val="00E52926"/>
    <w:rsid w:val="00E5487B"/>
    <w:rsid w:val="00E56B7B"/>
    <w:rsid w:val="00E6270C"/>
    <w:rsid w:val="00E635D9"/>
    <w:rsid w:val="00E6456F"/>
    <w:rsid w:val="00E649C0"/>
    <w:rsid w:val="00E75966"/>
    <w:rsid w:val="00E8385C"/>
    <w:rsid w:val="00E83D5F"/>
    <w:rsid w:val="00E86A0C"/>
    <w:rsid w:val="00E973AB"/>
    <w:rsid w:val="00EA54A5"/>
    <w:rsid w:val="00EB428B"/>
    <w:rsid w:val="00EB5B77"/>
    <w:rsid w:val="00EC4C53"/>
    <w:rsid w:val="00EC60A9"/>
    <w:rsid w:val="00ED255F"/>
    <w:rsid w:val="00ED36B1"/>
    <w:rsid w:val="00ED636D"/>
    <w:rsid w:val="00EE1398"/>
    <w:rsid w:val="00EE1A1F"/>
    <w:rsid w:val="00EE2264"/>
    <w:rsid w:val="00EE5DB6"/>
    <w:rsid w:val="00EF0740"/>
    <w:rsid w:val="00EF1E24"/>
    <w:rsid w:val="00EF291F"/>
    <w:rsid w:val="00EF2A1A"/>
    <w:rsid w:val="00EF2E4A"/>
    <w:rsid w:val="00EF7AD7"/>
    <w:rsid w:val="00F01A98"/>
    <w:rsid w:val="00F050F9"/>
    <w:rsid w:val="00F054C6"/>
    <w:rsid w:val="00F155DA"/>
    <w:rsid w:val="00F15AA1"/>
    <w:rsid w:val="00F21602"/>
    <w:rsid w:val="00F24385"/>
    <w:rsid w:val="00F3641B"/>
    <w:rsid w:val="00F37F3B"/>
    <w:rsid w:val="00F43E1A"/>
    <w:rsid w:val="00F44F77"/>
    <w:rsid w:val="00F4526D"/>
    <w:rsid w:val="00F45D60"/>
    <w:rsid w:val="00F57171"/>
    <w:rsid w:val="00F621D3"/>
    <w:rsid w:val="00F6404C"/>
    <w:rsid w:val="00F6482D"/>
    <w:rsid w:val="00F7716D"/>
    <w:rsid w:val="00F8064E"/>
    <w:rsid w:val="00F81A38"/>
    <w:rsid w:val="00F822FD"/>
    <w:rsid w:val="00F84EE9"/>
    <w:rsid w:val="00F87D50"/>
    <w:rsid w:val="00F9214B"/>
    <w:rsid w:val="00F924DC"/>
    <w:rsid w:val="00F93270"/>
    <w:rsid w:val="00F97CE3"/>
    <w:rsid w:val="00FA49CF"/>
    <w:rsid w:val="00FB2E01"/>
    <w:rsid w:val="00FC15DD"/>
    <w:rsid w:val="00FC6778"/>
    <w:rsid w:val="00FD3867"/>
    <w:rsid w:val="00FD45B1"/>
    <w:rsid w:val="00FF36C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DAC065"/>
  <w15:chartTrackingRefBased/>
  <w15:docId w15:val="{9B93DD7F-99B4-4370-8BEE-3877A1D5E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rsid w:val="00EE1398"/>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F6404C"/>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rsid w:val="00EF0740"/>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04470D"/>
    <w:pPr>
      <w:spacing w:before="120" w:after="240"/>
      <w:ind w:firstLine="0"/>
      <w:jc w:val="center"/>
      <w:pPrChange w:id="0" w:author="Windows-felhasználó" w:date="2017-12-05T21:24:00Z">
        <w:pPr>
          <w:spacing w:before="120" w:after="240" w:line="360" w:lineRule="auto"/>
          <w:jc w:val="center"/>
        </w:pPr>
      </w:pPrChange>
    </w:pPr>
    <w:rPr>
      <w:b/>
      <w:bCs/>
      <w:sz w:val="20"/>
      <w:szCs w:val="20"/>
      <w:rPrChange w:id="0" w:author="Windows-felhasználó" w:date="2017-12-05T21:24:00Z">
        <w:rPr>
          <w:b/>
          <w:bCs/>
          <w:lang w:val="hu-HU" w:eastAsia="en-US" w:bidi="ar-SA"/>
        </w:rPr>
      </w:rPrChange>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Mrltotthiperhivatkozs">
    <w:name w:val="FollowedHyperlink"/>
    <w:rsid w:val="00EF2E4A"/>
    <w:rPr>
      <w:color w:val="954F72"/>
      <w:u w:val="single"/>
    </w:rPr>
  </w:style>
  <w:style w:type="character" w:styleId="Jegyzethivatkozs">
    <w:name w:val="annotation reference"/>
    <w:basedOn w:val="Bekezdsalapbettpusa"/>
    <w:rsid w:val="004F2416"/>
    <w:rPr>
      <w:sz w:val="16"/>
      <w:szCs w:val="16"/>
    </w:rPr>
  </w:style>
  <w:style w:type="paragraph" w:styleId="Jegyzetszveg">
    <w:name w:val="annotation text"/>
    <w:basedOn w:val="Norml"/>
    <w:link w:val="JegyzetszvegChar"/>
    <w:rsid w:val="004F2416"/>
    <w:pPr>
      <w:spacing w:line="240" w:lineRule="auto"/>
    </w:pPr>
    <w:rPr>
      <w:sz w:val="20"/>
      <w:szCs w:val="20"/>
    </w:rPr>
  </w:style>
  <w:style w:type="character" w:customStyle="1" w:styleId="JegyzetszvegChar">
    <w:name w:val="Jegyzetszöveg Char"/>
    <w:basedOn w:val="Bekezdsalapbettpusa"/>
    <w:link w:val="Jegyzetszveg"/>
    <w:rsid w:val="004F2416"/>
    <w:rPr>
      <w:lang w:eastAsia="en-US"/>
    </w:rPr>
  </w:style>
  <w:style w:type="paragraph" w:styleId="Megjegyzstrgya">
    <w:name w:val="annotation subject"/>
    <w:basedOn w:val="Jegyzetszveg"/>
    <w:next w:val="Jegyzetszveg"/>
    <w:link w:val="MegjegyzstrgyaChar"/>
    <w:rsid w:val="004F2416"/>
    <w:rPr>
      <w:b/>
      <w:bCs/>
    </w:rPr>
  </w:style>
  <w:style w:type="character" w:customStyle="1" w:styleId="MegjegyzstrgyaChar">
    <w:name w:val="Megjegyzés tárgya Char"/>
    <w:basedOn w:val="JegyzetszvegChar"/>
    <w:link w:val="Megjegyzstrgya"/>
    <w:rsid w:val="004F2416"/>
    <w:rPr>
      <w:b/>
      <w:bCs/>
      <w:lang w:eastAsia="en-US"/>
    </w:rPr>
  </w:style>
  <w:style w:type="character" w:customStyle="1" w:styleId="LbjegyzetszvegChar">
    <w:name w:val="Lábjegyzetszöveg Char"/>
    <w:basedOn w:val="Bekezdsalapbettpusa"/>
    <w:link w:val="Lbjegyzetszveg"/>
    <w:semiHidden/>
    <w:rsid w:val="00422893"/>
    <w:rPr>
      <w:lang w:eastAsia="en-US"/>
    </w:rPr>
  </w:style>
  <w:style w:type="table" w:styleId="Rcsostblzat">
    <w:name w:val="Table Grid"/>
    <w:basedOn w:val="Normltblzat"/>
    <w:rsid w:val="00706E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egyszer1">
    <w:name w:val="Plain Table 1"/>
    <w:basedOn w:val="Normltblzat"/>
    <w:uiPriority w:val="41"/>
    <w:rsid w:val="0075129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sc1181">
    <w:name w:val="sc1181"/>
    <w:basedOn w:val="Bekezdsalapbettpusa"/>
    <w:rsid w:val="00113DD1"/>
    <w:rPr>
      <w:rFonts w:ascii="Courier New" w:hAnsi="Courier New" w:cs="Courier New" w:hint="default"/>
      <w:color w:val="000000"/>
      <w:sz w:val="20"/>
      <w:szCs w:val="20"/>
      <w:shd w:val="clear" w:color="auto" w:fill="FEFCF5"/>
    </w:rPr>
  </w:style>
  <w:style w:type="character" w:customStyle="1" w:styleId="sc1211">
    <w:name w:val="sc1211"/>
    <w:basedOn w:val="Bekezdsalapbettpusa"/>
    <w:rsid w:val="00113DD1"/>
    <w:rPr>
      <w:rFonts w:ascii="Courier New" w:hAnsi="Courier New" w:cs="Courier New" w:hint="default"/>
      <w:b/>
      <w:bCs/>
      <w:color w:val="0000FF"/>
      <w:sz w:val="20"/>
      <w:szCs w:val="20"/>
      <w:shd w:val="clear" w:color="auto" w:fill="FEFCF5"/>
    </w:rPr>
  </w:style>
  <w:style w:type="character" w:customStyle="1" w:styleId="sc1271">
    <w:name w:val="sc1271"/>
    <w:basedOn w:val="Bekezdsalapbettpusa"/>
    <w:rsid w:val="00113DD1"/>
    <w:rPr>
      <w:rFonts w:ascii="Courier New" w:hAnsi="Courier New" w:cs="Courier New" w:hint="default"/>
      <w:color w:val="8000FF"/>
      <w:sz w:val="20"/>
      <w:szCs w:val="20"/>
      <w:shd w:val="clear" w:color="auto" w:fill="FEFCF5"/>
    </w:rPr>
  </w:style>
  <w:style w:type="character" w:customStyle="1" w:styleId="sc1231">
    <w:name w:val="sc1231"/>
    <w:basedOn w:val="Bekezdsalapbettpusa"/>
    <w:rsid w:val="00113DD1"/>
    <w:rPr>
      <w:rFonts w:ascii="Courier New" w:hAnsi="Courier New" w:cs="Courier New" w:hint="default"/>
      <w:color w:val="000080"/>
      <w:sz w:val="20"/>
      <w:szCs w:val="20"/>
      <w:shd w:val="clear" w:color="auto" w:fill="FEFCF5"/>
    </w:rPr>
  </w:style>
  <w:style w:type="character" w:customStyle="1" w:styleId="sc1201">
    <w:name w:val="sc1201"/>
    <w:basedOn w:val="Bekezdsalapbettpusa"/>
    <w:rsid w:val="00D7707B"/>
    <w:rPr>
      <w:rFonts w:ascii="Courier New" w:hAnsi="Courier New" w:cs="Courier New" w:hint="default"/>
      <w:color w:val="808080"/>
      <w:sz w:val="20"/>
      <w:szCs w:val="20"/>
      <w:shd w:val="clear" w:color="auto" w:fill="FEFCF5"/>
    </w:rPr>
  </w:style>
  <w:style w:type="character" w:customStyle="1" w:styleId="sc181">
    <w:name w:val="sc181"/>
    <w:basedOn w:val="Bekezdsalapbettpusa"/>
    <w:rsid w:val="00D7707B"/>
    <w:rPr>
      <w:rFonts w:ascii="Courier New" w:hAnsi="Courier New" w:cs="Courier New" w:hint="default"/>
      <w:color w:val="FF0000"/>
      <w:sz w:val="20"/>
      <w:szCs w:val="20"/>
      <w:shd w:val="clear" w:color="auto" w:fill="FDF8E3"/>
    </w:rPr>
  </w:style>
  <w:style w:type="character" w:customStyle="1" w:styleId="sc01">
    <w:name w:val="sc01"/>
    <w:basedOn w:val="Bekezdsalapbettpusa"/>
    <w:rsid w:val="00D7707B"/>
    <w:rPr>
      <w:rFonts w:ascii="Courier New" w:hAnsi="Courier New" w:cs="Courier New" w:hint="default"/>
      <w:b/>
      <w:bCs/>
      <w:color w:val="000000"/>
      <w:sz w:val="20"/>
      <w:szCs w:val="20"/>
    </w:rPr>
  </w:style>
  <w:style w:type="character" w:customStyle="1" w:styleId="sc11">
    <w:name w:val="sc11"/>
    <w:basedOn w:val="Bekezdsalapbettpusa"/>
    <w:rsid w:val="00BD5912"/>
    <w:rPr>
      <w:rFonts w:ascii="Courier New" w:hAnsi="Courier New" w:cs="Courier New" w:hint="default"/>
      <w:color w:val="000000"/>
      <w:sz w:val="20"/>
      <w:szCs w:val="20"/>
    </w:rPr>
  </w:style>
  <w:style w:type="character" w:customStyle="1" w:styleId="sc0">
    <w:name w:val="sc0"/>
    <w:basedOn w:val="Bekezdsalapbettpusa"/>
    <w:rsid w:val="00BD5912"/>
    <w:rPr>
      <w:rFonts w:ascii="Courier New" w:hAnsi="Courier New" w:cs="Courier New" w:hint="default"/>
      <w:color w:val="000000"/>
      <w:sz w:val="20"/>
      <w:szCs w:val="20"/>
    </w:rPr>
  </w:style>
  <w:style w:type="character" w:customStyle="1" w:styleId="sc101">
    <w:name w:val="sc101"/>
    <w:basedOn w:val="Bekezdsalapbettpusa"/>
    <w:rsid w:val="00BD5912"/>
    <w:rPr>
      <w:rFonts w:ascii="Courier New" w:hAnsi="Courier New" w:cs="Courier New" w:hint="default"/>
      <w:b/>
      <w:bCs/>
      <w:color w:val="000080"/>
      <w:sz w:val="20"/>
      <w:szCs w:val="20"/>
    </w:rPr>
  </w:style>
  <w:style w:type="character" w:customStyle="1" w:styleId="sc41">
    <w:name w:val="sc41"/>
    <w:basedOn w:val="Bekezdsalapbettpusa"/>
    <w:rsid w:val="00BD5912"/>
    <w:rPr>
      <w:rFonts w:ascii="Courier New" w:hAnsi="Courier New" w:cs="Courier New" w:hint="default"/>
      <w:color w:val="808080"/>
      <w:sz w:val="20"/>
      <w:szCs w:val="20"/>
    </w:rPr>
  </w:style>
  <w:style w:type="character" w:customStyle="1" w:styleId="sc31">
    <w:name w:val="sc31"/>
    <w:basedOn w:val="Bekezdsalapbettpusa"/>
    <w:rsid w:val="00BD5912"/>
    <w:rPr>
      <w:rFonts w:ascii="Courier New" w:hAnsi="Courier New" w:cs="Courier New" w:hint="default"/>
      <w:color w:val="808080"/>
      <w:sz w:val="20"/>
      <w:szCs w:val="20"/>
    </w:rPr>
  </w:style>
  <w:style w:type="character" w:customStyle="1" w:styleId="sc21">
    <w:name w:val="sc21"/>
    <w:basedOn w:val="Bekezdsalapbettpusa"/>
    <w:rsid w:val="00BD5912"/>
    <w:rPr>
      <w:rFonts w:ascii="Courier New" w:hAnsi="Courier New" w:cs="Courier New" w:hint="default"/>
      <w:color w:val="FF0000"/>
      <w:sz w:val="20"/>
      <w:szCs w:val="20"/>
    </w:rPr>
  </w:style>
  <w:style w:type="character" w:customStyle="1" w:styleId="sc51">
    <w:name w:val="sc51"/>
    <w:basedOn w:val="Bekezdsalapbettpusa"/>
    <w:rsid w:val="00494DC7"/>
    <w:rPr>
      <w:rFonts w:ascii="Courier New" w:hAnsi="Courier New" w:cs="Courier New" w:hint="default"/>
      <w:b/>
      <w:bCs/>
      <w:color w:val="0000FF"/>
      <w:sz w:val="20"/>
      <w:szCs w:val="20"/>
    </w:rPr>
  </w:style>
  <w:style w:type="character" w:customStyle="1" w:styleId="sc681">
    <w:name w:val="sc681"/>
    <w:basedOn w:val="Bekezdsalapbettpusa"/>
    <w:rsid w:val="00494DC7"/>
    <w:rPr>
      <w:rFonts w:ascii="Courier New" w:hAnsi="Courier New" w:cs="Courier New" w:hint="default"/>
      <w:color w:val="808080"/>
      <w:sz w:val="20"/>
      <w:szCs w:val="20"/>
      <w:u w:val="single"/>
    </w:rPr>
  </w:style>
  <w:style w:type="character" w:customStyle="1" w:styleId="sc81">
    <w:name w:val="sc81"/>
    <w:basedOn w:val="Bekezdsalapbettpusa"/>
    <w:rsid w:val="00494DC7"/>
    <w:rPr>
      <w:rFonts w:ascii="Courier New" w:hAnsi="Courier New" w:cs="Courier New" w:hint="default"/>
      <w:b/>
      <w:bCs/>
      <w:color w:val="000000"/>
      <w:sz w:val="20"/>
      <w:szCs w:val="20"/>
    </w:rPr>
  </w:style>
  <w:style w:type="character" w:customStyle="1" w:styleId="sc91">
    <w:name w:val="sc91"/>
    <w:basedOn w:val="Bekezdsalapbettpusa"/>
    <w:rsid w:val="00494DC7"/>
    <w:rPr>
      <w:rFonts w:ascii="Courier New" w:hAnsi="Courier New" w:cs="Courier New" w:hint="default"/>
      <w:color w:val="FF00FF"/>
      <w:sz w:val="20"/>
      <w:szCs w:val="20"/>
    </w:rPr>
  </w:style>
  <w:style w:type="character" w:customStyle="1" w:styleId="sc12">
    <w:name w:val="sc12"/>
    <w:basedOn w:val="Bekezdsalapbettpusa"/>
    <w:rsid w:val="004C0495"/>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309645">
      <w:bodyDiv w:val="1"/>
      <w:marLeft w:val="0"/>
      <w:marRight w:val="0"/>
      <w:marTop w:val="0"/>
      <w:marBottom w:val="0"/>
      <w:divBdr>
        <w:top w:val="none" w:sz="0" w:space="0" w:color="auto"/>
        <w:left w:val="none" w:sz="0" w:space="0" w:color="auto"/>
        <w:bottom w:val="none" w:sz="0" w:space="0" w:color="auto"/>
        <w:right w:val="none" w:sz="0" w:space="0" w:color="auto"/>
      </w:divBdr>
      <w:divsChild>
        <w:div w:id="2106996837">
          <w:marLeft w:val="0"/>
          <w:marRight w:val="0"/>
          <w:marTop w:val="0"/>
          <w:marBottom w:val="0"/>
          <w:divBdr>
            <w:top w:val="none" w:sz="0" w:space="0" w:color="auto"/>
            <w:left w:val="none" w:sz="0" w:space="0" w:color="auto"/>
            <w:bottom w:val="none" w:sz="0" w:space="0" w:color="auto"/>
            <w:right w:val="none" w:sz="0" w:space="0" w:color="auto"/>
          </w:divBdr>
        </w:div>
      </w:divsChild>
    </w:div>
    <w:div w:id="150760904">
      <w:bodyDiv w:val="1"/>
      <w:marLeft w:val="0"/>
      <w:marRight w:val="0"/>
      <w:marTop w:val="0"/>
      <w:marBottom w:val="0"/>
      <w:divBdr>
        <w:top w:val="none" w:sz="0" w:space="0" w:color="auto"/>
        <w:left w:val="none" w:sz="0" w:space="0" w:color="auto"/>
        <w:bottom w:val="none" w:sz="0" w:space="0" w:color="auto"/>
        <w:right w:val="none" w:sz="0" w:space="0" w:color="auto"/>
      </w:divBdr>
      <w:divsChild>
        <w:div w:id="1742019719">
          <w:marLeft w:val="0"/>
          <w:marRight w:val="0"/>
          <w:marTop w:val="0"/>
          <w:marBottom w:val="0"/>
          <w:divBdr>
            <w:top w:val="none" w:sz="0" w:space="0" w:color="auto"/>
            <w:left w:val="none" w:sz="0" w:space="0" w:color="auto"/>
            <w:bottom w:val="none" w:sz="0" w:space="0" w:color="auto"/>
            <w:right w:val="none" w:sz="0" w:space="0" w:color="auto"/>
          </w:divBdr>
        </w:div>
      </w:divsChild>
    </w:div>
    <w:div w:id="634287694">
      <w:bodyDiv w:val="1"/>
      <w:marLeft w:val="0"/>
      <w:marRight w:val="0"/>
      <w:marTop w:val="0"/>
      <w:marBottom w:val="0"/>
      <w:divBdr>
        <w:top w:val="none" w:sz="0" w:space="0" w:color="auto"/>
        <w:left w:val="none" w:sz="0" w:space="0" w:color="auto"/>
        <w:bottom w:val="none" w:sz="0" w:space="0" w:color="auto"/>
        <w:right w:val="none" w:sz="0" w:space="0" w:color="auto"/>
      </w:divBdr>
      <w:divsChild>
        <w:div w:id="930236031">
          <w:marLeft w:val="0"/>
          <w:marRight w:val="0"/>
          <w:marTop w:val="0"/>
          <w:marBottom w:val="0"/>
          <w:divBdr>
            <w:top w:val="none" w:sz="0" w:space="0" w:color="auto"/>
            <w:left w:val="none" w:sz="0" w:space="0" w:color="auto"/>
            <w:bottom w:val="none" w:sz="0" w:space="0" w:color="auto"/>
            <w:right w:val="none" w:sz="0" w:space="0" w:color="auto"/>
          </w:divBdr>
        </w:div>
      </w:divsChild>
    </w:div>
    <w:div w:id="715280673">
      <w:bodyDiv w:val="1"/>
      <w:marLeft w:val="0"/>
      <w:marRight w:val="0"/>
      <w:marTop w:val="0"/>
      <w:marBottom w:val="0"/>
      <w:divBdr>
        <w:top w:val="none" w:sz="0" w:space="0" w:color="auto"/>
        <w:left w:val="none" w:sz="0" w:space="0" w:color="auto"/>
        <w:bottom w:val="none" w:sz="0" w:space="0" w:color="auto"/>
        <w:right w:val="none" w:sz="0" w:space="0" w:color="auto"/>
      </w:divBdr>
    </w:div>
    <w:div w:id="738208603">
      <w:bodyDiv w:val="1"/>
      <w:marLeft w:val="0"/>
      <w:marRight w:val="0"/>
      <w:marTop w:val="0"/>
      <w:marBottom w:val="0"/>
      <w:divBdr>
        <w:top w:val="none" w:sz="0" w:space="0" w:color="auto"/>
        <w:left w:val="none" w:sz="0" w:space="0" w:color="auto"/>
        <w:bottom w:val="none" w:sz="0" w:space="0" w:color="auto"/>
        <w:right w:val="none" w:sz="0" w:space="0" w:color="auto"/>
      </w:divBdr>
      <w:divsChild>
        <w:div w:id="665864051">
          <w:marLeft w:val="0"/>
          <w:marRight w:val="0"/>
          <w:marTop w:val="0"/>
          <w:marBottom w:val="0"/>
          <w:divBdr>
            <w:top w:val="none" w:sz="0" w:space="0" w:color="auto"/>
            <w:left w:val="none" w:sz="0" w:space="0" w:color="auto"/>
            <w:bottom w:val="none" w:sz="0" w:space="0" w:color="auto"/>
            <w:right w:val="none" w:sz="0" w:space="0" w:color="auto"/>
          </w:divBdr>
        </w:div>
      </w:divsChild>
    </w:div>
    <w:div w:id="886919897">
      <w:bodyDiv w:val="1"/>
      <w:marLeft w:val="0"/>
      <w:marRight w:val="0"/>
      <w:marTop w:val="0"/>
      <w:marBottom w:val="0"/>
      <w:divBdr>
        <w:top w:val="none" w:sz="0" w:space="0" w:color="auto"/>
        <w:left w:val="none" w:sz="0" w:space="0" w:color="auto"/>
        <w:bottom w:val="none" w:sz="0" w:space="0" w:color="auto"/>
        <w:right w:val="none" w:sz="0" w:space="0" w:color="auto"/>
      </w:divBdr>
      <w:divsChild>
        <w:div w:id="1476987949">
          <w:marLeft w:val="0"/>
          <w:marRight w:val="0"/>
          <w:marTop w:val="0"/>
          <w:marBottom w:val="0"/>
          <w:divBdr>
            <w:top w:val="none" w:sz="0" w:space="0" w:color="auto"/>
            <w:left w:val="none" w:sz="0" w:space="0" w:color="auto"/>
            <w:bottom w:val="none" w:sz="0" w:space="0" w:color="auto"/>
            <w:right w:val="none" w:sz="0" w:space="0" w:color="auto"/>
          </w:divBdr>
        </w:div>
      </w:divsChild>
    </w:div>
    <w:div w:id="1003362022">
      <w:bodyDiv w:val="1"/>
      <w:marLeft w:val="0"/>
      <w:marRight w:val="0"/>
      <w:marTop w:val="0"/>
      <w:marBottom w:val="0"/>
      <w:divBdr>
        <w:top w:val="none" w:sz="0" w:space="0" w:color="auto"/>
        <w:left w:val="none" w:sz="0" w:space="0" w:color="auto"/>
        <w:bottom w:val="none" w:sz="0" w:space="0" w:color="auto"/>
        <w:right w:val="none" w:sz="0" w:space="0" w:color="auto"/>
      </w:divBdr>
      <w:divsChild>
        <w:div w:id="335884149">
          <w:marLeft w:val="0"/>
          <w:marRight w:val="0"/>
          <w:marTop w:val="0"/>
          <w:marBottom w:val="0"/>
          <w:divBdr>
            <w:top w:val="none" w:sz="0" w:space="0" w:color="auto"/>
            <w:left w:val="none" w:sz="0" w:space="0" w:color="auto"/>
            <w:bottom w:val="none" w:sz="0" w:space="0" w:color="auto"/>
            <w:right w:val="none" w:sz="0" w:space="0" w:color="auto"/>
          </w:divBdr>
        </w:div>
      </w:divsChild>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9274986">
      <w:bodyDiv w:val="1"/>
      <w:marLeft w:val="0"/>
      <w:marRight w:val="0"/>
      <w:marTop w:val="0"/>
      <w:marBottom w:val="0"/>
      <w:divBdr>
        <w:top w:val="none" w:sz="0" w:space="0" w:color="auto"/>
        <w:left w:val="none" w:sz="0" w:space="0" w:color="auto"/>
        <w:bottom w:val="none" w:sz="0" w:space="0" w:color="auto"/>
        <w:right w:val="none" w:sz="0" w:space="0" w:color="auto"/>
      </w:divBdr>
      <w:divsChild>
        <w:div w:id="937517448">
          <w:marLeft w:val="0"/>
          <w:marRight w:val="0"/>
          <w:marTop w:val="0"/>
          <w:marBottom w:val="0"/>
          <w:divBdr>
            <w:top w:val="none" w:sz="0" w:space="0" w:color="auto"/>
            <w:left w:val="none" w:sz="0" w:space="0" w:color="auto"/>
            <w:bottom w:val="none" w:sz="0" w:space="0" w:color="auto"/>
            <w:right w:val="none" w:sz="0" w:space="0" w:color="auto"/>
          </w:divBdr>
        </w:div>
      </w:divsChild>
    </w:div>
    <w:div w:id="1188062307">
      <w:bodyDiv w:val="1"/>
      <w:marLeft w:val="0"/>
      <w:marRight w:val="0"/>
      <w:marTop w:val="0"/>
      <w:marBottom w:val="0"/>
      <w:divBdr>
        <w:top w:val="none" w:sz="0" w:space="0" w:color="auto"/>
        <w:left w:val="none" w:sz="0" w:space="0" w:color="auto"/>
        <w:bottom w:val="none" w:sz="0" w:space="0" w:color="auto"/>
        <w:right w:val="none" w:sz="0" w:space="0" w:color="auto"/>
      </w:divBdr>
      <w:divsChild>
        <w:div w:id="870922512">
          <w:marLeft w:val="0"/>
          <w:marRight w:val="0"/>
          <w:marTop w:val="0"/>
          <w:marBottom w:val="0"/>
          <w:divBdr>
            <w:top w:val="none" w:sz="0" w:space="0" w:color="auto"/>
            <w:left w:val="none" w:sz="0" w:space="0" w:color="auto"/>
            <w:bottom w:val="none" w:sz="0" w:space="0" w:color="auto"/>
            <w:right w:val="none" w:sz="0" w:space="0" w:color="auto"/>
          </w:divBdr>
        </w:div>
      </w:divsChild>
    </w:div>
    <w:div w:id="1331642090">
      <w:bodyDiv w:val="1"/>
      <w:marLeft w:val="0"/>
      <w:marRight w:val="0"/>
      <w:marTop w:val="0"/>
      <w:marBottom w:val="0"/>
      <w:divBdr>
        <w:top w:val="none" w:sz="0" w:space="0" w:color="auto"/>
        <w:left w:val="none" w:sz="0" w:space="0" w:color="auto"/>
        <w:bottom w:val="none" w:sz="0" w:space="0" w:color="auto"/>
        <w:right w:val="none" w:sz="0" w:space="0" w:color="auto"/>
      </w:divBdr>
      <w:divsChild>
        <w:div w:id="549145637">
          <w:marLeft w:val="0"/>
          <w:marRight w:val="0"/>
          <w:marTop w:val="0"/>
          <w:marBottom w:val="0"/>
          <w:divBdr>
            <w:top w:val="none" w:sz="0" w:space="0" w:color="auto"/>
            <w:left w:val="none" w:sz="0" w:space="0" w:color="auto"/>
            <w:bottom w:val="none" w:sz="0" w:space="0" w:color="auto"/>
            <w:right w:val="none" w:sz="0" w:space="0" w:color="auto"/>
          </w:divBdr>
        </w:div>
      </w:divsChild>
    </w:div>
    <w:div w:id="1400595422">
      <w:bodyDiv w:val="1"/>
      <w:marLeft w:val="0"/>
      <w:marRight w:val="0"/>
      <w:marTop w:val="0"/>
      <w:marBottom w:val="0"/>
      <w:divBdr>
        <w:top w:val="none" w:sz="0" w:space="0" w:color="auto"/>
        <w:left w:val="none" w:sz="0" w:space="0" w:color="auto"/>
        <w:bottom w:val="none" w:sz="0" w:space="0" w:color="auto"/>
        <w:right w:val="none" w:sz="0" w:space="0" w:color="auto"/>
      </w:divBdr>
      <w:divsChild>
        <w:div w:id="651759709">
          <w:marLeft w:val="0"/>
          <w:marRight w:val="0"/>
          <w:marTop w:val="0"/>
          <w:marBottom w:val="0"/>
          <w:divBdr>
            <w:top w:val="none" w:sz="0" w:space="0" w:color="auto"/>
            <w:left w:val="none" w:sz="0" w:space="0" w:color="auto"/>
            <w:bottom w:val="none" w:sz="0" w:space="0" w:color="auto"/>
            <w:right w:val="none" w:sz="0" w:space="0" w:color="auto"/>
          </w:divBdr>
        </w:div>
      </w:divsChild>
    </w:div>
    <w:div w:id="1426656327">
      <w:bodyDiv w:val="1"/>
      <w:marLeft w:val="0"/>
      <w:marRight w:val="0"/>
      <w:marTop w:val="0"/>
      <w:marBottom w:val="0"/>
      <w:divBdr>
        <w:top w:val="none" w:sz="0" w:space="0" w:color="auto"/>
        <w:left w:val="none" w:sz="0" w:space="0" w:color="auto"/>
        <w:bottom w:val="none" w:sz="0" w:space="0" w:color="auto"/>
        <w:right w:val="none" w:sz="0" w:space="0" w:color="auto"/>
      </w:divBdr>
      <w:divsChild>
        <w:div w:id="1401252193">
          <w:marLeft w:val="0"/>
          <w:marRight w:val="0"/>
          <w:marTop w:val="0"/>
          <w:marBottom w:val="0"/>
          <w:divBdr>
            <w:top w:val="none" w:sz="0" w:space="0" w:color="auto"/>
            <w:left w:val="none" w:sz="0" w:space="0" w:color="auto"/>
            <w:bottom w:val="none" w:sz="0" w:space="0" w:color="auto"/>
            <w:right w:val="none" w:sz="0" w:space="0" w:color="auto"/>
          </w:divBdr>
        </w:div>
      </w:divsChild>
    </w:div>
    <w:div w:id="1467970933">
      <w:bodyDiv w:val="1"/>
      <w:marLeft w:val="0"/>
      <w:marRight w:val="0"/>
      <w:marTop w:val="0"/>
      <w:marBottom w:val="0"/>
      <w:divBdr>
        <w:top w:val="none" w:sz="0" w:space="0" w:color="auto"/>
        <w:left w:val="none" w:sz="0" w:space="0" w:color="auto"/>
        <w:bottom w:val="none" w:sz="0" w:space="0" w:color="auto"/>
        <w:right w:val="none" w:sz="0" w:space="0" w:color="auto"/>
      </w:divBdr>
      <w:divsChild>
        <w:div w:id="2009212973">
          <w:marLeft w:val="0"/>
          <w:marRight w:val="0"/>
          <w:marTop w:val="0"/>
          <w:marBottom w:val="0"/>
          <w:divBdr>
            <w:top w:val="none" w:sz="0" w:space="0" w:color="auto"/>
            <w:left w:val="none" w:sz="0" w:space="0" w:color="auto"/>
            <w:bottom w:val="none" w:sz="0" w:space="0" w:color="auto"/>
            <w:right w:val="none" w:sz="0" w:space="0" w:color="auto"/>
          </w:divBdr>
        </w:div>
      </w:divsChild>
    </w:div>
    <w:div w:id="1515221490">
      <w:bodyDiv w:val="1"/>
      <w:marLeft w:val="0"/>
      <w:marRight w:val="0"/>
      <w:marTop w:val="0"/>
      <w:marBottom w:val="0"/>
      <w:divBdr>
        <w:top w:val="none" w:sz="0" w:space="0" w:color="auto"/>
        <w:left w:val="none" w:sz="0" w:space="0" w:color="auto"/>
        <w:bottom w:val="none" w:sz="0" w:space="0" w:color="auto"/>
        <w:right w:val="none" w:sz="0" w:space="0" w:color="auto"/>
      </w:divBdr>
      <w:divsChild>
        <w:div w:id="1902205924">
          <w:marLeft w:val="0"/>
          <w:marRight w:val="0"/>
          <w:marTop w:val="0"/>
          <w:marBottom w:val="0"/>
          <w:divBdr>
            <w:top w:val="none" w:sz="0" w:space="0" w:color="auto"/>
            <w:left w:val="none" w:sz="0" w:space="0" w:color="auto"/>
            <w:bottom w:val="none" w:sz="0" w:space="0" w:color="auto"/>
            <w:right w:val="none" w:sz="0" w:space="0" w:color="auto"/>
          </w:divBdr>
        </w:div>
      </w:divsChild>
    </w:div>
    <w:div w:id="1516849036">
      <w:bodyDiv w:val="1"/>
      <w:marLeft w:val="0"/>
      <w:marRight w:val="0"/>
      <w:marTop w:val="0"/>
      <w:marBottom w:val="0"/>
      <w:divBdr>
        <w:top w:val="none" w:sz="0" w:space="0" w:color="auto"/>
        <w:left w:val="none" w:sz="0" w:space="0" w:color="auto"/>
        <w:bottom w:val="none" w:sz="0" w:space="0" w:color="auto"/>
        <w:right w:val="none" w:sz="0" w:space="0" w:color="auto"/>
      </w:divBdr>
      <w:divsChild>
        <w:div w:id="638649964">
          <w:marLeft w:val="0"/>
          <w:marRight w:val="0"/>
          <w:marTop w:val="0"/>
          <w:marBottom w:val="0"/>
          <w:divBdr>
            <w:top w:val="none" w:sz="0" w:space="0" w:color="auto"/>
            <w:left w:val="none" w:sz="0" w:space="0" w:color="auto"/>
            <w:bottom w:val="none" w:sz="0" w:space="0" w:color="auto"/>
            <w:right w:val="none" w:sz="0" w:space="0" w:color="auto"/>
          </w:divBdr>
        </w:div>
      </w:divsChild>
    </w:div>
    <w:div w:id="1627006801">
      <w:bodyDiv w:val="1"/>
      <w:marLeft w:val="0"/>
      <w:marRight w:val="0"/>
      <w:marTop w:val="0"/>
      <w:marBottom w:val="0"/>
      <w:divBdr>
        <w:top w:val="none" w:sz="0" w:space="0" w:color="auto"/>
        <w:left w:val="none" w:sz="0" w:space="0" w:color="auto"/>
        <w:bottom w:val="none" w:sz="0" w:space="0" w:color="auto"/>
        <w:right w:val="none" w:sz="0" w:space="0" w:color="auto"/>
      </w:divBdr>
      <w:divsChild>
        <w:div w:id="1945570758">
          <w:marLeft w:val="0"/>
          <w:marRight w:val="0"/>
          <w:marTop w:val="0"/>
          <w:marBottom w:val="0"/>
          <w:divBdr>
            <w:top w:val="none" w:sz="0" w:space="0" w:color="auto"/>
            <w:left w:val="none" w:sz="0" w:space="0" w:color="auto"/>
            <w:bottom w:val="none" w:sz="0" w:space="0" w:color="auto"/>
            <w:right w:val="none" w:sz="0" w:space="0" w:color="auto"/>
          </w:divBdr>
        </w:div>
      </w:divsChild>
    </w:div>
    <w:div w:id="1989482237">
      <w:bodyDiv w:val="1"/>
      <w:marLeft w:val="0"/>
      <w:marRight w:val="0"/>
      <w:marTop w:val="0"/>
      <w:marBottom w:val="0"/>
      <w:divBdr>
        <w:top w:val="none" w:sz="0" w:space="0" w:color="auto"/>
        <w:left w:val="none" w:sz="0" w:space="0" w:color="auto"/>
        <w:bottom w:val="none" w:sz="0" w:space="0" w:color="auto"/>
        <w:right w:val="none" w:sz="0" w:space="0" w:color="auto"/>
      </w:divBdr>
      <w:divsChild>
        <w:div w:id="1786271810">
          <w:marLeft w:val="0"/>
          <w:marRight w:val="0"/>
          <w:marTop w:val="0"/>
          <w:marBottom w:val="0"/>
          <w:divBdr>
            <w:top w:val="none" w:sz="0" w:space="0" w:color="auto"/>
            <w:left w:val="none" w:sz="0" w:space="0" w:color="auto"/>
            <w:bottom w:val="none" w:sz="0" w:space="0" w:color="auto"/>
            <w:right w:val="none" w:sz="0" w:space="0" w:color="auto"/>
          </w:divBdr>
        </w:div>
      </w:divsChild>
    </w:div>
    <w:div w:id="2105607853">
      <w:bodyDiv w:val="1"/>
      <w:marLeft w:val="0"/>
      <w:marRight w:val="0"/>
      <w:marTop w:val="0"/>
      <w:marBottom w:val="0"/>
      <w:divBdr>
        <w:top w:val="none" w:sz="0" w:space="0" w:color="auto"/>
        <w:left w:val="none" w:sz="0" w:space="0" w:color="auto"/>
        <w:bottom w:val="none" w:sz="0" w:space="0" w:color="auto"/>
        <w:right w:val="none" w:sz="0" w:space="0" w:color="auto"/>
      </w:divBdr>
      <w:divsChild>
        <w:div w:id="1950967478">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hyperlink" Target="http://myplantlink.com/"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seeedstudio.com/Grove-Smart-Plant-Care-Kit-for-Arduino-p-2528.html"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yperlink" Target="https://www.edyn.com/" TargetMode="External"/><Relationship Id="rId40" Type="http://schemas.openxmlformats.org/officeDocument/2006/relationships/hyperlink" Target="http://www.gideon.ai/"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comments" Target="comments.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hyperlink" Target="http://greeniq.co/" TargetMode="External"/><Relationship Id="rId46" Type="http://schemas.microsoft.com/office/2011/relationships/people" Target="people.xml"/><Relationship Id="rId20" Type="http://schemas.openxmlformats.org/officeDocument/2006/relationships/image" Target="media/image10.jpeg"/><Relationship Id="rId41" Type="http://schemas.openxmlformats.org/officeDocument/2006/relationships/hyperlink" Target="https://smarthome.muzzley.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5017D4-8232-495F-8A82-B1F6898CA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14144</TotalTime>
  <Pages>49</Pages>
  <Words>9798</Words>
  <Characters>67612</Characters>
  <Application>Microsoft Office Word</Application>
  <DocSecurity>0</DocSecurity>
  <Lines>563</Lines>
  <Paragraphs>154</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Elektronikus terelők</vt:lpstr>
      <vt:lpstr>Elektronikus terelők</vt:lpstr>
    </vt:vector>
  </TitlesOfParts>
  <Manager>Dr. Érték Elek</Manager>
  <Company>Automatizálási és Alkalmazott Informatikai Tanszék</Company>
  <LinksUpToDate>false</LinksUpToDate>
  <CharactersWithSpaces>77256</CharactersWithSpaces>
  <SharedDoc>false</SharedDoc>
  <HLinks>
    <vt:vector size="108" baseType="variant">
      <vt:variant>
        <vt:i4>2293851</vt:i4>
      </vt:variant>
      <vt:variant>
        <vt:i4>108</vt:i4>
      </vt:variant>
      <vt:variant>
        <vt:i4>0</vt:i4>
      </vt:variant>
      <vt:variant>
        <vt:i4>5</vt:i4>
      </vt:variant>
      <vt:variant>
        <vt:lpwstr>http://en.wikipedia.org/wiki/Evaluation_strategy</vt:lpwstr>
      </vt:variant>
      <vt:variant>
        <vt:lpwstr/>
      </vt:variant>
      <vt:variant>
        <vt:i4>2818103</vt:i4>
      </vt:variant>
      <vt:variant>
        <vt:i4>105</vt:i4>
      </vt:variant>
      <vt:variant>
        <vt:i4>0</vt:i4>
      </vt:variant>
      <vt:variant>
        <vt:i4>5</vt:i4>
      </vt:variant>
      <vt:variant>
        <vt:lpwstr>http://www.ni.com/</vt:lpwstr>
      </vt:variant>
      <vt:variant>
        <vt:lpwstr/>
      </vt:variant>
      <vt:variant>
        <vt:i4>4653106</vt:i4>
      </vt:variant>
      <vt:variant>
        <vt:i4>102</vt:i4>
      </vt:variant>
      <vt:variant>
        <vt:i4>0</vt:i4>
      </vt:variant>
      <vt:variant>
        <vt:i4>5</vt:i4>
      </vt:variant>
      <vt:variant>
        <vt:lpwstr>https://www.youtube.com/watch?v=O_Q1WKCtWiA</vt:lpwstr>
      </vt:variant>
      <vt:variant>
        <vt:lpwstr/>
      </vt:variant>
      <vt:variant>
        <vt:i4>3604598</vt:i4>
      </vt:variant>
      <vt:variant>
        <vt:i4>99</vt:i4>
      </vt:variant>
      <vt:variant>
        <vt:i4>0</vt:i4>
      </vt:variant>
      <vt:variant>
        <vt:i4>5</vt:i4>
      </vt:variant>
      <vt:variant>
        <vt:lpwstr>https://www.seeedstudio.com/Grove-Smart-Plant-Care-Kit-for-Arduino-p-2528.html</vt:lpwstr>
      </vt:variant>
      <vt:variant>
        <vt:lpwstr/>
      </vt:variant>
      <vt:variant>
        <vt:i4>3080241</vt:i4>
      </vt:variant>
      <vt:variant>
        <vt:i4>96</vt:i4>
      </vt:variant>
      <vt:variant>
        <vt:i4>0</vt:i4>
      </vt:variant>
      <vt:variant>
        <vt:i4>5</vt:i4>
      </vt:variant>
      <vt:variant>
        <vt:lpwstr>http://myplantlink.com/</vt:lpwstr>
      </vt:variant>
      <vt:variant>
        <vt:lpwstr/>
      </vt:variant>
      <vt:variant>
        <vt:i4>7995446</vt:i4>
      </vt:variant>
      <vt:variant>
        <vt:i4>93</vt:i4>
      </vt:variant>
      <vt:variant>
        <vt:i4>0</vt:i4>
      </vt:variant>
      <vt:variant>
        <vt:i4>5</vt:i4>
      </vt:variant>
      <vt:variant>
        <vt:lpwstr>http://greeniq.co/</vt:lpwstr>
      </vt:variant>
      <vt:variant>
        <vt:lpwstr/>
      </vt:variant>
      <vt:variant>
        <vt:i4>4980765</vt:i4>
      </vt:variant>
      <vt:variant>
        <vt:i4>84</vt:i4>
      </vt:variant>
      <vt:variant>
        <vt:i4>0</vt:i4>
      </vt:variant>
      <vt:variant>
        <vt:i4>5</vt:i4>
      </vt:variant>
      <vt:variant>
        <vt:lpwstr>https://www.edyn.com/</vt:lpwstr>
      </vt:variant>
      <vt:variant>
        <vt:lpwstr/>
      </vt:variant>
      <vt:variant>
        <vt:i4>1966128</vt:i4>
      </vt:variant>
      <vt:variant>
        <vt:i4>65</vt:i4>
      </vt:variant>
      <vt:variant>
        <vt:i4>0</vt:i4>
      </vt:variant>
      <vt:variant>
        <vt:i4>5</vt:i4>
      </vt:variant>
      <vt:variant>
        <vt:lpwstr/>
      </vt:variant>
      <vt:variant>
        <vt:lpwstr>_Toc332798853</vt:lpwstr>
      </vt:variant>
      <vt:variant>
        <vt:i4>1966128</vt:i4>
      </vt:variant>
      <vt:variant>
        <vt:i4>59</vt:i4>
      </vt:variant>
      <vt:variant>
        <vt:i4>0</vt:i4>
      </vt:variant>
      <vt:variant>
        <vt:i4>5</vt:i4>
      </vt:variant>
      <vt:variant>
        <vt:lpwstr/>
      </vt:variant>
      <vt:variant>
        <vt:lpwstr>_Toc332798852</vt:lpwstr>
      </vt:variant>
      <vt:variant>
        <vt:i4>1966128</vt:i4>
      </vt:variant>
      <vt:variant>
        <vt:i4>53</vt:i4>
      </vt:variant>
      <vt:variant>
        <vt:i4>0</vt:i4>
      </vt:variant>
      <vt:variant>
        <vt:i4>5</vt:i4>
      </vt:variant>
      <vt:variant>
        <vt:lpwstr/>
      </vt:variant>
      <vt:variant>
        <vt:lpwstr>_Toc332798851</vt:lpwstr>
      </vt:variant>
      <vt:variant>
        <vt:i4>1966128</vt:i4>
      </vt:variant>
      <vt:variant>
        <vt:i4>47</vt:i4>
      </vt:variant>
      <vt:variant>
        <vt:i4>0</vt:i4>
      </vt:variant>
      <vt:variant>
        <vt:i4>5</vt:i4>
      </vt:variant>
      <vt:variant>
        <vt:lpwstr/>
      </vt:variant>
      <vt:variant>
        <vt:lpwstr>_Toc332798850</vt:lpwstr>
      </vt:variant>
      <vt:variant>
        <vt:i4>2031664</vt:i4>
      </vt:variant>
      <vt:variant>
        <vt:i4>41</vt:i4>
      </vt:variant>
      <vt:variant>
        <vt:i4>0</vt:i4>
      </vt:variant>
      <vt:variant>
        <vt:i4>5</vt:i4>
      </vt:variant>
      <vt:variant>
        <vt:lpwstr/>
      </vt:variant>
      <vt:variant>
        <vt:lpwstr>_Toc332798849</vt:lpwstr>
      </vt:variant>
      <vt:variant>
        <vt:i4>2031664</vt:i4>
      </vt:variant>
      <vt:variant>
        <vt:i4>35</vt:i4>
      </vt:variant>
      <vt:variant>
        <vt:i4>0</vt:i4>
      </vt:variant>
      <vt:variant>
        <vt:i4>5</vt:i4>
      </vt:variant>
      <vt:variant>
        <vt:lpwstr/>
      </vt:variant>
      <vt:variant>
        <vt:lpwstr>_Toc332798848</vt:lpwstr>
      </vt:variant>
      <vt:variant>
        <vt:i4>2031664</vt:i4>
      </vt:variant>
      <vt:variant>
        <vt:i4>29</vt:i4>
      </vt:variant>
      <vt:variant>
        <vt:i4>0</vt:i4>
      </vt:variant>
      <vt:variant>
        <vt:i4>5</vt:i4>
      </vt:variant>
      <vt:variant>
        <vt:lpwstr/>
      </vt:variant>
      <vt:variant>
        <vt:lpwstr>_Toc332798847</vt:lpwstr>
      </vt:variant>
      <vt:variant>
        <vt:i4>2031664</vt:i4>
      </vt:variant>
      <vt:variant>
        <vt:i4>23</vt:i4>
      </vt:variant>
      <vt:variant>
        <vt:i4>0</vt:i4>
      </vt:variant>
      <vt:variant>
        <vt:i4>5</vt:i4>
      </vt:variant>
      <vt:variant>
        <vt:lpwstr/>
      </vt:variant>
      <vt:variant>
        <vt:lpwstr>_Toc332798846</vt:lpwstr>
      </vt:variant>
      <vt:variant>
        <vt:i4>2031664</vt:i4>
      </vt:variant>
      <vt:variant>
        <vt:i4>17</vt:i4>
      </vt:variant>
      <vt:variant>
        <vt:i4>0</vt:i4>
      </vt:variant>
      <vt:variant>
        <vt:i4>5</vt:i4>
      </vt:variant>
      <vt:variant>
        <vt:lpwstr/>
      </vt:variant>
      <vt:variant>
        <vt:lpwstr>_Toc332798845</vt:lpwstr>
      </vt:variant>
      <vt:variant>
        <vt:i4>2031664</vt:i4>
      </vt:variant>
      <vt:variant>
        <vt:i4>11</vt:i4>
      </vt:variant>
      <vt:variant>
        <vt:i4>0</vt:i4>
      </vt:variant>
      <vt:variant>
        <vt:i4>5</vt:i4>
      </vt:variant>
      <vt:variant>
        <vt:lpwstr/>
      </vt:variant>
      <vt:variant>
        <vt:lpwstr>_Toc332798844</vt:lpwstr>
      </vt:variant>
      <vt:variant>
        <vt:i4>2031664</vt:i4>
      </vt:variant>
      <vt:variant>
        <vt:i4>5</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Windows-felhasználó</cp:lastModifiedBy>
  <cp:revision>61</cp:revision>
  <cp:lastPrinted>2002-07-08T12:51:00Z</cp:lastPrinted>
  <dcterms:created xsi:type="dcterms:W3CDTF">2017-11-14T21:56:00Z</dcterms:created>
  <dcterms:modified xsi:type="dcterms:W3CDTF">2017-12-05T22:17:00Z</dcterms:modified>
</cp:coreProperties>
</file>