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19258C"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19258C" w:rsidRDefault="0019258C" w:rsidP="00171054">
                            <w:pPr>
                              <w:keepLines/>
                              <w:spacing w:after="0"/>
                              <w:ind w:firstLine="0"/>
                              <w:jc w:val="center"/>
                              <w:rPr>
                                <w:smallCaps/>
                              </w:rPr>
                            </w:pPr>
                            <w:r>
                              <w:rPr>
                                <w:smallCaps/>
                              </w:rPr>
                              <w:t>Konzulens</w:t>
                            </w:r>
                          </w:p>
                          <w:p w14:paraId="749602CE" w14:textId="77777777" w:rsidR="0019258C" w:rsidRDefault="0019258C" w:rsidP="00171054">
                            <w:pPr>
                              <w:pStyle w:val="Cmlapszerz"/>
                            </w:pPr>
                            <w:fldSimple w:instr=" DOCPROPERTY &quot;Manager&quot;  \* MERGEFORMAT ">
                              <w:r>
                                <w:t>Dr. Györke Péter</w:t>
                              </w:r>
                            </w:fldSimple>
                          </w:p>
                          <w:p w14:paraId="39F68016" w14:textId="009D2932" w:rsidR="0019258C" w:rsidRDefault="0019258C"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19258C" w:rsidRDefault="0019258C" w:rsidP="00171054">
                      <w:pPr>
                        <w:keepLines/>
                        <w:spacing w:after="0"/>
                        <w:ind w:firstLine="0"/>
                        <w:jc w:val="center"/>
                        <w:rPr>
                          <w:smallCaps/>
                        </w:rPr>
                      </w:pPr>
                      <w:r>
                        <w:rPr>
                          <w:smallCaps/>
                        </w:rPr>
                        <w:t>Konzulens</w:t>
                      </w:r>
                    </w:p>
                    <w:p w14:paraId="749602CE" w14:textId="77777777" w:rsidR="0019258C" w:rsidRDefault="0019258C" w:rsidP="00171054">
                      <w:pPr>
                        <w:pStyle w:val="Cmlapszerz"/>
                      </w:pPr>
                      <w:fldSimple w:instr=" DOCPROPERTY &quot;Manager&quot;  \* MERGEFORMAT ">
                        <w:r>
                          <w:t>Dr. Györke Péter</w:t>
                        </w:r>
                      </w:fldSimple>
                    </w:p>
                    <w:p w14:paraId="39F68016" w14:textId="009D2932" w:rsidR="0019258C" w:rsidRDefault="0019258C"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1BA2A02B" w14:textId="47B57E9B" w:rsidR="00F6482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9328991" w:history="1">
        <w:r w:rsidR="00F6482D" w:rsidRPr="007D487E">
          <w:rPr>
            <w:rStyle w:val="Hiperhivatkozs"/>
            <w:noProof/>
          </w:rPr>
          <w:t>Összefoglaló</w:t>
        </w:r>
        <w:r w:rsidR="00F6482D">
          <w:rPr>
            <w:noProof/>
            <w:webHidden/>
          </w:rPr>
          <w:tab/>
        </w:r>
        <w:r w:rsidR="00F6482D">
          <w:rPr>
            <w:noProof/>
            <w:webHidden/>
          </w:rPr>
          <w:fldChar w:fldCharType="begin"/>
        </w:r>
        <w:r w:rsidR="00F6482D">
          <w:rPr>
            <w:noProof/>
            <w:webHidden/>
          </w:rPr>
          <w:instrText xml:space="preserve"> PAGEREF _Toc499328991 \h </w:instrText>
        </w:r>
        <w:r w:rsidR="00F6482D">
          <w:rPr>
            <w:noProof/>
            <w:webHidden/>
          </w:rPr>
        </w:r>
        <w:r w:rsidR="00F6482D">
          <w:rPr>
            <w:noProof/>
            <w:webHidden/>
          </w:rPr>
          <w:fldChar w:fldCharType="separate"/>
        </w:r>
        <w:r w:rsidR="00F6482D">
          <w:rPr>
            <w:noProof/>
            <w:webHidden/>
          </w:rPr>
          <w:t>5</w:t>
        </w:r>
        <w:r w:rsidR="00F6482D">
          <w:rPr>
            <w:noProof/>
            <w:webHidden/>
          </w:rPr>
          <w:fldChar w:fldCharType="end"/>
        </w:r>
      </w:hyperlink>
    </w:p>
    <w:p w14:paraId="48E750EF" w14:textId="689457BD" w:rsidR="00F6482D" w:rsidRDefault="0019258C">
      <w:pPr>
        <w:pStyle w:val="TJ1"/>
        <w:rPr>
          <w:rFonts w:asciiTheme="minorHAnsi" w:eastAsiaTheme="minorEastAsia" w:hAnsiTheme="minorHAnsi" w:cstheme="minorBidi"/>
          <w:b w:val="0"/>
          <w:noProof/>
          <w:sz w:val="22"/>
          <w:szCs w:val="22"/>
          <w:lang w:eastAsia="hu-HU"/>
        </w:rPr>
      </w:pPr>
      <w:hyperlink w:anchor="_Toc499328992" w:history="1">
        <w:r w:rsidR="00F6482D" w:rsidRPr="007D487E">
          <w:rPr>
            <w:rStyle w:val="Hiperhivatkozs"/>
            <w:noProof/>
          </w:rPr>
          <w:t>Abstract</w:t>
        </w:r>
        <w:r w:rsidR="00F6482D">
          <w:rPr>
            <w:noProof/>
            <w:webHidden/>
          </w:rPr>
          <w:tab/>
        </w:r>
        <w:r w:rsidR="00F6482D">
          <w:rPr>
            <w:noProof/>
            <w:webHidden/>
          </w:rPr>
          <w:fldChar w:fldCharType="begin"/>
        </w:r>
        <w:r w:rsidR="00F6482D">
          <w:rPr>
            <w:noProof/>
            <w:webHidden/>
          </w:rPr>
          <w:instrText xml:space="preserve"> PAGEREF _Toc499328992 \h </w:instrText>
        </w:r>
        <w:r w:rsidR="00F6482D">
          <w:rPr>
            <w:noProof/>
            <w:webHidden/>
          </w:rPr>
        </w:r>
        <w:r w:rsidR="00F6482D">
          <w:rPr>
            <w:noProof/>
            <w:webHidden/>
          </w:rPr>
          <w:fldChar w:fldCharType="separate"/>
        </w:r>
        <w:r w:rsidR="00F6482D">
          <w:rPr>
            <w:noProof/>
            <w:webHidden/>
          </w:rPr>
          <w:t>6</w:t>
        </w:r>
        <w:r w:rsidR="00F6482D">
          <w:rPr>
            <w:noProof/>
            <w:webHidden/>
          </w:rPr>
          <w:fldChar w:fldCharType="end"/>
        </w:r>
      </w:hyperlink>
    </w:p>
    <w:p w14:paraId="6D18CD51" w14:textId="6BF16664" w:rsidR="00F6482D" w:rsidRDefault="0019258C">
      <w:pPr>
        <w:pStyle w:val="TJ1"/>
        <w:rPr>
          <w:rFonts w:asciiTheme="minorHAnsi" w:eastAsiaTheme="minorEastAsia" w:hAnsiTheme="minorHAnsi" w:cstheme="minorBidi"/>
          <w:b w:val="0"/>
          <w:noProof/>
          <w:sz w:val="22"/>
          <w:szCs w:val="22"/>
          <w:lang w:eastAsia="hu-HU"/>
        </w:rPr>
      </w:pPr>
      <w:hyperlink w:anchor="_Toc499328993" w:history="1">
        <w:r w:rsidR="00F6482D" w:rsidRPr="007D487E">
          <w:rPr>
            <w:rStyle w:val="Hiperhivatkozs"/>
            <w:noProof/>
          </w:rPr>
          <w:t>1 Bevezetés</w:t>
        </w:r>
        <w:r w:rsidR="00F6482D">
          <w:rPr>
            <w:noProof/>
            <w:webHidden/>
          </w:rPr>
          <w:tab/>
        </w:r>
        <w:r w:rsidR="00F6482D">
          <w:rPr>
            <w:noProof/>
            <w:webHidden/>
          </w:rPr>
          <w:fldChar w:fldCharType="begin"/>
        </w:r>
        <w:r w:rsidR="00F6482D">
          <w:rPr>
            <w:noProof/>
            <w:webHidden/>
          </w:rPr>
          <w:instrText xml:space="preserve"> PAGEREF _Toc499328993 \h </w:instrText>
        </w:r>
        <w:r w:rsidR="00F6482D">
          <w:rPr>
            <w:noProof/>
            <w:webHidden/>
          </w:rPr>
        </w:r>
        <w:r w:rsidR="00F6482D">
          <w:rPr>
            <w:noProof/>
            <w:webHidden/>
          </w:rPr>
          <w:fldChar w:fldCharType="separate"/>
        </w:r>
        <w:r w:rsidR="00F6482D">
          <w:rPr>
            <w:noProof/>
            <w:webHidden/>
          </w:rPr>
          <w:t>7</w:t>
        </w:r>
        <w:r w:rsidR="00F6482D">
          <w:rPr>
            <w:noProof/>
            <w:webHidden/>
          </w:rPr>
          <w:fldChar w:fldCharType="end"/>
        </w:r>
      </w:hyperlink>
    </w:p>
    <w:p w14:paraId="6B899D3A" w14:textId="7034E8D7" w:rsidR="00F6482D" w:rsidRDefault="0019258C">
      <w:pPr>
        <w:pStyle w:val="TJ1"/>
        <w:rPr>
          <w:rFonts w:asciiTheme="minorHAnsi" w:eastAsiaTheme="minorEastAsia" w:hAnsiTheme="minorHAnsi" w:cstheme="minorBidi"/>
          <w:b w:val="0"/>
          <w:noProof/>
          <w:sz w:val="22"/>
          <w:szCs w:val="22"/>
          <w:lang w:eastAsia="hu-HU"/>
        </w:rPr>
      </w:pPr>
      <w:hyperlink w:anchor="_Toc499328994" w:history="1">
        <w:r w:rsidR="00F6482D" w:rsidRPr="007D487E">
          <w:rPr>
            <w:rStyle w:val="Hiperhivatkozs"/>
            <w:noProof/>
          </w:rPr>
          <w:t>2 Irodalomkutatás</w:t>
        </w:r>
        <w:r w:rsidR="00F6482D">
          <w:rPr>
            <w:noProof/>
            <w:webHidden/>
          </w:rPr>
          <w:tab/>
        </w:r>
        <w:r w:rsidR="00F6482D">
          <w:rPr>
            <w:noProof/>
            <w:webHidden/>
          </w:rPr>
          <w:fldChar w:fldCharType="begin"/>
        </w:r>
        <w:r w:rsidR="00F6482D">
          <w:rPr>
            <w:noProof/>
            <w:webHidden/>
          </w:rPr>
          <w:instrText xml:space="preserve"> PAGEREF _Toc499328994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9619D34" w14:textId="0AA3AAE6"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8995" w:history="1">
        <w:r w:rsidR="00F6482D" w:rsidRPr="007D487E">
          <w:rPr>
            <w:rStyle w:val="Hiperhivatkozs"/>
            <w:noProof/>
          </w:rPr>
          <w:t>2.1 Létező megoldások</w:t>
        </w:r>
        <w:r w:rsidR="00F6482D">
          <w:rPr>
            <w:noProof/>
            <w:webHidden/>
          </w:rPr>
          <w:tab/>
        </w:r>
        <w:r w:rsidR="00F6482D">
          <w:rPr>
            <w:noProof/>
            <w:webHidden/>
          </w:rPr>
          <w:fldChar w:fldCharType="begin"/>
        </w:r>
        <w:r w:rsidR="00F6482D">
          <w:rPr>
            <w:noProof/>
            <w:webHidden/>
          </w:rPr>
          <w:instrText xml:space="preserve"> PAGEREF _Toc499328995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50D8935B" w14:textId="63701A76"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6" w:history="1">
        <w:r w:rsidR="00F6482D" w:rsidRPr="007D487E">
          <w:rPr>
            <w:rStyle w:val="Hiperhivatkozs"/>
            <w:noProof/>
          </w:rPr>
          <w:t>2.1.1 Edyn[1]</w:t>
        </w:r>
        <w:r w:rsidR="00F6482D">
          <w:rPr>
            <w:noProof/>
            <w:webHidden/>
          </w:rPr>
          <w:tab/>
        </w:r>
        <w:r w:rsidR="00F6482D">
          <w:rPr>
            <w:noProof/>
            <w:webHidden/>
          </w:rPr>
          <w:fldChar w:fldCharType="begin"/>
        </w:r>
        <w:r w:rsidR="00F6482D">
          <w:rPr>
            <w:noProof/>
            <w:webHidden/>
          </w:rPr>
          <w:instrText xml:space="preserve"> PAGEREF _Toc499328996 \h </w:instrText>
        </w:r>
        <w:r w:rsidR="00F6482D">
          <w:rPr>
            <w:noProof/>
            <w:webHidden/>
          </w:rPr>
        </w:r>
        <w:r w:rsidR="00F6482D">
          <w:rPr>
            <w:noProof/>
            <w:webHidden/>
          </w:rPr>
          <w:fldChar w:fldCharType="separate"/>
        </w:r>
        <w:r w:rsidR="00F6482D">
          <w:rPr>
            <w:noProof/>
            <w:webHidden/>
          </w:rPr>
          <w:t>8</w:t>
        </w:r>
        <w:r w:rsidR="00F6482D">
          <w:rPr>
            <w:noProof/>
            <w:webHidden/>
          </w:rPr>
          <w:fldChar w:fldCharType="end"/>
        </w:r>
      </w:hyperlink>
    </w:p>
    <w:p w14:paraId="1F99DE21" w14:textId="360B196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7" w:history="1">
        <w:r w:rsidR="00F6482D" w:rsidRPr="007D487E">
          <w:rPr>
            <w:rStyle w:val="Hiperhivatkozs"/>
            <w:noProof/>
          </w:rPr>
          <w:t>2.1.2 GreenIQ [2]</w:t>
        </w:r>
        <w:r w:rsidR="00F6482D">
          <w:rPr>
            <w:noProof/>
            <w:webHidden/>
          </w:rPr>
          <w:tab/>
        </w:r>
        <w:r w:rsidR="00F6482D">
          <w:rPr>
            <w:noProof/>
            <w:webHidden/>
          </w:rPr>
          <w:fldChar w:fldCharType="begin"/>
        </w:r>
        <w:r w:rsidR="00F6482D">
          <w:rPr>
            <w:noProof/>
            <w:webHidden/>
          </w:rPr>
          <w:instrText xml:space="preserve"> PAGEREF _Toc499328997 \h </w:instrText>
        </w:r>
        <w:r w:rsidR="00F6482D">
          <w:rPr>
            <w:noProof/>
            <w:webHidden/>
          </w:rPr>
        </w:r>
        <w:r w:rsidR="00F6482D">
          <w:rPr>
            <w:noProof/>
            <w:webHidden/>
          </w:rPr>
          <w:fldChar w:fldCharType="separate"/>
        </w:r>
        <w:r w:rsidR="00F6482D">
          <w:rPr>
            <w:noProof/>
            <w:webHidden/>
          </w:rPr>
          <w:t>10</w:t>
        </w:r>
        <w:r w:rsidR="00F6482D">
          <w:rPr>
            <w:noProof/>
            <w:webHidden/>
          </w:rPr>
          <w:fldChar w:fldCharType="end"/>
        </w:r>
      </w:hyperlink>
    </w:p>
    <w:p w14:paraId="6CEB6A2F" w14:textId="1DE210E9"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8" w:history="1">
        <w:r w:rsidR="00F6482D" w:rsidRPr="007D487E">
          <w:rPr>
            <w:rStyle w:val="Hiperhivatkozs"/>
            <w:noProof/>
          </w:rPr>
          <w:t>2.1.3 PlantLink [3]</w:t>
        </w:r>
        <w:r w:rsidR="00F6482D">
          <w:rPr>
            <w:noProof/>
            <w:webHidden/>
          </w:rPr>
          <w:tab/>
        </w:r>
        <w:r w:rsidR="00F6482D">
          <w:rPr>
            <w:noProof/>
            <w:webHidden/>
          </w:rPr>
          <w:fldChar w:fldCharType="begin"/>
        </w:r>
        <w:r w:rsidR="00F6482D">
          <w:rPr>
            <w:noProof/>
            <w:webHidden/>
          </w:rPr>
          <w:instrText xml:space="preserve"> PAGEREF _Toc499328998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1E5570E2" w14:textId="7813FCC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8999" w:history="1">
        <w:r w:rsidR="00F6482D" w:rsidRPr="007D487E">
          <w:rPr>
            <w:rStyle w:val="Hiperhivatkozs"/>
            <w:noProof/>
          </w:rPr>
          <w:t>2.1.4 Grove Smart Plant Care Kit</w:t>
        </w:r>
        <w:r w:rsidR="00F6482D">
          <w:rPr>
            <w:noProof/>
            <w:webHidden/>
          </w:rPr>
          <w:tab/>
        </w:r>
        <w:r w:rsidR="00F6482D">
          <w:rPr>
            <w:noProof/>
            <w:webHidden/>
          </w:rPr>
          <w:fldChar w:fldCharType="begin"/>
        </w:r>
        <w:r w:rsidR="00F6482D">
          <w:rPr>
            <w:noProof/>
            <w:webHidden/>
          </w:rPr>
          <w:instrText xml:space="preserve"> PAGEREF _Toc499328999 \h </w:instrText>
        </w:r>
        <w:r w:rsidR="00F6482D">
          <w:rPr>
            <w:noProof/>
            <w:webHidden/>
          </w:rPr>
        </w:r>
        <w:r w:rsidR="00F6482D">
          <w:rPr>
            <w:noProof/>
            <w:webHidden/>
          </w:rPr>
          <w:fldChar w:fldCharType="separate"/>
        </w:r>
        <w:r w:rsidR="00F6482D">
          <w:rPr>
            <w:noProof/>
            <w:webHidden/>
          </w:rPr>
          <w:t>11</w:t>
        </w:r>
        <w:r w:rsidR="00F6482D">
          <w:rPr>
            <w:noProof/>
            <w:webHidden/>
          </w:rPr>
          <w:fldChar w:fldCharType="end"/>
        </w:r>
      </w:hyperlink>
    </w:p>
    <w:p w14:paraId="4ED83F7B" w14:textId="65D209FF"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0" w:history="1">
        <w:r w:rsidR="00F6482D" w:rsidRPr="007D487E">
          <w:rPr>
            <w:rStyle w:val="Hiperhivatkozs"/>
            <w:noProof/>
          </w:rPr>
          <w:t>2.2 Hardver Technológiák</w:t>
        </w:r>
        <w:r w:rsidR="00F6482D">
          <w:rPr>
            <w:noProof/>
            <w:webHidden/>
          </w:rPr>
          <w:tab/>
        </w:r>
        <w:r w:rsidR="00F6482D">
          <w:rPr>
            <w:noProof/>
            <w:webHidden/>
          </w:rPr>
          <w:fldChar w:fldCharType="begin"/>
        </w:r>
        <w:r w:rsidR="00F6482D">
          <w:rPr>
            <w:noProof/>
            <w:webHidden/>
          </w:rPr>
          <w:instrText xml:space="preserve"> PAGEREF _Toc499329000 \h </w:instrText>
        </w:r>
        <w:r w:rsidR="00F6482D">
          <w:rPr>
            <w:noProof/>
            <w:webHidden/>
          </w:rPr>
        </w:r>
        <w:r w:rsidR="00F6482D">
          <w:rPr>
            <w:noProof/>
            <w:webHidden/>
          </w:rPr>
          <w:fldChar w:fldCharType="separate"/>
        </w:r>
        <w:r w:rsidR="00F6482D">
          <w:rPr>
            <w:noProof/>
            <w:webHidden/>
          </w:rPr>
          <w:t>12</w:t>
        </w:r>
        <w:r w:rsidR="00F6482D">
          <w:rPr>
            <w:noProof/>
            <w:webHidden/>
          </w:rPr>
          <w:fldChar w:fldCharType="end"/>
        </w:r>
      </w:hyperlink>
    </w:p>
    <w:p w14:paraId="5908200F" w14:textId="13B3DD8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1" w:history="1">
        <w:r w:rsidR="00F6482D" w:rsidRPr="007D487E">
          <w:rPr>
            <w:rStyle w:val="Hiperhivatkozs"/>
            <w:noProof/>
          </w:rPr>
          <w:t>2.2.1 Raspberry Pi</w:t>
        </w:r>
        <w:r w:rsidR="00F6482D">
          <w:rPr>
            <w:noProof/>
            <w:webHidden/>
          </w:rPr>
          <w:tab/>
        </w:r>
        <w:r w:rsidR="00F6482D">
          <w:rPr>
            <w:noProof/>
            <w:webHidden/>
          </w:rPr>
          <w:fldChar w:fldCharType="begin"/>
        </w:r>
        <w:r w:rsidR="00F6482D">
          <w:rPr>
            <w:noProof/>
            <w:webHidden/>
          </w:rPr>
          <w:instrText xml:space="preserve"> PAGEREF _Toc499329001 \h </w:instrText>
        </w:r>
        <w:r w:rsidR="00F6482D">
          <w:rPr>
            <w:noProof/>
            <w:webHidden/>
          </w:rPr>
        </w:r>
        <w:r w:rsidR="00F6482D">
          <w:rPr>
            <w:noProof/>
            <w:webHidden/>
          </w:rPr>
          <w:fldChar w:fldCharType="separate"/>
        </w:r>
        <w:r w:rsidR="00F6482D">
          <w:rPr>
            <w:noProof/>
            <w:webHidden/>
          </w:rPr>
          <w:t>13</w:t>
        </w:r>
        <w:r w:rsidR="00F6482D">
          <w:rPr>
            <w:noProof/>
            <w:webHidden/>
          </w:rPr>
          <w:fldChar w:fldCharType="end"/>
        </w:r>
      </w:hyperlink>
    </w:p>
    <w:p w14:paraId="27C2B924" w14:textId="24D14FBE"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2" w:history="1">
        <w:r w:rsidR="00F6482D" w:rsidRPr="007D487E">
          <w:rPr>
            <w:rStyle w:val="Hiperhivatkozs"/>
            <w:noProof/>
          </w:rPr>
          <w:t>2.2.2 Arduino</w:t>
        </w:r>
        <w:r w:rsidR="00F6482D">
          <w:rPr>
            <w:noProof/>
            <w:webHidden/>
          </w:rPr>
          <w:tab/>
        </w:r>
        <w:r w:rsidR="00F6482D">
          <w:rPr>
            <w:noProof/>
            <w:webHidden/>
          </w:rPr>
          <w:fldChar w:fldCharType="begin"/>
        </w:r>
        <w:r w:rsidR="00F6482D">
          <w:rPr>
            <w:noProof/>
            <w:webHidden/>
          </w:rPr>
          <w:instrText xml:space="preserve"> PAGEREF _Toc499329002 \h </w:instrText>
        </w:r>
        <w:r w:rsidR="00F6482D">
          <w:rPr>
            <w:noProof/>
            <w:webHidden/>
          </w:rPr>
        </w:r>
        <w:r w:rsidR="00F6482D">
          <w:rPr>
            <w:noProof/>
            <w:webHidden/>
          </w:rPr>
          <w:fldChar w:fldCharType="separate"/>
        </w:r>
        <w:r w:rsidR="00F6482D">
          <w:rPr>
            <w:noProof/>
            <w:webHidden/>
          </w:rPr>
          <w:t>15</w:t>
        </w:r>
        <w:r w:rsidR="00F6482D">
          <w:rPr>
            <w:noProof/>
            <w:webHidden/>
          </w:rPr>
          <w:fldChar w:fldCharType="end"/>
        </w:r>
      </w:hyperlink>
    </w:p>
    <w:p w14:paraId="74455DCF" w14:textId="67509855"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3" w:history="1">
        <w:r w:rsidR="00F6482D" w:rsidRPr="007D487E">
          <w:rPr>
            <w:rStyle w:val="Hiperhivatkozs"/>
            <w:noProof/>
          </w:rPr>
          <w:t>2.2.3 Szenzorok</w:t>
        </w:r>
        <w:r w:rsidR="00F6482D">
          <w:rPr>
            <w:noProof/>
            <w:webHidden/>
          </w:rPr>
          <w:tab/>
        </w:r>
        <w:r w:rsidR="00F6482D">
          <w:rPr>
            <w:noProof/>
            <w:webHidden/>
          </w:rPr>
          <w:fldChar w:fldCharType="begin"/>
        </w:r>
        <w:r w:rsidR="00F6482D">
          <w:rPr>
            <w:noProof/>
            <w:webHidden/>
          </w:rPr>
          <w:instrText xml:space="preserve"> PAGEREF _Toc499329003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242CD632" w14:textId="64E64109"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4" w:history="1">
        <w:r w:rsidR="00F6482D" w:rsidRPr="007D487E">
          <w:rPr>
            <w:rStyle w:val="Hiperhivatkozs"/>
            <w:noProof/>
          </w:rPr>
          <w:t>2.3 Kommunikációs technológiák</w:t>
        </w:r>
        <w:r w:rsidR="00F6482D">
          <w:rPr>
            <w:noProof/>
            <w:webHidden/>
          </w:rPr>
          <w:tab/>
        </w:r>
        <w:r w:rsidR="00F6482D">
          <w:rPr>
            <w:noProof/>
            <w:webHidden/>
          </w:rPr>
          <w:fldChar w:fldCharType="begin"/>
        </w:r>
        <w:r w:rsidR="00F6482D">
          <w:rPr>
            <w:noProof/>
            <w:webHidden/>
          </w:rPr>
          <w:instrText xml:space="preserve"> PAGEREF _Toc499329004 \h </w:instrText>
        </w:r>
        <w:r w:rsidR="00F6482D">
          <w:rPr>
            <w:noProof/>
            <w:webHidden/>
          </w:rPr>
        </w:r>
        <w:r w:rsidR="00F6482D">
          <w:rPr>
            <w:noProof/>
            <w:webHidden/>
          </w:rPr>
          <w:fldChar w:fldCharType="separate"/>
        </w:r>
        <w:r w:rsidR="00F6482D">
          <w:rPr>
            <w:noProof/>
            <w:webHidden/>
          </w:rPr>
          <w:t>17</w:t>
        </w:r>
        <w:r w:rsidR="00F6482D">
          <w:rPr>
            <w:noProof/>
            <w:webHidden/>
          </w:rPr>
          <w:fldChar w:fldCharType="end"/>
        </w:r>
      </w:hyperlink>
    </w:p>
    <w:p w14:paraId="672209B6" w14:textId="1D9F3AAD"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5" w:history="1">
        <w:r w:rsidR="00F6482D" w:rsidRPr="007D487E">
          <w:rPr>
            <w:rStyle w:val="Hiperhivatkozs"/>
            <w:noProof/>
          </w:rPr>
          <w:t>2.3.1 HTTP, HTTP/2</w:t>
        </w:r>
        <w:r w:rsidR="00F6482D">
          <w:rPr>
            <w:noProof/>
            <w:webHidden/>
          </w:rPr>
          <w:tab/>
        </w:r>
        <w:r w:rsidR="00F6482D">
          <w:rPr>
            <w:noProof/>
            <w:webHidden/>
          </w:rPr>
          <w:fldChar w:fldCharType="begin"/>
        </w:r>
        <w:r w:rsidR="00F6482D">
          <w:rPr>
            <w:noProof/>
            <w:webHidden/>
          </w:rPr>
          <w:instrText xml:space="preserve"> PAGEREF _Toc499329005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1FDB8B3F" w14:textId="1437D51C"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6" w:history="1">
        <w:r w:rsidR="00F6482D" w:rsidRPr="007D487E">
          <w:rPr>
            <w:rStyle w:val="Hiperhivatkozs"/>
            <w:noProof/>
          </w:rPr>
          <w:t>2.3.2 WebSocket</w:t>
        </w:r>
        <w:r w:rsidR="00F6482D">
          <w:rPr>
            <w:noProof/>
            <w:webHidden/>
          </w:rPr>
          <w:tab/>
        </w:r>
        <w:r w:rsidR="00F6482D">
          <w:rPr>
            <w:noProof/>
            <w:webHidden/>
          </w:rPr>
          <w:fldChar w:fldCharType="begin"/>
        </w:r>
        <w:r w:rsidR="00F6482D">
          <w:rPr>
            <w:noProof/>
            <w:webHidden/>
          </w:rPr>
          <w:instrText xml:space="preserve"> PAGEREF _Toc499329006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4479BA97" w14:textId="617D6181"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07" w:history="1">
        <w:r w:rsidR="00F6482D" w:rsidRPr="007D487E">
          <w:rPr>
            <w:rStyle w:val="Hiperhivatkozs"/>
            <w:noProof/>
          </w:rPr>
          <w:t>2.3.3 MQTT</w:t>
        </w:r>
        <w:r w:rsidR="00F6482D">
          <w:rPr>
            <w:noProof/>
            <w:webHidden/>
          </w:rPr>
          <w:tab/>
        </w:r>
        <w:r w:rsidR="00F6482D">
          <w:rPr>
            <w:noProof/>
            <w:webHidden/>
          </w:rPr>
          <w:fldChar w:fldCharType="begin"/>
        </w:r>
        <w:r w:rsidR="00F6482D">
          <w:rPr>
            <w:noProof/>
            <w:webHidden/>
          </w:rPr>
          <w:instrText xml:space="preserve"> PAGEREF _Toc499329007 \h </w:instrText>
        </w:r>
        <w:r w:rsidR="00F6482D">
          <w:rPr>
            <w:noProof/>
            <w:webHidden/>
          </w:rPr>
        </w:r>
        <w:r w:rsidR="00F6482D">
          <w:rPr>
            <w:noProof/>
            <w:webHidden/>
          </w:rPr>
          <w:fldChar w:fldCharType="separate"/>
        </w:r>
        <w:r w:rsidR="00F6482D">
          <w:rPr>
            <w:noProof/>
            <w:webHidden/>
          </w:rPr>
          <w:t>18</w:t>
        </w:r>
        <w:r w:rsidR="00F6482D">
          <w:rPr>
            <w:noProof/>
            <w:webHidden/>
          </w:rPr>
          <w:fldChar w:fldCharType="end"/>
        </w:r>
      </w:hyperlink>
    </w:p>
    <w:p w14:paraId="0CF8105F" w14:textId="7CE781E5" w:rsidR="00F6482D" w:rsidRDefault="0019258C">
      <w:pPr>
        <w:pStyle w:val="TJ1"/>
        <w:rPr>
          <w:rFonts w:asciiTheme="minorHAnsi" w:eastAsiaTheme="minorEastAsia" w:hAnsiTheme="minorHAnsi" w:cstheme="minorBidi"/>
          <w:b w:val="0"/>
          <w:noProof/>
          <w:sz w:val="22"/>
          <w:szCs w:val="22"/>
          <w:lang w:eastAsia="hu-HU"/>
        </w:rPr>
      </w:pPr>
      <w:hyperlink w:anchor="_Toc499329008" w:history="1">
        <w:r w:rsidR="00F6482D" w:rsidRPr="007D487E">
          <w:rPr>
            <w:rStyle w:val="Hiperhivatkozs"/>
            <w:noProof/>
          </w:rPr>
          <w:t>3 Tervezés</w:t>
        </w:r>
        <w:r w:rsidR="00F6482D">
          <w:rPr>
            <w:noProof/>
            <w:webHidden/>
          </w:rPr>
          <w:tab/>
        </w:r>
        <w:r w:rsidR="00F6482D">
          <w:rPr>
            <w:noProof/>
            <w:webHidden/>
          </w:rPr>
          <w:fldChar w:fldCharType="begin"/>
        </w:r>
        <w:r w:rsidR="00F6482D">
          <w:rPr>
            <w:noProof/>
            <w:webHidden/>
          </w:rPr>
          <w:instrText xml:space="preserve"> PAGEREF _Toc499329008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2398B400" w14:textId="3DAFFBEB"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09" w:history="1">
        <w:r w:rsidR="00F6482D" w:rsidRPr="007D487E">
          <w:rPr>
            <w:rStyle w:val="Hiperhivatkozs"/>
            <w:noProof/>
          </w:rPr>
          <w:t>3.1 A növények gondozása</w:t>
        </w:r>
        <w:r w:rsidR="00F6482D">
          <w:rPr>
            <w:noProof/>
            <w:webHidden/>
          </w:rPr>
          <w:tab/>
        </w:r>
        <w:r w:rsidR="00F6482D">
          <w:rPr>
            <w:noProof/>
            <w:webHidden/>
          </w:rPr>
          <w:fldChar w:fldCharType="begin"/>
        </w:r>
        <w:r w:rsidR="00F6482D">
          <w:rPr>
            <w:noProof/>
            <w:webHidden/>
          </w:rPr>
          <w:instrText xml:space="preserve"> PAGEREF _Toc499329009 \h </w:instrText>
        </w:r>
        <w:r w:rsidR="00F6482D">
          <w:rPr>
            <w:noProof/>
            <w:webHidden/>
          </w:rPr>
        </w:r>
        <w:r w:rsidR="00F6482D">
          <w:rPr>
            <w:noProof/>
            <w:webHidden/>
          </w:rPr>
          <w:fldChar w:fldCharType="separate"/>
        </w:r>
        <w:r w:rsidR="00F6482D">
          <w:rPr>
            <w:noProof/>
            <w:webHidden/>
          </w:rPr>
          <w:t>20</w:t>
        </w:r>
        <w:r w:rsidR="00F6482D">
          <w:rPr>
            <w:noProof/>
            <w:webHidden/>
          </w:rPr>
          <w:fldChar w:fldCharType="end"/>
        </w:r>
      </w:hyperlink>
    </w:p>
    <w:p w14:paraId="343E3346" w14:textId="20C20222"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0" w:history="1">
        <w:r w:rsidR="00F6482D" w:rsidRPr="007D487E">
          <w:rPr>
            <w:rStyle w:val="Hiperhivatkozs"/>
            <w:noProof/>
          </w:rPr>
          <w:t>3.1.1 Öntözés</w:t>
        </w:r>
        <w:r w:rsidR="00F6482D">
          <w:rPr>
            <w:noProof/>
            <w:webHidden/>
          </w:rPr>
          <w:tab/>
        </w:r>
        <w:r w:rsidR="00F6482D">
          <w:rPr>
            <w:noProof/>
            <w:webHidden/>
          </w:rPr>
          <w:fldChar w:fldCharType="begin"/>
        </w:r>
        <w:r w:rsidR="00F6482D">
          <w:rPr>
            <w:noProof/>
            <w:webHidden/>
          </w:rPr>
          <w:instrText xml:space="preserve"> PAGEREF _Toc499329010 \h </w:instrText>
        </w:r>
        <w:r w:rsidR="00F6482D">
          <w:rPr>
            <w:noProof/>
            <w:webHidden/>
          </w:rPr>
        </w:r>
        <w:r w:rsidR="00F6482D">
          <w:rPr>
            <w:noProof/>
            <w:webHidden/>
          </w:rPr>
          <w:fldChar w:fldCharType="separate"/>
        </w:r>
        <w:r w:rsidR="00F6482D">
          <w:rPr>
            <w:noProof/>
            <w:webHidden/>
          </w:rPr>
          <w:t>21</w:t>
        </w:r>
        <w:r w:rsidR="00F6482D">
          <w:rPr>
            <w:noProof/>
            <w:webHidden/>
          </w:rPr>
          <w:fldChar w:fldCharType="end"/>
        </w:r>
      </w:hyperlink>
    </w:p>
    <w:p w14:paraId="5141E503" w14:textId="2ABCD48D"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1" w:history="1">
        <w:r w:rsidR="00F6482D" w:rsidRPr="007D487E">
          <w:rPr>
            <w:rStyle w:val="Hiperhivatkozs"/>
            <w:noProof/>
          </w:rPr>
          <w:t>3.1.2 Világítás</w:t>
        </w:r>
        <w:r w:rsidR="00F6482D">
          <w:rPr>
            <w:noProof/>
            <w:webHidden/>
          </w:rPr>
          <w:tab/>
        </w:r>
        <w:r w:rsidR="00F6482D">
          <w:rPr>
            <w:noProof/>
            <w:webHidden/>
          </w:rPr>
          <w:fldChar w:fldCharType="begin"/>
        </w:r>
        <w:r w:rsidR="00F6482D">
          <w:rPr>
            <w:noProof/>
            <w:webHidden/>
          </w:rPr>
          <w:instrText xml:space="preserve"> PAGEREF _Toc499329011 \h </w:instrText>
        </w:r>
        <w:r w:rsidR="00F6482D">
          <w:rPr>
            <w:noProof/>
            <w:webHidden/>
          </w:rPr>
        </w:r>
        <w:r w:rsidR="00F6482D">
          <w:rPr>
            <w:noProof/>
            <w:webHidden/>
          </w:rPr>
          <w:fldChar w:fldCharType="separate"/>
        </w:r>
        <w:r w:rsidR="00F6482D">
          <w:rPr>
            <w:noProof/>
            <w:webHidden/>
          </w:rPr>
          <w:t>22</w:t>
        </w:r>
        <w:r w:rsidR="00F6482D">
          <w:rPr>
            <w:noProof/>
            <w:webHidden/>
          </w:rPr>
          <w:fldChar w:fldCharType="end"/>
        </w:r>
      </w:hyperlink>
    </w:p>
    <w:p w14:paraId="67FB8319" w14:textId="2034440C"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12" w:history="1">
        <w:r w:rsidR="00F6482D" w:rsidRPr="007D487E">
          <w:rPr>
            <w:rStyle w:val="Hiperhivatkozs"/>
            <w:noProof/>
          </w:rPr>
          <w:t xml:space="preserve"> A telepített egység irányítása</w:t>
        </w:r>
        <w:r w:rsidR="00F6482D">
          <w:rPr>
            <w:noProof/>
            <w:webHidden/>
          </w:rPr>
          <w:tab/>
        </w:r>
        <w:r w:rsidR="00F6482D">
          <w:rPr>
            <w:noProof/>
            <w:webHidden/>
          </w:rPr>
          <w:fldChar w:fldCharType="begin"/>
        </w:r>
        <w:r w:rsidR="00F6482D">
          <w:rPr>
            <w:noProof/>
            <w:webHidden/>
          </w:rPr>
          <w:instrText xml:space="preserve"> PAGEREF _Toc499329012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36E13C36" w14:textId="76AFF7F8" w:rsidR="00F6482D" w:rsidRDefault="0019258C">
      <w:pPr>
        <w:pStyle w:val="TJ2"/>
        <w:tabs>
          <w:tab w:val="right" w:leader="dot" w:pos="8494"/>
        </w:tabs>
        <w:rPr>
          <w:rFonts w:asciiTheme="minorHAnsi" w:eastAsiaTheme="minorEastAsia" w:hAnsiTheme="minorHAnsi" w:cstheme="minorBidi"/>
          <w:noProof/>
          <w:sz w:val="22"/>
          <w:szCs w:val="22"/>
          <w:lang w:eastAsia="hu-HU"/>
        </w:rPr>
      </w:pPr>
      <w:hyperlink w:anchor="_Toc499329013" w:history="1">
        <w:r w:rsidR="00F6482D" w:rsidRPr="007D487E">
          <w:rPr>
            <w:rStyle w:val="Hiperhivatkozs"/>
            <w:noProof/>
          </w:rPr>
          <w:t>3.2</w:t>
        </w:r>
        <w:r w:rsidR="00F6482D">
          <w:rPr>
            <w:noProof/>
            <w:webHidden/>
          </w:rPr>
          <w:tab/>
        </w:r>
        <w:r w:rsidR="00F6482D">
          <w:rPr>
            <w:noProof/>
            <w:webHidden/>
          </w:rPr>
          <w:fldChar w:fldCharType="begin"/>
        </w:r>
        <w:r w:rsidR="00F6482D">
          <w:rPr>
            <w:noProof/>
            <w:webHidden/>
          </w:rPr>
          <w:instrText xml:space="preserve"> PAGEREF _Toc499329013 \h </w:instrText>
        </w:r>
        <w:r w:rsidR="00F6482D">
          <w:rPr>
            <w:noProof/>
            <w:webHidden/>
          </w:rPr>
        </w:r>
        <w:r w:rsidR="00F6482D">
          <w:rPr>
            <w:noProof/>
            <w:webHidden/>
          </w:rPr>
          <w:fldChar w:fldCharType="separate"/>
        </w:r>
        <w:r w:rsidR="00F6482D">
          <w:rPr>
            <w:noProof/>
            <w:webHidden/>
          </w:rPr>
          <w:t>23</w:t>
        </w:r>
        <w:r w:rsidR="00F6482D">
          <w:rPr>
            <w:noProof/>
            <w:webHidden/>
          </w:rPr>
          <w:fldChar w:fldCharType="end"/>
        </w:r>
      </w:hyperlink>
    </w:p>
    <w:p w14:paraId="79CFAD32" w14:textId="1AA575E8"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4" w:history="1">
        <w:r w:rsidR="00F6482D" w:rsidRPr="007D487E">
          <w:rPr>
            <w:rStyle w:val="Hiperhivatkozs"/>
            <w:noProof/>
          </w:rPr>
          <w:t>3.2.1 Hardverek kezelése</w:t>
        </w:r>
        <w:r w:rsidR="00F6482D">
          <w:rPr>
            <w:noProof/>
            <w:webHidden/>
          </w:rPr>
          <w:tab/>
        </w:r>
        <w:r w:rsidR="00F6482D">
          <w:rPr>
            <w:noProof/>
            <w:webHidden/>
          </w:rPr>
          <w:fldChar w:fldCharType="begin"/>
        </w:r>
        <w:r w:rsidR="00F6482D">
          <w:rPr>
            <w:noProof/>
            <w:webHidden/>
          </w:rPr>
          <w:instrText xml:space="preserve"> PAGEREF _Toc499329014 \h </w:instrText>
        </w:r>
        <w:r w:rsidR="00F6482D">
          <w:rPr>
            <w:noProof/>
            <w:webHidden/>
          </w:rPr>
        </w:r>
        <w:r w:rsidR="00F6482D">
          <w:rPr>
            <w:noProof/>
            <w:webHidden/>
          </w:rPr>
          <w:fldChar w:fldCharType="separate"/>
        </w:r>
        <w:r w:rsidR="00F6482D">
          <w:rPr>
            <w:noProof/>
            <w:webHidden/>
          </w:rPr>
          <w:t>24</w:t>
        </w:r>
        <w:r w:rsidR="00F6482D">
          <w:rPr>
            <w:noProof/>
            <w:webHidden/>
          </w:rPr>
          <w:fldChar w:fldCharType="end"/>
        </w:r>
      </w:hyperlink>
    </w:p>
    <w:p w14:paraId="2F343F3E" w14:textId="08DA7EA3" w:rsidR="00F6482D" w:rsidRDefault="0019258C">
      <w:pPr>
        <w:pStyle w:val="TJ3"/>
        <w:tabs>
          <w:tab w:val="right" w:leader="dot" w:pos="8494"/>
        </w:tabs>
        <w:rPr>
          <w:rFonts w:asciiTheme="minorHAnsi" w:eastAsiaTheme="minorEastAsia" w:hAnsiTheme="minorHAnsi" w:cstheme="minorBidi"/>
          <w:noProof/>
          <w:sz w:val="22"/>
          <w:szCs w:val="22"/>
          <w:lang w:eastAsia="hu-HU"/>
        </w:rPr>
      </w:pPr>
      <w:hyperlink w:anchor="_Toc499329015" w:history="1">
        <w:r w:rsidR="00F6482D" w:rsidRPr="007D487E">
          <w:rPr>
            <w:rStyle w:val="Hiperhivatkozs"/>
            <w:noProof/>
          </w:rPr>
          <w:t>3.2.2 Szoftver</w:t>
        </w:r>
        <w:r w:rsidR="00F6482D">
          <w:rPr>
            <w:noProof/>
            <w:webHidden/>
          </w:rPr>
          <w:tab/>
        </w:r>
        <w:r w:rsidR="00F6482D">
          <w:rPr>
            <w:noProof/>
            <w:webHidden/>
          </w:rPr>
          <w:fldChar w:fldCharType="begin"/>
        </w:r>
        <w:r w:rsidR="00F6482D">
          <w:rPr>
            <w:noProof/>
            <w:webHidden/>
          </w:rPr>
          <w:instrText xml:space="preserve"> PAGEREF _Toc499329015 \h </w:instrText>
        </w:r>
        <w:r w:rsidR="00F6482D">
          <w:rPr>
            <w:noProof/>
            <w:webHidden/>
          </w:rPr>
        </w:r>
        <w:r w:rsidR="00F6482D">
          <w:rPr>
            <w:noProof/>
            <w:webHidden/>
          </w:rPr>
          <w:fldChar w:fldCharType="separate"/>
        </w:r>
        <w:r w:rsidR="00F6482D">
          <w:rPr>
            <w:noProof/>
            <w:webHidden/>
          </w:rPr>
          <w:t>25</w:t>
        </w:r>
        <w:r w:rsidR="00F6482D">
          <w:rPr>
            <w:noProof/>
            <w:webHidden/>
          </w:rPr>
          <w:fldChar w:fldCharType="end"/>
        </w:r>
      </w:hyperlink>
    </w:p>
    <w:p w14:paraId="026AEC8B" w14:textId="4BBF186F" w:rsidR="00F6482D" w:rsidRDefault="0019258C">
      <w:pPr>
        <w:pStyle w:val="TJ1"/>
        <w:rPr>
          <w:rFonts w:asciiTheme="minorHAnsi" w:eastAsiaTheme="minorEastAsia" w:hAnsiTheme="minorHAnsi" w:cstheme="minorBidi"/>
          <w:b w:val="0"/>
          <w:noProof/>
          <w:sz w:val="22"/>
          <w:szCs w:val="22"/>
          <w:lang w:eastAsia="hu-HU"/>
        </w:rPr>
      </w:pPr>
      <w:hyperlink w:anchor="_Toc499329017" w:history="1">
        <w:r w:rsidR="00F6482D" w:rsidRPr="007D487E">
          <w:rPr>
            <w:rStyle w:val="Hiperhivatkozs"/>
            <w:noProof/>
          </w:rPr>
          <w:t>4 Implementáció</w:t>
        </w:r>
        <w:r w:rsidR="00F6482D">
          <w:rPr>
            <w:noProof/>
            <w:webHidden/>
          </w:rPr>
          <w:tab/>
        </w:r>
        <w:r w:rsidR="00F6482D">
          <w:rPr>
            <w:noProof/>
            <w:webHidden/>
          </w:rPr>
          <w:fldChar w:fldCharType="begin"/>
        </w:r>
        <w:r w:rsidR="00F6482D">
          <w:rPr>
            <w:noProof/>
            <w:webHidden/>
          </w:rPr>
          <w:instrText xml:space="preserve"> PAGEREF _Toc499329017 \h </w:instrText>
        </w:r>
        <w:r w:rsidR="00F6482D">
          <w:rPr>
            <w:noProof/>
            <w:webHidden/>
          </w:rPr>
        </w:r>
        <w:r w:rsidR="00F6482D">
          <w:rPr>
            <w:noProof/>
            <w:webHidden/>
          </w:rPr>
          <w:fldChar w:fldCharType="separate"/>
        </w:r>
        <w:r w:rsidR="00F6482D">
          <w:rPr>
            <w:noProof/>
            <w:webHidden/>
          </w:rPr>
          <w:t>27</w:t>
        </w:r>
        <w:r w:rsidR="00F6482D">
          <w:rPr>
            <w:noProof/>
            <w:webHidden/>
          </w:rPr>
          <w:fldChar w:fldCharType="end"/>
        </w:r>
      </w:hyperlink>
    </w:p>
    <w:p w14:paraId="5B013AC1" w14:textId="0DB2AF44" w:rsidR="00F6482D" w:rsidRDefault="0019258C">
      <w:pPr>
        <w:pStyle w:val="TJ1"/>
        <w:rPr>
          <w:rFonts w:asciiTheme="minorHAnsi" w:eastAsiaTheme="minorEastAsia" w:hAnsiTheme="minorHAnsi" w:cstheme="minorBidi"/>
          <w:b w:val="0"/>
          <w:noProof/>
          <w:sz w:val="22"/>
          <w:szCs w:val="22"/>
          <w:lang w:eastAsia="hu-HU"/>
        </w:rPr>
      </w:pPr>
      <w:hyperlink w:anchor="_Toc499329018" w:history="1">
        <w:r w:rsidR="00F6482D" w:rsidRPr="007D487E">
          <w:rPr>
            <w:rStyle w:val="Hiperhivatkozs"/>
            <w:noProof/>
          </w:rPr>
          <w:t>5 Tesztelés</w:t>
        </w:r>
        <w:r w:rsidR="00F6482D">
          <w:rPr>
            <w:noProof/>
            <w:webHidden/>
          </w:rPr>
          <w:tab/>
        </w:r>
        <w:r w:rsidR="00F6482D">
          <w:rPr>
            <w:noProof/>
            <w:webHidden/>
          </w:rPr>
          <w:fldChar w:fldCharType="begin"/>
        </w:r>
        <w:r w:rsidR="00F6482D">
          <w:rPr>
            <w:noProof/>
            <w:webHidden/>
          </w:rPr>
          <w:instrText xml:space="preserve"> PAGEREF _Toc499329018 \h </w:instrText>
        </w:r>
        <w:r w:rsidR="00F6482D">
          <w:rPr>
            <w:noProof/>
            <w:webHidden/>
          </w:rPr>
        </w:r>
        <w:r w:rsidR="00F6482D">
          <w:rPr>
            <w:noProof/>
            <w:webHidden/>
          </w:rPr>
          <w:fldChar w:fldCharType="separate"/>
        </w:r>
        <w:r w:rsidR="00F6482D">
          <w:rPr>
            <w:noProof/>
            <w:webHidden/>
          </w:rPr>
          <w:t>28</w:t>
        </w:r>
        <w:r w:rsidR="00F6482D">
          <w:rPr>
            <w:noProof/>
            <w:webHidden/>
          </w:rPr>
          <w:fldChar w:fldCharType="end"/>
        </w:r>
      </w:hyperlink>
    </w:p>
    <w:p w14:paraId="5937E909" w14:textId="775EA894" w:rsidR="00F6482D" w:rsidRDefault="0019258C">
      <w:pPr>
        <w:pStyle w:val="TJ1"/>
        <w:rPr>
          <w:rFonts w:asciiTheme="minorHAnsi" w:eastAsiaTheme="minorEastAsia" w:hAnsiTheme="minorHAnsi" w:cstheme="minorBidi"/>
          <w:b w:val="0"/>
          <w:noProof/>
          <w:sz w:val="22"/>
          <w:szCs w:val="22"/>
          <w:lang w:eastAsia="hu-HU"/>
        </w:rPr>
      </w:pPr>
      <w:hyperlink w:anchor="_Toc499329019" w:history="1">
        <w:r w:rsidR="00F6482D" w:rsidRPr="007D487E">
          <w:rPr>
            <w:rStyle w:val="Hiperhivatkozs"/>
            <w:noProof/>
          </w:rPr>
          <w:t>Irodalomjegyzék</w:t>
        </w:r>
        <w:r w:rsidR="00F6482D">
          <w:rPr>
            <w:noProof/>
            <w:webHidden/>
          </w:rPr>
          <w:tab/>
        </w:r>
        <w:r w:rsidR="00F6482D">
          <w:rPr>
            <w:noProof/>
            <w:webHidden/>
          </w:rPr>
          <w:fldChar w:fldCharType="begin"/>
        </w:r>
        <w:r w:rsidR="00F6482D">
          <w:rPr>
            <w:noProof/>
            <w:webHidden/>
          </w:rPr>
          <w:instrText xml:space="preserve"> PAGEREF _Toc499329019 \h </w:instrText>
        </w:r>
        <w:r w:rsidR="00F6482D">
          <w:rPr>
            <w:noProof/>
            <w:webHidden/>
          </w:rPr>
        </w:r>
        <w:r w:rsidR="00F6482D">
          <w:rPr>
            <w:noProof/>
            <w:webHidden/>
          </w:rPr>
          <w:fldChar w:fldCharType="separate"/>
        </w:r>
        <w:r w:rsidR="00F6482D">
          <w:rPr>
            <w:noProof/>
            <w:webHidden/>
          </w:rPr>
          <w:t>29</w:t>
        </w:r>
        <w:r w:rsidR="00F6482D">
          <w:rPr>
            <w:noProof/>
            <w:webHidden/>
          </w:rPr>
          <w:fldChar w:fldCharType="end"/>
        </w:r>
      </w:hyperlink>
    </w:p>
    <w:p w14:paraId="50F3F6D4" w14:textId="35ABF890" w:rsidR="00F6482D" w:rsidRDefault="0019258C">
      <w:pPr>
        <w:pStyle w:val="TJ1"/>
        <w:rPr>
          <w:rFonts w:asciiTheme="minorHAnsi" w:eastAsiaTheme="minorEastAsia" w:hAnsiTheme="minorHAnsi" w:cstheme="minorBidi"/>
          <w:b w:val="0"/>
          <w:noProof/>
          <w:sz w:val="22"/>
          <w:szCs w:val="22"/>
          <w:lang w:eastAsia="hu-HU"/>
        </w:rPr>
      </w:pPr>
      <w:hyperlink w:anchor="_Toc499329020" w:history="1">
        <w:r w:rsidR="00F6482D" w:rsidRPr="007D487E">
          <w:rPr>
            <w:rStyle w:val="Hiperhivatkozs"/>
            <w:noProof/>
          </w:rPr>
          <w:t>Függelék</w:t>
        </w:r>
        <w:r w:rsidR="00F6482D">
          <w:rPr>
            <w:noProof/>
            <w:webHidden/>
          </w:rPr>
          <w:tab/>
        </w:r>
        <w:r w:rsidR="00F6482D">
          <w:rPr>
            <w:noProof/>
            <w:webHidden/>
          </w:rPr>
          <w:fldChar w:fldCharType="begin"/>
        </w:r>
        <w:r w:rsidR="00F6482D">
          <w:rPr>
            <w:noProof/>
            <w:webHidden/>
          </w:rPr>
          <w:instrText xml:space="preserve"> PAGEREF _Toc499329020 \h </w:instrText>
        </w:r>
        <w:r w:rsidR="00F6482D">
          <w:rPr>
            <w:noProof/>
            <w:webHidden/>
          </w:rPr>
        </w:r>
        <w:r w:rsidR="00F6482D">
          <w:rPr>
            <w:noProof/>
            <w:webHidden/>
          </w:rPr>
          <w:fldChar w:fldCharType="separate"/>
        </w:r>
        <w:r w:rsidR="00F6482D">
          <w:rPr>
            <w:noProof/>
            <w:webHidden/>
          </w:rPr>
          <w:t>30</w:t>
        </w:r>
        <w:r w:rsidR="00F6482D">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pPr>
        <w:pStyle w:val="Kpalrs"/>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r w:rsidR="001B4094">
        <w:rPr>
          <w:b/>
          <w:bCs/>
        </w:rPr>
        <w:t>Stahorszki Péter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178E530B"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0" w:author="Windows-felhasználó" w:date="2017-12-04T11:35:00Z">
        <w:r w:rsidR="0019258C">
          <w:rPr>
            <w:noProof/>
          </w:rPr>
          <w:t>2017. 12. 04.</w:t>
        </w:r>
      </w:ins>
      <w:del w:id="1" w:author="Windows-felhasználó" w:date="2017-11-28T20:27:00Z">
        <w:r w:rsidR="00BD5EFA" w:rsidDel="00206193">
          <w:rPr>
            <w:noProof/>
          </w:rPr>
          <w:delText>2017. 11. 27.</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2" w:name="_Toc499328991"/>
      <w:r w:rsidRPr="00B50CAA">
        <w:lastRenderedPageBreak/>
        <w:t>Összefoglaló</w:t>
      </w:r>
      <w:bookmarkEnd w:id="2"/>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3" w:name="_Toc499328992"/>
      <w:r w:rsidRPr="00B50CAA">
        <w:lastRenderedPageBreak/>
        <w:t>Abstract</w:t>
      </w:r>
      <w:bookmarkEnd w:id="3"/>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4" w:name="_Toc332797397"/>
      <w:bookmarkStart w:id="5" w:name="_Toc499328993"/>
      <w:r>
        <w:lastRenderedPageBreak/>
        <w:t>Bevezetés</w:t>
      </w:r>
      <w:bookmarkEnd w:id="4"/>
      <w:bookmarkEnd w:id="5"/>
    </w:p>
    <w:p w14:paraId="5685613B" w14:textId="32318E56" w:rsidR="00CB1229" w:rsidRDefault="00BE210C" w:rsidP="009204C3">
      <w:r>
        <w:t>Az információ</w:t>
      </w:r>
      <w:r w:rsidR="004F2416">
        <w:t xml:space="preserve"> </w:t>
      </w:r>
      <w:r>
        <w:t>technológia fejlődésével egyre mélyebben szivárog bele az embe</w:t>
      </w:r>
      <w:r w:rsidR="0027292E">
        <w:t xml:space="preserve">rek életébe a számítástechnika. </w:t>
      </w:r>
      <w:r w:rsidR="001A2406">
        <w:t>Ahogy</w:t>
      </w:r>
      <w:r w:rsidR="004F2416">
        <w:t xml:space="preserve"> ezek az eszközök</w:t>
      </w:r>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funkciót valósítottak meg vele, amik nélkül ma már igazán el se lehetne adni autót.</w:t>
      </w:r>
      <w:r w:rsidR="006A0EED">
        <w:t xml:space="preserve"> </w:t>
      </w:r>
      <w:r w:rsidR="001A2406">
        <w:t>A</w:t>
      </w:r>
      <w:r w:rsidR="00CA1A65">
        <w:t>z</w:t>
      </w:r>
      <w:r w:rsidR="001A2406">
        <w:t xml:space="preserve"> </w:t>
      </w:r>
      <w:del w:id="6" w:author="Predi" w:date="2017-11-27T09:35:00Z">
        <w:r w:rsidR="00CA1A65" w:rsidDel="00094D89">
          <w:delText xml:space="preserve">ezredfordulú </w:delText>
        </w:r>
      </w:del>
      <w:ins w:id="7" w:author="Predi" w:date="2017-11-27T09:35:00Z">
        <w:r w:rsidR="00094D89">
          <w:t xml:space="preserve">ezredforduló </w:t>
        </w:r>
      </w:ins>
      <w:r w:rsidR="004F2416">
        <w:rPr>
          <w:rStyle w:val="Jegyzethivatkozs"/>
        </w:rPr>
        <w:commentReference w:id="8"/>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Internet of Things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9" w:name="_Toc499328994"/>
      <w:r>
        <w:lastRenderedPageBreak/>
        <w:t>Irodalomkutatás</w:t>
      </w:r>
      <w:bookmarkEnd w:id="9"/>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0"/>
      <w:r w:rsidR="00EF2E4A">
        <w:t>kertész</w:t>
      </w:r>
      <w:commentRangeEnd w:id="10"/>
      <w:r w:rsidR="004F2416">
        <w:rPr>
          <w:rStyle w:val="Jegyzethivatkozs"/>
        </w:rPr>
        <w:commentReference w:id="10"/>
      </w:r>
      <w:r w:rsidR="00EF2E4A">
        <w:t xml:space="preserve"> könnyebben elindulhat az automatizálás útján.</w:t>
      </w:r>
      <w:r w:rsidR="008B6C3C">
        <w:t xml:space="preserve"> Néhány terméket a </w:t>
      </w:r>
      <w:commentRangeStart w:id="11"/>
      <w:r w:rsidR="008B6C3C">
        <w:t>közösségi finanszírozás</w:t>
      </w:r>
      <w:ins w:id="12" w:author="Windows-felhasználó" w:date="2017-11-15T12:01:00Z">
        <w:r w:rsidR="009E19FD">
          <w:rPr>
            <w:rStyle w:val="Lbjegyzet-hivatkozs"/>
          </w:rPr>
          <w:footnoteReference w:id="1"/>
        </w:r>
      </w:ins>
      <w:r w:rsidR="008B6C3C">
        <w:t xml:space="preserve"> útján </w:t>
      </w:r>
      <w:commentRangeEnd w:id="11"/>
      <w:r w:rsidR="004F2416">
        <w:rPr>
          <w:rStyle w:val="Jegyzethivatkozs"/>
        </w:rPr>
        <w:commentReference w:id="11"/>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3" w:name="_Toc499328995"/>
      <w:r>
        <w:t xml:space="preserve">Létező </w:t>
      </w:r>
      <w:r w:rsidR="00765B07">
        <w:t>megoldások</w:t>
      </w:r>
      <w:bookmarkEnd w:id="13"/>
    </w:p>
    <w:p w14:paraId="6EBCFA85" w14:textId="4BE30BD5" w:rsidR="00EF2E4A" w:rsidRDefault="00293D6F" w:rsidP="00F6404C">
      <w:pPr>
        <w:pStyle w:val="Cmsor3"/>
      </w:pPr>
      <w:bookmarkStart w:id="14" w:name="_Toc499328996"/>
      <w:commentRangeStart w:id="15"/>
      <w:r w:rsidRPr="00293D6F">
        <w:t>Edyn</w:t>
      </w:r>
      <w:commentRangeEnd w:id="15"/>
      <w:r w:rsidR="00E41ADE">
        <w:rPr>
          <w:rStyle w:val="Jegyzethivatkozs"/>
          <w:rFonts w:cs="Times New Roman"/>
          <w:b w:val="0"/>
          <w:bCs w:val="0"/>
        </w:rPr>
        <w:commentReference w:id="15"/>
      </w:r>
      <w:ins w:id="16" w:author="Windows-felhasználó" w:date="2017-11-15T12:23:00Z">
        <w:r w:rsidR="00A03A6E">
          <w:fldChar w:fldCharType="begin"/>
        </w:r>
        <w:r w:rsidR="00A03A6E">
          <w:instrText xml:space="preserve"> REF _Ref498511917 \r \h </w:instrText>
        </w:r>
      </w:ins>
      <w:r w:rsidR="00A03A6E">
        <w:fldChar w:fldCharType="separate"/>
      </w:r>
      <w:ins w:id="17" w:author="Windows-felhasználó" w:date="2017-11-15T12:23:00Z">
        <w:r w:rsidR="00A03A6E">
          <w:t>[1]</w:t>
        </w:r>
        <w:bookmarkEnd w:id="14"/>
        <w:r w:rsidR="00A03A6E">
          <w:fldChar w:fldCharType="end"/>
        </w:r>
      </w:ins>
    </w:p>
    <w:p w14:paraId="62E3A312" w14:textId="58F32382" w:rsidR="00950745" w:rsidRDefault="00AD6473" w:rsidP="00AD4A83">
      <w:pPr>
        <w:keepNext/>
        <w:ind w:firstLine="0"/>
      </w:pPr>
      <w:r>
        <w:tab/>
        <w:t xml:space="preserve">Az Edyn egy moduláris rendszer, kerti alkalmazáshoz. Három részből áll, a </w:t>
      </w:r>
      <w:r>
        <w:rPr>
          <w:b/>
        </w:rPr>
        <w:t>Garden Sensorból</w:t>
      </w:r>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r>
        <w:rPr>
          <w:b/>
        </w:rPr>
        <w:t>Water Valve</w:t>
      </w:r>
      <w:r>
        <w:t xml:space="preserve"> egy okos szelep, amit rá kell kötni a vízhálózatra, és a </w:t>
      </w:r>
      <w:r w:rsidRPr="00AD6473">
        <w:rPr>
          <w:b/>
        </w:rPr>
        <w:t>Garden Sensor</w:t>
      </w:r>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információk,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r w:rsidR="00E52926">
        <w:lastRenderedPageBreak/>
        <w:t xml:space="preserve">ideális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Garden Sensor fogyasztói ára $100 dollár, a Water Valve-ért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18"/>
    <w:p w14:paraId="11F11703" w14:textId="77777777" w:rsidR="00950745" w:rsidRDefault="00F43E1A">
      <w:pPr>
        <w:pStyle w:val="Kpalrs"/>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Garden Sensor</w:t>
      </w:r>
      <w:r w:rsidR="00950745">
        <w:t xml:space="preserve"> </w:t>
      </w:r>
      <w:commentRangeEnd w:id="18"/>
      <w:r w:rsidR="004F2416">
        <w:rPr>
          <w:rStyle w:val="Jegyzethivatkozs"/>
          <w:b w:val="0"/>
          <w:bCs w:val="0"/>
        </w:rPr>
        <w:commentReference w:id="18"/>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pPr>
        <w:pStyle w:val="Kpalrs"/>
      </w:pPr>
      <w:r>
        <w:t>2</w:t>
      </w:r>
      <w:r w:rsidR="00AD4A83">
        <w:t>.</w:t>
      </w:r>
      <w:r>
        <w:t xml:space="preserve"> ábra</w:t>
      </w:r>
      <w:r w:rsidR="00401C0A">
        <w:t>:</w:t>
      </w:r>
      <w:r w:rsidR="00AD4A83">
        <w:t xml:space="preserve"> Water Valve</w:t>
      </w:r>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F6404C">
      <w:pPr>
        <w:pStyle w:val="Cmsor3"/>
      </w:pPr>
      <w:bookmarkStart w:id="19" w:name="_Toc499328997"/>
      <w:r w:rsidRPr="00293D6F">
        <w:lastRenderedPageBreak/>
        <w:t>G</w:t>
      </w:r>
      <w:r>
        <w:t>reenIQ</w:t>
      </w:r>
      <w:r w:rsidR="00401C0A">
        <w:t xml:space="preserve"> </w:t>
      </w:r>
      <w:r w:rsidR="00401C0A">
        <w:fldChar w:fldCharType="begin"/>
      </w:r>
      <w:r w:rsidR="00401C0A">
        <w:instrText xml:space="preserve"> REF _Ref498512775 \r \h </w:instrText>
      </w:r>
      <w:r w:rsidR="00401C0A">
        <w:fldChar w:fldCharType="separate"/>
      </w:r>
      <w:r w:rsidR="00401C0A">
        <w:t>[2]</w:t>
      </w:r>
      <w:bookmarkEnd w:id="19"/>
      <w:r w:rsidR="00401C0A">
        <w:fldChar w:fldCharType="end"/>
      </w:r>
    </w:p>
    <w:p w14:paraId="0276A373" w14:textId="6E736C76" w:rsidR="00950745" w:rsidRDefault="00306F8C" w:rsidP="009204C3">
      <w:r>
        <w:t>A G</w:t>
      </w:r>
      <w:r w:rsidR="00950745">
        <w:t>reenIQ</w:t>
      </w:r>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20" w:author="Predi" w:date="2017-11-14T22:57:00Z">
        <w:r w:rsidR="005913C5" w:rsidDel="00EF291F">
          <w:delText>-</w:delText>
        </w:r>
      </w:del>
      <w:r w:rsidR="005913C5">
        <w:t>Fi</w:t>
      </w:r>
      <w:ins w:id="21"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zónát képes kezelni, valamint az internetről letöltött adatok alapján vezérelheti a kerti világítást is.  </w:t>
      </w:r>
    </w:p>
    <w:p w14:paraId="1C691240" w14:textId="3E4D5601" w:rsidR="0070689E" w:rsidRDefault="00E2639D" w:rsidP="009204C3">
      <w:r>
        <w:t>A</w:t>
      </w:r>
      <w:r w:rsidR="00CA1A65">
        <w:t>z</w:t>
      </w:r>
      <w:r w:rsidR="0070689E">
        <w:t xml:space="preserve"> </w:t>
      </w:r>
      <w:r w:rsidR="00401C0A">
        <w:t xml:space="preserve">IoT </w:t>
      </w:r>
      <w:r w:rsidR="00EF291F">
        <w:rPr>
          <w:rStyle w:val="Jegyzethivatkozs"/>
        </w:rPr>
        <w:commentReference w:id="22"/>
      </w:r>
      <w:r w:rsidR="0070689E">
        <w:t>koncepciót magas szinten valósítja meg.</w:t>
      </w:r>
      <w:r w:rsidR="008152B2">
        <w:t xml:space="preserve"> Létezik kliense a </w:t>
      </w:r>
      <w:commentRangeStart w:id="23"/>
      <w:r w:rsidR="008152B2">
        <w:t xml:space="preserve">nagyobb </w:t>
      </w:r>
      <w:commentRangeEnd w:id="23"/>
      <w:r w:rsidR="00EF291F">
        <w:rPr>
          <w:rStyle w:val="Jegyzethivatkozs"/>
        </w:rPr>
        <w:commentReference w:id="23"/>
      </w:r>
      <w:r w:rsidR="008152B2">
        <w:t>platformokra</w:t>
      </w:r>
      <w:r w:rsidR="00401C0A">
        <w:t>, mint IOS, Android,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Echo, és Google Home segítségével is, ehhez az </w:t>
      </w:r>
      <w:r w:rsidR="009203A3" w:rsidRPr="009203A3">
        <w:rPr>
          <w:b/>
        </w:rPr>
        <w:t>IFTTT</w:t>
      </w:r>
      <w:r w:rsidR="009203A3">
        <w:t xml:space="preserve"> technológiát használja. Ez</w:t>
      </w:r>
      <w:r w:rsidR="00E56B7B">
        <w:t xml:space="preserve"> a </w:t>
      </w:r>
      <w:r w:rsidR="009203A3" w:rsidRPr="00E56B7B">
        <w:rPr>
          <w:b/>
        </w:rPr>
        <w:t>If This</w:t>
      </w:r>
      <w:r w:rsidR="00E56B7B" w:rsidRPr="00E56B7B">
        <w:rPr>
          <w:b/>
        </w:rPr>
        <w:t xml:space="preserve"> Than That</w:t>
      </w:r>
      <w:r w:rsidR="00E56B7B">
        <w:t xml:space="preserve"> rövidítése</w:t>
      </w:r>
      <w:r w:rsidR="002D73A0">
        <w:t xml:space="preserve">, ami egy web-alapú technológia, ha valami (this) </w:t>
      </w:r>
      <w:r w:rsidR="0049757A">
        <w:t>történik, akkor végrehajtja az u</w:t>
      </w:r>
      <w:r w:rsidR="00732782">
        <w:t>tasítást (that).</w:t>
      </w:r>
      <w:r w:rsidR="002D73A0">
        <w:t xml:space="preserve"> </w:t>
      </w:r>
      <w:r w:rsidR="0049757A">
        <w:t xml:space="preserve">Összekapcsolható okosotthon vezérlő alkalmazásokkal, mint a </w:t>
      </w:r>
      <w:commentRangeStart w:id="24"/>
      <w:r w:rsidR="0049757A">
        <w:rPr>
          <w:b/>
        </w:rPr>
        <w:t>Gideon</w:t>
      </w:r>
      <w:r w:rsidR="00C35346">
        <w:rPr>
          <w:rStyle w:val="Lbjegyzet-hivatkozs"/>
          <w:b/>
        </w:rPr>
        <w:footnoteReference w:id="2"/>
      </w:r>
      <w:r w:rsidR="0049757A">
        <w:rPr>
          <w:b/>
        </w:rPr>
        <w:t xml:space="preserve"> </w:t>
      </w:r>
      <w:commentRangeEnd w:id="24"/>
      <w:r w:rsidR="00EF291F">
        <w:rPr>
          <w:rStyle w:val="Jegyzethivatkozs"/>
        </w:rPr>
        <w:commentReference w:id="24"/>
      </w:r>
      <w:r w:rsidR="0049757A">
        <w:t xml:space="preserve">vagy a </w:t>
      </w:r>
      <w:r w:rsidR="0049757A">
        <w:rPr>
          <w:b/>
        </w:rPr>
        <w:t>Muzzley</w:t>
      </w:r>
      <w:r w:rsidR="0049757A">
        <w:t>, amik célja az, hogy a legtöbb okosotthon rendszernek nyújtsanak egy összpontosított felületet, ezzel könnyítve a felhasználó dolgát. Azon felül, hogy a kerti öntözést sokkal kényelmesebbé teszi, biztonsági funkciót is betölthet a GreenIQ</w:t>
      </w:r>
      <w:r w:rsidR="008152B2">
        <w:t>. Ha a</w:t>
      </w:r>
      <w:r w:rsidR="0049757A">
        <w:t xml:space="preserve"> </w:t>
      </w:r>
      <w:r w:rsidR="0049757A">
        <w:rPr>
          <w:b/>
        </w:rPr>
        <w:t>Nest</w:t>
      </w:r>
      <w:r w:rsidR="0049757A">
        <w:t xml:space="preserve"> otthonfigyelő rendszer füst </w:t>
      </w:r>
      <w:r w:rsidR="008152B2">
        <w:t xml:space="preserve">érzékelője túl magas értéket mér, beindít egy öntözési ciklust az összes zónában,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pPr>
        <w:pStyle w:val="Kpalrs"/>
      </w:pPr>
      <w:r>
        <w:t>3. ábra: GreenIQ</w:t>
      </w:r>
    </w:p>
    <w:p w14:paraId="308B9507" w14:textId="0926352F" w:rsidR="006835CB" w:rsidRDefault="00AA478F" w:rsidP="00F6404C">
      <w:pPr>
        <w:pStyle w:val="Cmsor3"/>
      </w:pPr>
      <w:bookmarkStart w:id="25" w:name="_Toc499328998"/>
      <w:r>
        <w:t>PlantLink</w:t>
      </w:r>
      <w:r w:rsidR="00BB4522">
        <w:t xml:space="preserve"> </w:t>
      </w:r>
      <w:r w:rsidR="00BB4522">
        <w:fldChar w:fldCharType="begin"/>
      </w:r>
      <w:r w:rsidR="00BB4522">
        <w:instrText xml:space="preserve"> REF _Ref498513877 \r \h </w:instrText>
      </w:r>
      <w:r w:rsidR="00BB4522">
        <w:fldChar w:fldCharType="separate"/>
      </w:r>
      <w:r w:rsidR="00BB4522">
        <w:t>[3]</w:t>
      </w:r>
      <w:bookmarkEnd w:id="25"/>
      <w:r w:rsidR="00BB4522">
        <w:fldChar w:fldCharType="end"/>
      </w:r>
    </w:p>
    <w:p w14:paraId="75E10DAC" w14:textId="6B797497" w:rsidR="008152B2" w:rsidRDefault="0021709B" w:rsidP="00E2639D">
      <w:r>
        <w:t>A PlantLink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routerre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ezért inkább tapasztaltabb kertészek számára lehet ideális</w:t>
      </w:r>
      <w:r w:rsidR="002509CB">
        <w:t>.</w:t>
      </w:r>
      <w:r w:rsidR="008C6ABB">
        <w:t xml:space="preserve"> A kezdő csomag $79-be kerül, ami tartalmaz egy állomást és egy szenzort, ezen felül minden újabb szenzor plusz $35. </w:t>
      </w:r>
    </w:p>
    <w:p w14:paraId="7A087466" w14:textId="77777777" w:rsidR="00CA1A65" w:rsidRDefault="008C6ABB">
      <w:pPr>
        <w:keepNext/>
        <w:jc w:val="center"/>
        <w:pPrChange w:id="26" w:author="Windows-felhasználó" w:date="2017-11-15T15:01:00Z">
          <w:pPr>
            <w:jc w:val="center"/>
          </w:pPr>
        </w:pPrChange>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55D68169" w14:textId="4D52C528" w:rsidR="00652277" w:rsidRDefault="00CA1A65">
      <w:pPr>
        <w:pStyle w:val="Kpalrs"/>
        <w:pPrChange w:id="27" w:author="Windows-felhasználó" w:date="2017-11-28T23:57:00Z">
          <w:pPr>
            <w:jc w:val="center"/>
          </w:pPr>
        </w:pPrChange>
      </w:pPr>
      <w:r>
        <w:t>4. ábra: PlantLink</w:t>
      </w:r>
    </w:p>
    <w:p w14:paraId="342D014A" w14:textId="77777777" w:rsidR="00841630" w:rsidRDefault="00765B07" w:rsidP="00F6404C">
      <w:pPr>
        <w:pStyle w:val="Cmsor3"/>
      </w:pPr>
      <w:bookmarkStart w:id="28" w:name="_Toc499328999"/>
      <w:r>
        <w:t>Grove Smart Plant Care Kit</w:t>
      </w:r>
      <w:bookmarkEnd w:id="28"/>
    </w:p>
    <w:p w14:paraId="3D97427C" w14:textId="1054E8A7" w:rsidR="00513823" w:rsidRDefault="00513823" w:rsidP="00513823">
      <w:r>
        <w:t xml:space="preserve">A következő példa inkább azoknak szól, akik szívesen barkácsolnak. A Grove Smart Plant Care Kit egy kevés részből álló készlet, amit a meglévő Arduino </w:t>
      </w:r>
      <w:del w:id="29" w:author="Windows-felhasználó" w:date="2017-11-15T15:02:00Z">
        <w:r w:rsidR="00E6270C" w:rsidDel="00CA1A65">
          <w:delText xml:space="preserve"> </w:delText>
        </w:r>
      </w:del>
      <w:r w:rsidR="00E6270C">
        <w:t xml:space="preserve">mikrokontrolleres fejlesztőkártyánkhoz </w:t>
      </w:r>
      <w:r>
        <w:t>vásárolhatunk meg.</w:t>
      </w:r>
      <w:r w:rsidR="00CC2DFA">
        <w:t xml:space="preserve"> Azoknak ajánlott, akik most ismerkednek az Arduino világával. Aki megvásárolja, kézhez kap egy csomagot, ami </w:t>
      </w:r>
      <w:r w:rsidR="00CC2DFA">
        <w:lastRenderedPageBreak/>
        <w:t>tartalmazza a komponenseket, ami egy egyszerű öntöző és állapotmegfigyelő rendszerhez szükséges.</w:t>
      </w:r>
      <w:del w:id="30" w:author="Windows-felhasználó" w:date="2017-11-15T15:08:00Z">
        <w:r w:rsidDel="00CC2DFA">
          <w:delText xml:space="preserve"> </w:delText>
        </w:r>
      </w:del>
    </w:p>
    <w:p w14:paraId="43E324A1" w14:textId="02432A12" w:rsidR="00CC2DFA" w:rsidRPr="00513823" w:rsidRDefault="00CC2DFA" w:rsidP="00513823">
      <w:r>
        <w:t>Nyílt forráskódú projekt, így tökéletes lehet olyan emberek számára, akik szeretnék megérteni egy ilyen rendszer működését, hogyan</w:t>
      </w:r>
      <w:r w:rsidR="006D7196">
        <w:t xml:space="preserve"> működik együtt az Arduino a szenzorokkal és beavatkozókkal, hogyan kell rá programot írni.</w:t>
      </w:r>
      <w:r>
        <w:t xml:space="preserve"> </w:t>
      </w:r>
    </w:p>
    <w:p w14:paraId="34A676AD" w14:textId="77777777" w:rsidR="006D7196" w:rsidRDefault="008C6ABB">
      <w:pPr>
        <w:keepNext/>
        <w:jc w:val="center"/>
        <w:pPrChange w:id="31" w:author="Windows-felhasználó" w:date="2017-11-15T15:20:00Z">
          <w:pPr>
            <w:jc w:val="center"/>
          </w:pPr>
        </w:pPrChange>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EDE5746" w14:textId="166B218E" w:rsidR="0021709B" w:rsidRPr="0021709B" w:rsidDel="00CC2DFA" w:rsidRDefault="006D7196">
      <w:pPr>
        <w:pStyle w:val="Kpalrs"/>
        <w:rPr>
          <w:del w:id="32" w:author="Windows-felhasználó" w:date="2017-11-15T15:13:00Z"/>
        </w:rPr>
        <w:pPrChange w:id="33" w:author="Windows-felhasználó" w:date="2017-11-15T20:31:00Z">
          <w:pPr>
            <w:jc w:val="center"/>
          </w:pPr>
        </w:pPrChange>
      </w:pPr>
      <w:r>
        <w:t>5. ábra: Grove Smart Plant Care Kit</w:t>
      </w:r>
    </w:p>
    <w:p w14:paraId="764A4CB7" w14:textId="77777777" w:rsidR="00B4131E" w:rsidRPr="00B4131E" w:rsidRDefault="00B4131E" w:rsidP="00CC2DFA">
      <w:pPr>
        <w:jc w:val="center"/>
        <w:rPr>
          <w:color w:val="0000FF"/>
          <w:u w:val="single"/>
        </w:rPr>
      </w:pPr>
    </w:p>
    <w:p w14:paraId="1B6DFA4D" w14:textId="77777777" w:rsidR="00765B07" w:rsidRDefault="00732782" w:rsidP="00765B07">
      <w:pPr>
        <w:pStyle w:val="Cmsor2"/>
      </w:pPr>
      <w:bookmarkStart w:id="34" w:name="_Toc499329000"/>
      <w:r>
        <w:t xml:space="preserve">Hardver </w:t>
      </w:r>
      <w:r w:rsidR="00AD4A83">
        <w:t>Technológiák</w:t>
      </w:r>
      <w:bookmarkEnd w:id="34"/>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soknak, viszont ha ebből sikerül eladni mondjuk egy millió darabot, akkor máris fél millió dollárt spórolt a gyártó, amit sok fontos dologra költhet, fejlesztésre, terjeszkedésre, reklámra.</w:t>
      </w:r>
    </w:p>
    <w:p w14:paraId="4C670624" w14:textId="34D61C75" w:rsidR="00DD6C62" w:rsidRDefault="00DD050B" w:rsidP="00B77847">
      <w:r>
        <w:t xml:space="preserve">Számomra és a többi </w:t>
      </w:r>
      <w:r w:rsidR="00E973AB">
        <w:t>hobbista</w:t>
      </w:r>
      <w:ins w:id="35"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funkcionális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IO-val szerelik őket.</w:t>
      </w:r>
      <w:r w:rsidR="00F93270">
        <w:t xml:space="preserve"> A funkcionalitásukhoz képest </w:t>
      </w:r>
      <w:del w:id="36" w:author="Windows-felhasználó" w:date="2017-11-15T13:06:00Z">
        <w:r w:rsidR="003B4C2D" w:rsidDel="00F93270">
          <w:delText xml:space="preserve"> </w:delText>
        </w:r>
      </w:del>
      <w:r w:rsidR="00F93270">
        <w:t>olcsók</w:t>
      </w:r>
      <w:commentRangeStart w:id="37"/>
      <w:del w:id="38" w:author="Windows-felhasználó" w:date="2017-11-15T13:08:00Z">
        <w:r w:rsidR="003B4C2D" w:rsidDel="00F93270">
          <w:delText>Olcsók</w:delText>
        </w:r>
        <w:commentRangeEnd w:id="37"/>
        <w:r w:rsidR="005B130E" w:rsidDel="00F93270">
          <w:rPr>
            <w:rStyle w:val="Jegyzethivatkozs"/>
          </w:rPr>
          <w:commentReference w:id="37"/>
        </w:r>
      </w:del>
      <w:r w:rsidR="003B4C2D">
        <w:t xml:space="preserve">, </w:t>
      </w:r>
      <w:r w:rsidR="003B4C2D">
        <w:lastRenderedPageBreak/>
        <w:t xml:space="preserve">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F6404C">
      <w:pPr>
        <w:pStyle w:val="Cmsor3"/>
      </w:pPr>
      <w:bookmarkStart w:id="39" w:name="_Toc499329001"/>
      <w:r>
        <w:t>Raspberry Pi</w:t>
      </w:r>
      <w:bookmarkEnd w:id="39"/>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Raspberry Pi. </w:t>
      </w:r>
      <w:r w:rsidR="001210F8">
        <w:t>Ezt a kis komputert eredetileg oktatási célból fejlesztették ki, hogy bevezessék az iskolásokat a számítástechnika világába</w:t>
      </w:r>
      <w:del w:id="40"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variánsa fut rajta, de az újabbakra már a </w:t>
      </w:r>
      <w:commentRangeStart w:id="41"/>
      <w:r w:rsidR="00732782">
        <w:t xml:space="preserve">Windows 10 IoT Core </w:t>
      </w:r>
      <w:commentRangeEnd w:id="41"/>
      <w:r w:rsidR="005B130E">
        <w:rPr>
          <w:rStyle w:val="Jegyzethivatkozs"/>
        </w:rPr>
        <w:commentReference w:id="41"/>
      </w:r>
      <w:r w:rsidR="00732782">
        <w:t>operációs rendszert is feltelepíthetjük.</w:t>
      </w:r>
    </w:p>
    <w:p w14:paraId="207B2C5A" w14:textId="36E33EFE" w:rsidR="00821312" w:rsidRDefault="00473AA2" w:rsidP="00DD6C62">
      <w:r>
        <w:t>Többfajta kiadásban találkozhatunk a Raspberry</w:t>
      </w:r>
      <w:r w:rsidR="007A45ED">
        <w:t xml:space="preserve"> Pi</w:t>
      </w:r>
      <w:r>
        <w:t xml:space="preserve">vel. Az általánosabb felhasználásra szánt típus a kezdetekben Model A, majd Model B ma a harmadik </w:t>
      </w:r>
      <w:r w:rsidR="00821312">
        <w:t xml:space="preserve">iterációnál </w:t>
      </w:r>
      <w:r>
        <w:t xml:space="preserve">jár. Nagyjából bankkártya méretű, </w:t>
      </w:r>
      <w:r w:rsidR="00821312">
        <w:t>és</w:t>
      </w:r>
      <w:r w:rsidR="005B130E">
        <w:rPr>
          <w:rStyle w:val="Jegyzethivatkozs"/>
        </w:rPr>
        <w:commentReference w:id="42"/>
      </w:r>
      <w:r w:rsidR="00821312">
        <w:t xml:space="preserve"> rendelkezik a legtöbb olyan input</w:t>
      </w:r>
      <w:r w:rsidR="00F93270">
        <w:t>/</w:t>
      </w:r>
      <w:r w:rsidR="00821312">
        <w:t xml:space="preserve">output lehetőséggel, amit megszoktunk egy PC vagy laptop esetében. </w:t>
      </w:r>
    </w:p>
    <w:p w14:paraId="30613696" w14:textId="4BD1C9F3" w:rsidR="0092163E" w:rsidRDefault="00821312" w:rsidP="00DD6C62">
      <w:r>
        <w:t>Az első generáció</w:t>
      </w:r>
      <w:r w:rsidR="007A45ED">
        <w:t>s modellt</w:t>
      </w:r>
      <w:r>
        <w:t xml:space="preserve"> </w:t>
      </w:r>
      <w:r w:rsidR="007A45ED">
        <w:t xml:space="preserve">egy magos, </w:t>
      </w:r>
      <w:r>
        <w:t>700</w:t>
      </w:r>
      <w:ins w:id="43" w:author="Predi" w:date="2017-11-14T23:09:00Z">
        <w:r w:rsidR="005B130E">
          <w:t xml:space="preserve"> </w:t>
        </w:r>
      </w:ins>
      <w:r>
        <w:t>MHz</w:t>
      </w:r>
      <w:r w:rsidR="005B130E">
        <w:t>-es</w:t>
      </w:r>
      <w:r>
        <w:t xml:space="preserve"> processzorral, 256</w:t>
      </w:r>
      <w:ins w:id="44" w:author="Predi" w:date="2017-11-14T23:09:00Z">
        <w:r w:rsidR="005B130E">
          <w:t xml:space="preserve"> </w:t>
        </w:r>
      </w:ins>
      <w:r>
        <w:t xml:space="preserve">MB </w:t>
      </w:r>
      <w:r w:rsidR="005B130E">
        <w:t>RAM-mal</w:t>
      </w:r>
      <w:r>
        <w:t xml:space="preserve">, USB, video és audio csatlakozókkal szerelték, kezdetben hálózati port nélkül. Emellett rendelkezett GPIO, azaz általános célú </w:t>
      </w:r>
      <w:r w:rsidR="005B130E">
        <w:t>input/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eszközöket könnyen </w:t>
      </w:r>
      <w:commentRangeStart w:id="45"/>
      <w:r>
        <w:t xml:space="preserve">irányíthatunk </w:t>
      </w:r>
      <w:commentRangeEnd w:id="45"/>
      <w:r w:rsidR="005B130E">
        <w:rPr>
          <w:rStyle w:val="Jegyzethivatkozs"/>
        </w:rPr>
        <w:commentReference w:id="45"/>
      </w:r>
      <w:r>
        <w:t>segítségükkel.</w:t>
      </w:r>
      <w:r w:rsidR="002522B8">
        <w:t xml:space="preserve"> </w:t>
      </w:r>
      <w:r w:rsidR="007A45ED">
        <w:t xml:space="preserve"> Az operációs rendszer, és háttértár egy cserélhető SD kártyán foglal helyet.</w:t>
      </w:r>
    </w:p>
    <w:p w14:paraId="327A8AA7" w14:textId="77777777" w:rsidR="009F14A4" w:rsidRDefault="00537DE6">
      <w:pPr>
        <w:keepNext/>
        <w:jc w:val="center"/>
        <w:pPrChange w:id="46" w:author="Windows-felhasználó" w:date="2017-11-15T17:07:00Z">
          <w:pPr>
            <w:jc w:val="center"/>
          </w:pPr>
        </w:pPrChange>
      </w:pPr>
      <w:r>
        <w:rPr>
          <w:noProof/>
          <w:lang w:eastAsia="hu-HU"/>
        </w:rPr>
        <w:lastRenderedPageBreak/>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1C77F3AF" w14:textId="529D160A" w:rsidR="00537DE6" w:rsidRDefault="009F14A4">
      <w:pPr>
        <w:pStyle w:val="Kpalrs"/>
        <w:pPrChange w:id="47" w:author="Windows-felhasználó" w:date="2017-11-28T23:57:00Z">
          <w:pPr>
            <w:jc w:val="center"/>
          </w:pPr>
        </w:pPrChange>
      </w:pPr>
      <w:r>
        <w:t>6. ábra: Raspberry Pi 3</w:t>
      </w:r>
    </w:p>
    <w:p w14:paraId="40CC3639" w14:textId="79093DD1" w:rsidR="007A45ED" w:rsidRDefault="00821312" w:rsidP="007A45ED">
      <w:r>
        <w:t>A</w:t>
      </w:r>
      <w:r w:rsidR="007A45ED">
        <w:t xml:space="preserve"> harmadik generációs Raspberry Pi már négy magos, 1.2</w:t>
      </w:r>
      <w:ins w:id="48" w:author="Predi" w:date="2017-11-14T23:10:00Z">
        <w:r w:rsidR="005B130E">
          <w:t xml:space="preserve"> </w:t>
        </w:r>
      </w:ins>
      <w:r w:rsidR="007A45ED">
        <w:t>GHz</w:t>
      </w:r>
      <w:r w:rsidR="005B130E">
        <w:t>-es</w:t>
      </w:r>
      <w:r w:rsidR="007A45ED">
        <w:t xml:space="preserve"> processzorral, 1GB </w:t>
      </w:r>
      <w:r w:rsidR="005B130E">
        <w:t>RAM-mal</w:t>
      </w:r>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fullHD</w:t>
      </w:r>
      <w:r w:rsidR="00257333">
        <w:t xml:space="preserve"> média</w:t>
      </w:r>
      <w:r w:rsidR="002522B8">
        <w:t>kiszolgálókén</w:t>
      </w:r>
      <w:ins w:id="49"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r w:rsidR="00537DE6" w:rsidRPr="00871EF8">
        <w:rPr>
          <w:b/>
        </w:rPr>
        <w:t>Zero</w:t>
      </w:r>
      <w:r w:rsidR="00537DE6">
        <w:t xml:space="preserve"> nevű típus is, ami még kisebb, mint a Model A/B család, </w:t>
      </w:r>
      <w:r w:rsidR="00B77847">
        <w:t>ezáltal kisebb teljesítményű, kevesebb porttal rendelkezik</w:t>
      </w:r>
      <w:r w:rsidR="00537DE6">
        <w:t xml:space="preserve">, </w:t>
      </w:r>
      <w:r w:rsidR="00B77847">
        <w:t>kis mérete és súlya viszont alkalmassá teszi arra, hogy olyan helyeken alkalmazzuk, ahol szűkek a méret vagy súly korlátok, például okos drónok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63A68963" w14:textId="77777777" w:rsidR="009F14A4" w:rsidRDefault="00B77847">
      <w:pPr>
        <w:keepNext/>
        <w:jc w:val="center"/>
        <w:pPrChange w:id="50" w:author="Windows-felhasználó" w:date="2017-11-15T17:07:00Z">
          <w:pPr>
            <w:jc w:val="center"/>
          </w:pPr>
        </w:pPrChange>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D4402EA" w14:textId="611D0357" w:rsidR="00B77847" w:rsidRDefault="009F14A4">
      <w:pPr>
        <w:pStyle w:val="Kpalrs"/>
        <w:pPrChange w:id="51" w:author="Windows-felhasználó" w:date="2017-11-28T23:57:00Z">
          <w:pPr>
            <w:jc w:val="center"/>
          </w:pPr>
        </w:pPrChange>
      </w:pPr>
      <w:r>
        <w:t>7. ábra: Raspberry Pi Zero</w:t>
      </w:r>
    </w:p>
    <w:p w14:paraId="05307DE3" w14:textId="77777777" w:rsidR="00B77847" w:rsidRDefault="00B77847" w:rsidP="00871EF8">
      <w:r>
        <w:t xml:space="preserve">Ezek mellett </w:t>
      </w:r>
      <w:r w:rsidR="00871EF8">
        <w:t xml:space="preserve">még forgalmaznak egy </w:t>
      </w:r>
      <w:r w:rsidR="00871EF8" w:rsidRPr="00871EF8">
        <w:rPr>
          <w:b/>
        </w:rPr>
        <w:t>Compute Module</w:t>
      </w:r>
      <w:r w:rsidR="00871EF8">
        <w:t xml:space="preserve"> nevű típust, ami formára megegyezik a SO-DIMM memóriákkal, viszont a lábkiosztása értelemszerűen teljesen más. 4GB beépített tárhellyel rendelkezik, és megvásárlása esetén kapunk mellé egy IO Board eszközt, aminek segítségével fel tudjuk programozni. Ezt azok számára </w:t>
      </w:r>
      <w:r w:rsidR="00871EF8">
        <w:lastRenderedPageBreak/>
        <w:t>fejlesztették ki, akik saját nyomtatott áramkört terveznek, így biztosan a lehetséges legkisebb helyet foglalja el belőle a Pi.</w:t>
      </w:r>
      <w:r w:rsidR="00781E4E">
        <w:t xml:space="preserve"> </w:t>
      </w:r>
    </w:p>
    <w:p w14:paraId="58EBAC6D" w14:textId="77777777" w:rsidR="009F14A4" w:rsidRDefault="00871EF8">
      <w:pPr>
        <w:keepNext/>
        <w:jc w:val="center"/>
        <w:pPrChange w:id="52" w:author="Windows-felhasználó" w:date="2017-11-15T17:08:00Z">
          <w:pPr>
            <w:jc w:val="center"/>
          </w:pPr>
        </w:pPrChange>
      </w:pPr>
      <w:r>
        <w:rPr>
          <w:noProof/>
          <w:lang w:eastAsia="hu-HU"/>
        </w:rPr>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305A2DC1" w14:textId="574C97FA" w:rsidR="00871EF8" w:rsidRDefault="009F14A4">
      <w:pPr>
        <w:pStyle w:val="Kpalrs"/>
        <w:pPrChange w:id="53" w:author="Windows-felhasználó" w:date="2017-11-28T23:57:00Z">
          <w:pPr>
            <w:jc w:val="center"/>
          </w:pPr>
        </w:pPrChange>
      </w:pPr>
      <w:r>
        <w:t>8. ábra: Raspberry Pi Compute Module</w:t>
      </w:r>
    </w:p>
    <w:p w14:paraId="0E9A191C" w14:textId="77777777" w:rsidR="004B2BDB" w:rsidRDefault="004B2BDB" w:rsidP="00F6404C">
      <w:pPr>
        <w:pStyle w:val="Cmsor3"/>
      </w:pPr>
      <w:bookmarkStart w:id="54" w:name="_Toc499329002"/>
      <w:r>
        <w:t>Arduino</w:t>
      </w:r>
      <w:bookmarkEnd w:id="54"/>
    </w:p>
    <w:p w14:paraId="48C21266" w14:textId="4D2F01C8" w:rsidR="001B1E4C" w:rsidRDefault="004B2BDB" w:rsidP="001B1E4C">
      <w:r>
        <w:t>Sok olyan projekt van, amikor nincs szükség akkora számítási kapacitásra, mint amivel például a Raspberry Pi rendelkezik</w:t>
      </w:r>
      <w:r w:rsidR="001B1E4C">
        <w:t xml:space="preserve">, szeretnénk </w:t>
      </w:r>
      <w:del w:id="55" w:author="Predi" w:date="2017-11-27T09:36:00Z">
        <w:r w:rsidR="001B1E4C" w:rsidDel="00094D89">
          <w:delText xml:space="preserve">valami </w:delText>
        </w:r>
      </w:del>
      <w:ins w:id="56" w:author="Predi" w:date="2017-11-27T09:36:00Z">
        <w:r w:rsidR="00094D89">
          <w:t xml:space="preserve">egy </w:t>
        </w:r>
      </w:ins>
      <w:r w:rsidR="006565CB">
        <w:t xml:space="preserve">egyszerűbben </w:t>
      </w:r>
      <w:commentRangeStart w:id="57"/>
      <w:r w:rsidR="006565CB">
        <w:t>programozhatóbb vezérlő egységet</w:t>
      </w:r>
      <w:r w:rsidR="001B1E4C">
        <w:t>, kevesebb a hely a vezérlőnek</w:t>
      </w:r>
      <w:r w:rsidR="00CD1D87">
        <w:t>,</w:t>
      </w:r>
      <w:r w:rsidR="00F93270">
        <w:t xml:space="preserve"> valós időben beavatkozásra képes alkalmazást szeretnénk írni,</w:t>
      </w:r>
      <w:r w:rsidR="00CD1D87">
        <w:t xml:space="preserve"> vagy </w:t>
      </w:r>
      <w:r w:rsidR="006565CB">
        <w:t>nagyobb mennyiségű GPIO tűre van szükségünk, esetleges analóg bemenetekre, amivel a Pi nem rendelkezik</w:t>
      </w:r>
      <w:commentRangeEnd w:id="57"/>
      <w:r w:rsidR="00F155DA">
        <w:rPr>
          <w:rStyle w:val="Jegyzethivatkozs"/>
        </w:rPr>
        <w:commentReference w:id="57"/>
      </w:r>
      <w:r w:rsidR="006565CB">
        <w:t>. Ilyenkor kerülnek képbe a mikrokontrollerek.</w:t>
      </w:r>
      <w:r w:rsidR="001B1E4C">
        <w:t xml:space="preserve"> </w:t>
      </w:r>
    </w:p>
    <w:p w14:paraId="5848BAFB" w14:textId="24BB282A" w:rsidR="001B1E4C" w:rsidRDefault="001B1E4C" w:rsidP="001B1E4C">
      <w:r>
        <w:t xml:space="preserve">Általában olyan helyeken alkalmazzák, amikor a környezetben belépő változásra gyorsan kell reagálni. Általában </w:t>
      </w:r>
      <w:r w:rsidR="00F155DA">
        <w:t xml:space="preserve">nem </w:t>
      </w:r>
      <w:r>
        <w:t>operációs rendszer, hanem az adott feladatra készített program fut rajtuk. 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7675C0D" w14:textId="77777777" w:rsidR="009F14A4" w:rsidRDefault="001B1E4C">
      <w:pPr>
        <w:keepNext/>
        <w:jc w:val="center"/>
        <w:pPrChange w:id="58" w:author="Windows-felhasználó" w:date="2017-11-15T17:08:00Z">
          <w:pPr>
            <w:jc w:val="center"/>
          </w:pPr>
        </w:pPrChange>
      </w:pPr>
      <w:r>
        <w:rPr>
          <w:noProof/>
          <w:lang w:eastAsia="hu-HU"/>
        </w:rPr>
        <w:lastRenderedPageBreak/>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421A211F" w14:textId="5EB17524" w:rsidR="001B1E4C" w:rsidRDefault="009F14A4">
      <w:pPr>
        <w:pStyle w:val="Kpalrs"/>
        <w:pPrChange w:id="59" w:author="Windows-felhasználó" w:date="2017-11-28T23:57:00Z">
          <w:pPr>
            <w:jc w:val="center"/>
          </w:pPr>
        </w:pPrChange>
      </w:pPr>
      <w:r>
        <w:t>9. ábra: Arduino Uno</w:t>
      </w:r>
    </w:p>
    <w:p w14:paraId="1FC53030" w14:textId="77777777" w:rsidR="00104FF3" w:rsidRDefault="001B1E4C" w:rsidP="001B1E4C">
      <w:r>
        <w:t>A ma leginkább elterjedt mikrokontroller</w:t>
      </w:r>
      <w:r w:rsidR="00F155DA">
        <w:t xml:space="preserve">es fejlesztőkártya </w:t>
      </w:r>
      <w:r>
        <w:t xml:space="preserve">az Arduino. </w:t>
      </w:r>
      <w:r w:rsidR="00FD3867">
        <w:t xml:space="preserve">Ezek az </w:t>
      </w:r>
      <w:r>
        <w:t xml:space="preserve">Atmel 8-bites mikrokontrollerei köré épülnek. Egyszerűen programozható az Arduino IDE segítségével, ami felismeri a számítógéphez csatlakoztatott Arduino eszközöket, a kód validálása után pedig fel is tölthetjük a programunkat rajta keresztül. </w:t>
      </w:r>
    </w:p>
    <w:p w14:paraId="7307BE37" w14:textId="5461EB0F" w:rsidR="00E45381" w:rsidRDefault="00104FF3" w:rsidP="00EC4C53">
      <w:r>
        <w:t>Népszerűségét több dolognak is köszönhet. Egyik ilyen, hogy nem kell hozzá külön programozó áramkör. A bootloader egy olyan program, ami minden bekapcsolás után lefut, egy bizonyos byteszekvenciát</w:t>
      </w:r>
      <w:r w:rsidR="00E45381">
        <w:t xml:space="preserve"> vár a soros porton. Ha megérkezik ez a bytesorozat, akkor programozza a mikrokontrollert,</w:t>
      </w:r>
      <w:r>
        <w:t xml:space="preserve"> ha ezt nem </w:t>
      </w:r>
      <w:r w:rsidR="00E45381">
        <w:t>érkezik meg</w:t>
      </w:r>
      <w:r>
        <w:t>, akkor betölti a már rátelepített programot.</w:t>
      </w:r>
      <w:r w:rsidR="00E45381">
        <w:t xml:space="preserve"> Ezáltal könnyebb a fejlesztés, viszont érdemes figyelembe venni, hogy ez minden indításnál késleltetést jelent, ami valós idejű alkalmazások esetén fontos lehet.</w:t>
      </w:r>
    </w:p>
    <w:p w14:paraId="3000FA6C" w14:textId="4D94A172" w:rsidR="00EC4C53" w:rsidRDefault="001B1E4C" w:rsidP="00EC4C53">
      <w:r>
        <w:t>Egy Arduino program minimum két függvényből áll, ez a setup() és a loop(). A setup() egyszer fut le, a program indulásakor, itt konfiguráljuk a mikrokontroller lábainak viselkedését. A loop() függvény tartalmazza a végrehajtandó parancsokat, folyamatosan fut.</w:t>
      </w:r>
      <w:r w:rsidR="00EC4C53" w:rsidRPr="00EC4C53">
        <w:t xml:space="preserve"> </w:t>
      </w:r>
    </w:p>
    <w:p w14:paraId="3093D5D4" w14:textId="77777777" w:rsidR="00EC4C53" w:rsidRDefault="00EC4C53" w:rsidP="00EC4C53">
      <w:r>
        <w:t>Rengetegen használják, emiatt nagyon sok open-source library található hozzá mindenféle részfeladatra, amik segítségével néhány sor kód segítségével egészen komplex rendszereket lehet megvalósítani.</w:t>
      </w:r>
    </w:p>
    <w:p w14:paraId="567AA1E5" w14:textId="0EC48499" w:rsidR="001B1E4C" w:rsidRDefault="00EC4C53" w:rsidP="001B1E4C">
      <w:r>
        <w:t xml:space="preserve">Ha kevésnek találnánk az Arduino képességeit, könnyen bővíthetjük az úgynevezett Shieldek segítségével. A Shieldek egyszerű interfacet adnak az Arduino számára komplex hardveres technológiák használatához, mint például Bluetooth, WiFi, </w:t>
      </w:r>
      <w:r>
        <w:lastRenderedPageBreak/>
        <w:t xml:space="preserve">LCD kijelző. Olyan áramköri lapok, amik méretre és lábkiosztásra megegyeznek az Arduinoval, így csak rá kell helyezni, és akár több ilyen Shieldet is használhatunk egyszerre. </w:t>
      </w:r>
    </w:p>
    <w:p w14:paraId="39A1BD50" w14:textId="7AC00AC8" w:rsidR="001B1E4C" w:rsidRDefault="001B1E4C" w:rsidP="001B1E4C">
      <w:pPr>
        <w:rPr>
          <w:ins w:id="60" w:author="Windows-felhasználó" w:date="2017-11-15T17:09:00Z"/>
        </w:rPr>
      </w:pPr>
      <w:r>
        <w:t>A Raspberryhez hasonlóan az Arduino is megkapható több formában, eltérő specifikációkkal. Az alap Uno mellett létezik például a Nano, ami sokkal kisebb helyet foglal, a Mega, ami nagyobb, és sokkal több lábkivezetést tartalmaz, vagy az Ethernet, ami beépített internetes interfésszel rendelkezik.</w:t>
      </w:r>
      <w:r w:rsidR="00EC4C53">
        <w:t xml:space="preserve"> Az eredeti Arduino is elég olcsó, </w:t>
      </w:r>
      <w:r w:rsidR="005F4B32" w:rsidRPr="009F14A4">
        <w:t>€20</w:t>
      </w:r>
      <w:r w:rsidR="005F4B32">
        <w:t xml:space="preserve"> körül kapható</w:t>
      </w:r>
      <w:r w:rsidR="00EC4C53">
        <w:t>, viszont mivel nyilvánosak a hardveres tervrajzai, sokan gyártanak belőle másolatokat,</w:t>
      </w:r>
      <w:r w:rsidR="005F4B32">
        <w:t xml:space="preserve"> amik ennek akár az ötödébe is kerülhetnek.</w:t>
      </w:r>
      <w:del w:id="61" w:author="Windows-felhasználó" w:date="2017-11-15T16:44:00Z">
        <w:r w:rsidDel="00EC4C53">
          <w:delText xml:space="preserve"> </w:delText>
        </w:r>
      </w:del>
    </w:p>
    <w:p w14:paraId="54BD88A8" w14:textId="77777777" w:rsidR="009F14A4" w:rsidRDefault="009F14A4" w:rsidP="009F14A4">
      <w:pPr>
        <w:keepNext/>
        <w:jc w:val="center"/>
        <w:rPr>
          <w:ins w:id="62" w:author="Windows-felhasználó" w:date="2017-11-15T17:09:00Z"/>
        </w:rPr>
      </w:pPr>
      <w:r>
        <w:rPr>
          <w:noProof/>
          <w:lang w:eastAsia="hu-HU"/>
        </w:rPr>
        <w:drawing>
          <wp:inline distT="0" distB="0" distL="0" distR="0" wp14:anchorId="6CFB2208" wp14:editId="40912907">
            <wp:extent cx="2314575" cy="1841275"/>
            <wp:effectExtent l="0" t="0" r="0" b="6985"/>
            <wp:docPr id="17" name="Kép 17" descr="http://www.etechpk.net/wp-content/uploads/2016/02/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techpk.net/wp-content/uploads/2016/02/ARDUINO_NANO_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648" cy="1852470"/>
                    </a:xfrm>
                    <a:prstGeom prst="rect">
                      <a:avLst/>
                    </a:prstGeom>
                    <a:noFill/>
                    <a:ln>
                      <a:noFill/>
                    </a:ln>
                  </pic:spPr>
                </pic:pic>
              </a:graphicData>
            </a:graphic>
          </wp:inline>
        </w:drawing>
      </w:r>
    </w:p>
    <w:p w14:paraId="346A9564" w14:textId="79E031E0" w:rsidR="009F14A4" w:rsidDel="00643460" w:rsidRDefault="00BD5EFA">
      <w:pPr>
        <w:pStyle w:val="Kpalrs"/>
        <w:rPr>
          <w:del w:id="63" w:author="Windows-felhasználó" w:date="2017-11-25T10:32:00Z"/>
        </w:rPr>
      </w:pPr>
      <w:r>
        <w:fldChar w:fldCharType="begin"/>
      </w:r>
      <w:r>
        <w:instrText xml:space="preserve"> SEQ ábra \* ARABIC </w:instrText>
      </w:r>
      <w:r>
        <w:fldChar w:fldCharType="separate"/>
      </w:r>
      <w:ins w:id="64" w:author="Windows-felhasználó" w:date="2017-12-04T13:29:00Z">
        <w:r w:rsidR="006849EE">
          <w:rPr>
            <w:noProof/>
          </w:rPr>
          <w:t>1</w:t>
        </w:r>
      </w:ins>
      <w:del w:id="65" w:author="Windows-felhasználó" w:date="2017-11-28T22:01:00Z">
        <w:r w:rsidR="00681D13" w:rsidDel="00CF558F">
          <w:rPr>
            <w:noProof/>
          </w:rPr>
          <w:delText>1</w:delText>
        </w:r>
      </w:del>
      <w:r>
        <w:rPr>
          <w:noProof/>
        </w:rPr>
        <w:fldChar w:fldCharType="end"/>
      </w:r>
      <w:r w:rsidR="009F14A4">
        <w:t>0. ábra: Arduino Nano</w:t>
      </w:r>
    </w:p>
    <w:p w14:paraId="4AE4DC1A" w14:textId="4776095B" w:rsidR="001B1E4C" w:rsidRPr="001B1E4C" w:rsidRDefault="001B1E4C">
      <w:pPr>
        <w:pStyle w:val="Kpalrs"/>
        <w:pPrChange w:id="66" w:author="Windows-felhasználó" w:date="2017-11-28T23:57:00Z">
          <w:pPr/>
        </w:pPrChange>
      </w:pPr>
    </w:p>
    <w:p w14:paraId="48DCBD58" w14:textId="77777777" w:rsidR="00732782" w:rsidRDefault="00816065" w:rsidP="00732782">
      <w:pPr>
        <w:pStyle w:val="Cmsor2"/>
      </w:pPr>
      <w:bookmarkStart w:id="67" w:name="_Toc499329004"/>
      <w:r>
        <w:t>Kommunikációs technológiák</w:t>
      </w:r>
      <w:bookmarkEnd w:id="67"/>
    </w:p>
    <w:p w14:paraId="7C55FFE8" w14:textId="2A2CBEAE" w:rsidR="001B1E4C" w:rsidRDefault="00816065">
      <w:r>
        <w:t>Amikor olyan eszközöket készítünk, amivel interneten keresztül szeretnénk kommunikálni gondolnunk kell arra, hogy mi a legmegfelelőbb technológia erre a feladatra.</w:t>
      </w:r>
    </w:p>
    <w:p w14:paraId="0A47617E" w14:textId="7833E1D8" w:rsidR="00732782" w:rsidRDefault="00816065" w:rsidP="00F6404C">
      <w:pPr>
        <w:pStyle w:val="Cmsor3"/>
      </w:pPr>
      <w:bookmarkStart w:id="68" w:name="_Toc499329005"/>
      <w:r>
        <w:t>HTTP</w:t>
      </w:r>
      <w:r w:rsidR="001B1E4C">
        <w:t>, HTTP/2</w:t>
      </w:r>
      <w:bookmarkEnd w:id="68"/>
      <w:r w:rsidR="003140A3">
        <w:t xml:space="preserve"> </w:t>
      </w:r>
      <w:r w:rsidR="00094D89">
        <w:t>REST API</w:t>
      </w:r>
    </w:p>
    <w:p w14:paraId="6F73DC23" w14:textId="77777777" w:rsidR="003D21D2" w:rsidRDefault="003D21D2" w:rsidP="003D21D2">
      <w:r>
        <w:t xml:space="preserve">A </w:t>
      </w:r>
      <w:r w:rsidR="001B1E4C">
        <w:t xml:space="preserve">HyperText Transfer Protocol </w:t>
      </w:r>
      <w:r>
        <w:t xml:space="preserve">egy kérés-válasz alapú kommunikációs protokoll kliens és szerver között. </w:t>
      </w:r>
      <w:r w:rsidR="005961E3">
        <w:t>Első verzióját 1991-ben alkották meg, a legfrissebb a 2015-ben kiadott HTTP/2. A</w:t>
      </w:r>
      <w:r w:rsidR="001B1E4C">
        <w:t xml:space="preserve"> kliens egy kérést küld a szerver felé, a végrehajtani kívánt metódussal és paraméterekkel. Ezt a kérést a szerver feldolgozza, majd az eredményt válaszüzenetben visszaküldi a kliensnek. Ez az üzenet tartalmazza a státuszt a kérés teljesítéséről, valamint a kért tartalmat, és egyéb információkat. Egy megbízható szállítási protokollt igényel, ez a legtöbb esetben a TCP, így a QoS (Quality of Service) felelősséget nem vállal. </w:t>
      </w:r>
    </w:p>
    <w:p w14:paraId="4AD121DA" w14:textId="77777777" w:rsidR="001B1E4C" w:rsidRDefault="001B1E4C" w:rsidP="003D21D2">
      <w:r>
        <w:lastRenderedPageBreak/>
        <w:t>A régebbi HTTP protokollok szöveges üzenetekkel, és soros üzenetfeldolgozással működtek, viszont az új HTTP/2 már bináris adatot használ, és a kéréseket multiplexálással dolgozza fel. Ezáltal csökken az üzenet mérete, és a feldolgozás ideje. Újdonság még a HTTP/2-ben a szerver oldali „push” művelet, aminek segítségével lehetőség van arra, hogy akkor is küldjünk adatot a kliensnek,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69" w:author="Windows-felhasználó" w:date="2017-11-15T13:21:00Z">
        <w:r w:rsidR="00EA54A5" w:rsidDel="007972D5">
          <w:rPr>
            <w:rStyle w:val="Jegyzethivatkozs"/>
          </w:rPr>
          <w:commentReference w:id="70"/>
        </w:r>
      </w:del>
      <w:r>
        <w:t>hardver</w:t>
      </w:r>
      <w:r w:rsidR="007972D5">
        <w:t>rel</w:t>
      </w:r>
      <w:r>
        <w:t>, vagy akkumulátorral szerelt eszközről van szó.</w:t>
      </w:r>
    </w:p>
    <w:p w14:paraId="7DD1715A" w14:textId="77777777" w:rsidR="003D21D2" w:rsidRDefault="003D21D2" w:rsidP="00F6404C">
      <w:pPr>
        <w:pStyle w:val="Cmsor3"/>
      </w:pPr>
      <w:bookmarkStart w:id="71" w:name="_Toc499329006"/>
      <w:r>
        <w:t>WebSocket</w:t>
      </w:r>
      <w:bookmarkEnd w:id="71"/>
    </w:p>
    <w:p w14:paraId="66F6956F" w14:textId="18166D9C" w:rsidR="003D21D2" w:rsidRDefault="001B1E4C" w:rsidP="003D21D2">
      <w:r>
        <w:t>A WebSocket protokoll a kliens és a szerver között létesít kétirányú kapcsolatot, ezáltal ideálissá teszi</w:t>
      </w:r>
      <w:ins w:id="72" w:author="Predi" w:date="2017-11-14T23:18:00Z">
        <w:r w:rsidR="00EA54A5">
          <w:t>,</w:t>
        </w:r>
      </w:ins>
      <w:r>
        <w:t xml:space="preserve"> ha egy rendszer állapotát szeretnénk folyamatosan megfigyelni, vagy ha egy kliensnek rendszeresen, és gyors frissítésekre van szüksége. Ahhoz hogy létrejöjjön egy ilyen kapcsolat, a kliens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WebSocket így sem válik szükségtelenné, mivel bár a HTTP/2 push művelete eljuttatja a kliensgépre az üzenetet, de nem a kliensalkalmazáshoz, a WebSockettel ellentétben, így még egy lépésre szükség van. </w:t>
      </w:r>
    </w:p>
    <w:p w14:paraId="682E337E" w14:textId="77777777" w:rsidR="00513823" w:rsidRDefault="00732782" w:rsidP="00F6404C">
      <w:pPr>
        <w:pStyle w:val="Cmsor3"/>
      </w:pPr>
      <w:bookmarkStart w:id="73" w:name="_Toc499329007"/>
      <w:r>
        <w:t>MQTT</w:t>
      </w:r>
      <w:bookmarkEnd w:id="73"/>
      <w:r w:rsidR="003140A3">
        <w:t xml:space="preserve"> </w:t>
      </w:r>
    </w:p>
    <w:p w14:paraId="4F7A4635" w14:textId="5D44657F" w:rsidR="001B1E4C" w:rsidRDefault="001B1E4C" w:rsidP="001B1E4C">
      <w:pPr>
        <w:ind w:firstLine="851"/>
      </w:pPr>
      <w:r>
        <w:t xml:space="preserve">A Message Queue Telemetry Transport egy kis </w:t>
      </w:r>
      <w:r w:rsidR="00251670">
        <w:t>erőforrásigényű</w:t>
      </w:r>
      <w:commentRangeStart w:id="74"/>
      <w:r>
        <w:t xml:space="preserve"> </w:t>
      </w:r>
      <w:commentRangeEnd w:id="74"/>
      <w:r w:rsidR="00EA54A5">
        <w:rPr>
          <w:rStyle w:val="Jegyzethivatkozs"/>
        </w:rPr>
        <w:commentReference w:id="74"/>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QoS-t definiál,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t>A közvetítő/kliens egyszer küldi el az üzenetet, nem vár megerősítésre.</w:t>
      </w:r>
    </w:p>
    <w:p w14:paraId="49513A66" w14:textId="77777777" w:rsidR="001B1E4C" w:rsidRDefault="001B1E4C" w:rsidP="001B1E4C">
      <w:pPr>
        <w:pStyle w:val="Listaszerbekezds"/>
        <w:numPr>
          <w:ilvl w:val="0"/>
          <w:numId w:val="25"/>
        </w:numPr>
      </w:pPr>
      <w:r>
        <w:lastRenderedPageBreak/>
        <w:t>A közvetítő/kliens legalább egyszer elküldi, és megerősítésre vár.</w:t>
      </w:r>
    </w:p>
    <w:p w14:paraId="4C3A3D96" w14:textId="5250D8A6" w:rsidR="001B1E4C" w:rsidRDefault="001B1E4C" w:rsidP="001B1E4C">
      <w:pPr>
        <w:pStyle w:val="Listaszerbekezds"/>
        <w:numPr>
          <w:ilvl w:val="0"/>
          <w:numId w:val="25"/>
        </w:numPr>
      </w:pPr>
      <w:r>
        <w:t xml:space="preserve">A közvetítő/kliens egyszer küldi el az üzenetet, </w:t>
      </w:r>
      <w:commentRangeStart w:id="75"/>
      <w:r>
        <w:t>négy-utas</w:t>
      </w:r>
      <w:r w:rsidR="00251670">
        <w:rPr>
          <w:rStyle w:val="Lbjegyzet-hivatkozs"/>
        </w:rPr>
        <w:footnoteReference w:id="3"/>
      </w:r>
      <w:r>
        <w:t xml:space="preserve"> </w:t>
      </w:r>
      <w:commentRangeEnd w:id="75"/>
      <w:r w:rsidR="00EA54A5">
        <w:rPr>
          <w:rStyle w:val="Jegyzethivatkozs"/>
        </w:rPr>
        <w:commentReference w:id="75"/>
      </w:r>
      <w:r>
        <w:t>kézfogást alkalmazva a biztos átvitel érdekében.</w:t>
      </w:r>
    </w:p>
    <w:p w14:paraId="715977DC" w14:textId="4F8E06CD" w:rsidR="001B1E4C" w:rsidRDefault="001B1E4C" w:rsidP="001B1E4C">
      <w:pPr>
        <w:ind w:firstLine="851"/>
      </w:pPr>
      <w:r>
        <w:t xml:space="preserve">Az üzeneteket </w:t>
      </w:r>
      <w:r w:rsidR="00251670">
        <w:t xml:space="preserve">bármilyen </w:t>
      </w:r>
      <w:r>
        <w:t>szinten lehet küldeni, és a kliensek akármilyen szintű „témára” feliratkozhatnak. Ez azt jelenti, hogy ha a kliens QoS 0 szinten iratkozott fel, de QoS 2 szintű az üzenet, azt QoS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megbízhatatlan az adatkapcsolat érdemes számításba venni.</w:t>
      </w:r>
    </w:p>
    <w:p w14:paraId="1FF683AC" w14:textId="77777777" w:rsidR="00C675C4" w:rsidRDefault="00C675C4" w:rsidP="00C675C4">
      <w:pPr>
        <w:pStyle w:val="Cmsor1"/>
      </w:pPr>
      <w:bookmarkStart w:id="76" w:name="_Toc499329008"/>
      <w:r>
        <w:lastRenderedPageBreak/>
        <w:t>Tervezés</w:t>
      </w:r>
      <w:bookmarkEnd w:id="76"/>
    </w:p>
    <w:p w14:paraId="4F261754" w14:textId="57A749A9" w:rsidR="002B0135" w:rsidRDefault="002B0135" w:rsidP="002B0135">
      <w:r>
        <w:t xml:space="preserve">A célom ezzel a projekttel 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3301427" w:rsidR="00872D42" w:rsidRDefault="00872D42" w:rsidP="00C63C2C">
      <w:pPr>
        <w:rPr>
          <w:ins w:id="77" w:author="Windows-felhasználó" w:date="2017-11-15T14:16:00Z"/>
        </w:rPr>
      </w:pPr>
      <w:r>
        <w:t xml:space="preserve">Ezek szerint </w:t>
      </w:r>
      <w:commentRangeStart w:id="78"/>
      <w:r>
        <w:t xml:space="preserve">két részből </w:t>
      </w:r>
      <w:commentRangeEnd w:id="78"/>
      <w:r w:rsidR="0031099A">
        <w:rPr>
          <w:rStyle w:val="Jegyzethivatkozs"/>
        </w:rPr>
        <w:commentReference w:id="78"/>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ins w:id="79" w:author="Windows-felhasználó" w:date="2017-11-28T21:05:00Z">
        <w:r w:rsidR="00206193">
          <w:t xml:space="preserve"> </w:t>
        </w:r>
      </w:ins>
    </w:p>
    <w:p w14:paraId="071AD05C" w14:textId="0049D2BF" w:rsidR="009F14A4" w:rsidRDefault="0019258C" w:rsidP="00D52363">
      <w:pPr>
        <w:keepNext/>
        <w:jc w:val="center"/>
      </w:pPr>
      <w:ins w:id="80" w:author="Windows-felhasználó" w:date="2017-11-28T20:56:00Z">
        <w:r>
          <w:pict w14:anchorId="35350C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5pt;height:221pt">
              <v:imagedata r:id="rId22" o:title="reduced"/>
            </v:shape>
          </w:pict>
        </w:r>
      </w:ins>
      <w:commentRangeStart w:id="81"/>
      <w:del w:id="82" w:author="Windows-felhasználó" w:date="2017-11-28T20:55:00Z">
        <w:r w:rsidR="00352203" w:rsidRPr="00872D42" w:rsidDel="00206193">
          <w:rPr>
            <w:noProof/>
            <w:lang w:eastAsia="hu-HU"/>
          </w:rPr>
          <w:drawing>
            <wp:inline distT="0" distB="0" distL="0" distR="0" wp14:anchorId="084A8231" wp14:editId="6C723871">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del>
      <w:commentRangeEnd w:id="81"/>
      <w:r w:rsidR="00094D89">
        <w:rPr>
          <w:rStyle w:val="Jegyzethivatkozs"/>
        </w:rPr>
        <w:commentReference w:id="81"/>
      </w:r>
    </w:p>
    <w:p w14:paraId="253191C4" w14:textId="4F114B2F" w:rsidR="00352203" w:rsidDel="003A65E0" w:rsidRDefault="009F14A4">
      <w:pPr>
        <w:pStyle w:val="Kpalrs"/>
        <w:rPr>
          <w:del w:id="83" w:author="Windows-felhasználó" w:date="2017-11-23T19:51:00Z"/>
        </w:rPr>
      </w:pPr>
      <w:r>
        <w:t>11. ábra</w:t>
      </w:r>
      <w:r w:rsidR="00D52363">
        <w:t>: Kommunikációs diagram</w:t>
      </w:r>
    </w:p>
    <w:p w14:paraId="5F76EDED" w14:textId="17877A6F" w:rsidR="002D6495" w:rsidRDefault="002D6495">
      <w:pPr>
        <w:pStyle w:val="Kpalrs"/>
        <w:rPr>
          <w:ins w:id="84" w:author="Windows-felhasználó" w:date="2017-11-20T22:56:00Z"/>
        </w:rPr>
        <w:pPrChange w:id="85" w:author="Windows-felhasználó" w:date="2017-11-28T23:57:00Z">
          <w:pPr>
            <w:pStyle w:val="Cmsor2"/>
          </w:pPr>
        </w:pPrChange>
      </w:pPr>
    </w:p>
    <w:p w14:paraId="4BC8A748" w14:textId="1DD52E41" w:rsidR="004367B6" w:rsidRDefault="004367B6">
      <w:pPr>
        <w:pStyle w:val="Cmsor2"/>
        <w:rPr>
          <w:ins w:id="86" w:author="Windows-felhasználó" w:date="2017-11-28T21:25:00Z"/>
        </w:rPr>
      </w:pPr>
      <w:bookmarkStart w:id="87" w:name="_Toc499329009"/>
      <w:ins w:id="88" w:author="Windows-felhasználó" w:date="2017-11-28T21:25:00Z">
        <w:r>
          <w:t>Telepített egység</w:t>
        </w:r>
      </w:ins>
    </w:p>
    <w:p w14:paraId="3A4461A4" w14:textId="2590AFCD" w:rsidR="009E281E" w:rsidRDefault="009E281E">
      <w:pPr>
        <w:pStyle w:val="Cmsor3"/>
        <w:pPrChange w:id="89" w:author="Windows-felhasználó" w:date="2017-11-28T21:25:00Z">
          <w:pPr>
            <w:pStyle w:val="Cmsor2"/>
          </w:pPr>
        </w:pPrChange>
      </w:pPr>
      <w:r>
        <w:t>A növények gondozása</w:t>
      </w:r>
      <w:bookmarkEnd w:id="87"/>
      <w:ins w:id="90" w:author="Windows-felhasználó" w:date="2017-11-28T22:08:00Z">
        <w:r w:rsidR="00CF558F">
          <w:t>, szoftver</w:t>
        </w:r>
      </w:ins>
    </w:p>
    <w:p w14:paraId="6C62A3E5" w14:textId="75DCD1B3" w:rsidR="009E2C4B" w:rsidRDefault="008B333A" w:rsidP="00803B8F">
      <w:pPr>
        <w:rPr>
          <w:ins w:id="91" w:author="Windows-felhasználó" w:date="2017-11-28T20:59:00Z"/>
        </w:rPr>
      </w:pPr>
      <w:r>
        <w:t>A növények számára fontos környezeti tényezők</w:t>
      </w:r>
      <w:r w:rsidR="009E281E">
        <w:t xml:space="preserve"> a fény</w:t>
      </w:r>
      <w:r w:rsidR="00F37F3B">
        <w:t>, hőmérséklet, páratartalom</w:t>
      </w:r>
      <w:r w:rsidR="009E281E">
        <w:t xml:space="preserve">, </w:t>
      </w:r>
      <w:r>
        <w:t>talajnedvesség,</w:t>
      </w:r>
      <w:r w:rsidR="00950E3D">
        <w:t xml:space="preserve"> </w:t>
      </w:r>
      <w:r w:rsidR="009E281E">
        <w:t xml:space="preserve">ezeket kell egy optimális szinten tartani, ahhoz, hogy megfelelő legyen a növekedés. </w:t>
      </w:r>
      <w:r w:rsidR="008C2D2D">
        <w:t xml:space="preserve">Ahhoz, hogy megállapítsuk a környezet alapján a </w:t>
      </w:r>
      <w:r w:rsidR="008C2D2D">
        <w:lastRenderedPageBreak/>
        <w:t xml:space="preserve">gondozási teendőket, szükség lesz érzékelőkre, egy talajnedvességmérőre, és egy fényszenzorra </w:t>
      </w:r>
      <w:r w:rsidR="00D52363">
        <w:t>növényenként</w:t>
      </w:r>
      <w:r w:rsidR="00950E3D">
        <w:t>. A páratartalmat</w:t>
      </w:r>
      <w:r w:rsidR="00D52363">
        <w:t xml:space="preserve"> valamint </w:t>
      </w:r>
      <w:r w:rsidR="00950E3D">
        <w:t xml:space="preserve">a </w:t>
      </w:r>
      <w:r w:rsidR="00D52363">
        <w:t>hőmérséklet</w:t>
      </w:r>
      <w:r w:rsidR="00950E3D">
        <w:t xml:space="preserve"> egyelőre csak megfigyelem, nem veszem számításba a </w:t>
      </w:r>
      <w:commentRangeStart w:id="92"/>
      <w:r w:rsidR="00950E3D">
        <w:t xml:space="preserve">gondozás során, tekintve, </w:t>
      </w:r>
      <w:r w:rsidR="00BD5EFA">
        <w:t xml:space="preserve">hogy egy-két </w:t>
      </w:r>
      <w:del w:id="93" w:author="Windows-felhasználó" w:date="2017-11-28T20:58:00Z">
        <w:r w:rsidR="00BD5EFA" w:rsidDel="00206193">
          <w:delText xml:space="preserve">cserép </w:delText>
        </w:r>
      </w:del>
      <w:ins w:id="94" w:author="Windows-felhasználó" w:date="2017-11-28T20:58:00Z">
        <w:r w:rsidR="00206193">
          <w:t xml:space="preserve">növény </w:t>
        </w:r>
      </w:ins>
      <w:r w:rsidR="00BD5EFA">
        <w:t xml:space="preserve">gondozása miatt nem lenne praktikus az egész </w:t>
      </w:r>
      <w:del w:id="95" w:author="Windows-felhasználó" w:date="2017-11-28T20:58:00Z">
        <w:r w:rsidR="00BD5EFA" w:rsidDel="00206193">
          <w:delText xml:space="preserve">lakás </w:delText>
        </w:r>
      </w:del>
      <w:ins w:id="96" w:author="Windows-felhasználó" w:date="2017-11-28T20:58:00Z">
        <w:r w:rsidR="00206193">
          <w:t xml:space="preserve">szoba </w:t>
        </w:r>
      </w:ins>
      <w:r w:rsidR="00BD5EFA">
        <w:t>páratartalmát és hőmérsékletét befolyásolni</w:t>
      </w:r>
      <w:del w:id="97" w:author="Windows-felhasználó" w:date="2017-11-28T20:57:00Z">
        <w:r w:rsidR="00BD5EFA" w:rsidDel="00206193">
          <w:delText>, valamint nem is célja ez a rendszernek</w:delText>
        </w:r>
      </w:del>
      <w:r w:rsidR="00BD5EFA">
        <w:t xml:space="preserve">. </w:t>
      </w:r>
      <w:commentRangeEnd w:id="92"/>
      <w:r w:rsidR="00094D89">
        <w:rPr>
          <w:rStyle w:val="Jegyzethivatkozs"/>
        </w:rPr>
        <w:commentReference w:id="92"/>
      </w:r>
    </w:p>
    <w:p w14:paraId="287A724C" w14:textId="4E7AB8D2" w:rsidR="005B146C" w:rsidRDefault="00206193" w:rsidP="004A6AF9">
      <w:pPr>
        <w:rPr>
          <w:ins w:id="98" w:author="Windows-felhasználó" w:date="2017-11-28T21:07:00Z"/>
        </w:rPr>
      </w:pPr>
      <w:ins w:id="99" w:author="Windows-felhasználó" w:date="2017-11-28T21:05:00Z">
        <w:r>
          <w:t>A telepített e</w:t>
        </w:r>
        <w:r w:rsidR="005B146C">
          <w:t xml:space="preserve">gységen található szoftver gondozási szempontból </w:t>
        </w:r>
      </w:ins>
      <w:ins w:id="100" w:author="Windows-felhasználó" w:date="2017-11-28T21:07:00Z">
        <w:r w:rsidR="005B146C">
          <w:t>releváns részei a következők:</w:t>
        </w:r>
      </w:ins>
    </w:p>
    <w:p w14:paraId="55113A9D" w14:textId="26C1C288" w:rsidR="005B146C" w:rsidRDefault="005B146C">
      <w:pPr>
        <w:pStyle w:val="Listaszerbekezds"/>
        <w:numPr>
          <w:ilvl w:val="0"/>
          <w:numId w:val="27"/>
        </w:numPr>
        <w:rPr>
          <w:ins w:id="101" w:author="Windows-felhasználó" w:date="2017-11-28T21:08:00Z"/>
        </w:rPr>
        <w:pPrChange w:id="102" w:author="Windows-felhasználó" w:date="2017-11-28T21:08:00Z">
          <w:pPr/>
        </w:pPrChange>
      </w:pPr>
      <w:ins w:id="103" w:author="Windows-felhasználó" w:date="2017-11-28T21:08:00Z">
        <w:r>
          <w:t>adatgyűjtés, ami meghatározott időközönként történik</w:t>
        </w:r>
      </w:ins>
      <w:ins w:id="104" w:author="Windows-felhasználó" w:date="2017-11-28T21:22:00Z">
        <w:r w:rsidR="004367B6">
          <w:t>,</w:t>
        </w:r>
      </w:ins>
    </w:p>
    <w:p w14:paraId="023EF5DB" w14:textId="781AB256" w:rsidR="005B146C" w:rsidRDefault="005B146C">
      <w:pPr>
        <w:pStyle w:val="Listaszerbekezds"/>
        <w:numPr>
          <w:ilvl w:val="0"/>
          <w:numId w:val="27"/>
        </w:numPr>
        <w:pPrChange w:id="105" w:author="Windows-felhasználó" w:date="2017-11-28T21:09:00Z">
          <w:pPr/>
        </w:pPrChange>
      </w:pPr>
      <w:ins w:id="106" w:author="Windows-felhasználó" w:date="2017-11-28T21:08:00Z">
        <w:r>
          <w:t>adatok feldolgozása,</w:t>
        </w:r>
      </w:ins>
      <w:ins w:id="107" w:author="Windows-felhasználó" w:date="2017-11-28T21:09:00Z">
        <w:r>
          <w:t xml:space="preserve"> és a gondozási teendők végrehajtása egy adott időpontban</w:t>
        </w:r>
      </w:ins>
      <w:ins w:id="108" w:author="Windows-felhasználó" w:date="2017-11-28T21:22:00Z">
        <w:r w:rsidR="004367B6">
          <w:t>.</w:t>
        </w:r>
      </w:ins>
    </w:p>
    <w:p w14:paraId="0FB4AEC8" w14:textId="4249D880" w:rsidR="007939BC" w:rsidRDefault="007939BC">
      <w:pPr>
        <w:pStyle w:val="Cmsor4"/>
        <w:rPr>
          <w:ins w:id="109" w:author="Windows-felhasználó" w:date="2017-11-28T21:18:00Z"/>
        </w:rPr>
        <w:pPrChange w:id="110" w:author="Windows-felhasználó" w:date="2017-11-28T21:25:00Z">
          <w:pPr/>
        </w:pPrChange>
      </w:pPr>
      <w:bookmarkStart w:id="111" w:name="_Toc499329010"/>
      <w:del w:id="112" w:author="Windows-felhasználó" w:date="2017-11-28T21:10:00Z">
        <w:r w:rsidDel="005B146C">
          <w:delText>Öntözés</w:delText>
        </w:r>
      </w:del>
      <w:bookmarkEnd w:id="111"/>
      <w:ins w:id="113" w:author="Windows-felhasználó" w:date="2017-11-28T21:10:00Z">
        <w:r w:rsidR="005B146C">
          <w:t>Adatgyűjtés</w:t>
        </w:r>
      </w:ins>
    </w:p>
    <w:p w14:paraId="2603909A" w14:textId="2372AFC8" w:rsidR="004367B6" w:rsidRPr="004A6AF9" w:rsidDel="004367B6" w:rsidRDefault="004367B6">
      <w:pPr>
        <w:rPr>
          <w:del w:id="114" w:author="Windows-felhasználó" w:date="2017-11-28T21:18:00Z"/>
        </w:rPr>
      </w:pPr>
    </w:p>
    <w:p w14:paraId="0A045D7A" w14:textId="240FB0AE" w:rsidR="00803B8F" w:rsidDel="00AF422A" w:rsidRDefault="00803B8F" w:rsidP="00803B8F">
      <w:pPr>
        <w:rPr>
          <w:del w:id="115" w:author="Windows-felhasználó" w:date="2017-11-25T16:22:00Z"/>
        </w:rPr>
      </w:pPr>
      <w:r>
        <w:t xml:space="preserve">A talajnedvesség nem változik hirtelen, ezért úgy gondolom, hogy ha </w:t>
      </w:r>
      <w:r w:rsidR="00F7716D">
        <w:t>tíz</w:t>
      </w:r>
      <w:r>
        <w:t xml:space="preserve"> percenként mérem meg, az elegendő.</w:t>
      </w:r>
      <w:del w:id="116" w:author="Windows-felhasználó" w:date="2017-11-26T13:07:00Z">
        <w:r w:rsidDel="00F7716D">
          <w:delText xml:space="preserve"> </w:delText>
        </w:r>
      </w:del>
    </w:p>
    <w:p w14:paraId="6482C5EB" w14:textId="109977E3" w:rsidR="00803B8F" w:rsidRDefault="00803B8F"/>
    <w:p w14:paraId="42F7B63F" w14:textId="7B0B0169" w:rsidR="00D52363" w:rsidRDefault="00803B8F">
      <w:pPr>
        <w:keepNext/>
        <w:jc w:val="center"/>
        <w:pPrChange w:id="117" w:author="Windows-felhasználó" w:date="2017-11-15T17:14:00Z">
          <w:pPr>
            <w:jc w:val="center"/>
          </w:pPr>
        </w:pPrChange>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07EFB5D8" w14:textId="0ACA61D6" w:rsidR="00803B8F" w:rsidRDefault="00D52363">
      <w:pPr>
        <w:pStyle w:val="Kpalrs"/>
        <w:rPr>
          <w:ins w:id="118" w:author="Windows-felhasználó" w:date="2017-11-15T20:34:00Z"/>
        </w:rPr>
        <w:pPrChange w:id="119" w:author="Windows-felhasználó" w:date="2017-11-28T23:57:00Z">
          <w:pPr>
            <w:jc w:val="center"/>
          </w:pPr>
        </w:pPrChange>
      </w:pPr>
      <w:r>
        <w:t>12. ábra: Talajnedvesség érzékelő</w:t>
      </w:r>
    </w:p>
    <w:p w14:paraId="11180B70" w14:textId="1D00FE56" w:rsidR="007939BC" w:rsidRDefault="007939BC">
      <w:pPr>
        <w:rPr>
          <w:ins w:id="120" w:author="Windows-felhasználó" w:date="2017-11-15T20:34:00Z"/>
        </w:rPr>
        <w:pPrChange w:id="121" w:author="Windows-felhasználó" w:date="2017-11-15T20:34:00Z">
          <w:pPr>
            <w:jc w:val="center"/>
          </w:pPr>
        </w:pPrChange>
      </w:pPr>
      <w:r>
        <w:t xml:space="preserve">Az öntözéshez a vízellátást először úgy terveztem, hogy egy keret tetején </w:t>
      </w:r>
      <w:del w:id="122" w:author="Windows-felhasználó" w:date="2017-11-28T21:13:00Z">
        <w:r w:rsidDel="005B146C">
          <w:delText xml:space="preserve">lesz a </w:delText>
        </w:r>
      </w:del>
      <w:ins w:id="123" w:author="Windows-felhasználó" w:date="2017-11-28T21:13:00Z">
        <w:r w:rsidR="005B146C">
          <w:t xml:space="preserve">legyen egy </w:t>
        </w:r>
      </w:ins>
      <w:r>
        <w:t xml:space="preserve">tartály, amiből egy elektromos szelep segítségével engedem ki a vizet, viszont </w:t>
      </w:r>
      <w:del w:id="124" w:author="Windows-felhasználó" w:date="2017-11-28T21:14:00Z">
        <w:r w:rsidDel="005B146C">
          <w:delText xml:space="preserve">a megvalósítás során </w:delText>
        </w:r>
      </w:del>
      <w:r>
        <w:t xml:space="preserve">rájöttem, hogy ez túlságosan körülményes, bekorlátozza a növény magasságát, és az se mindig egyértelmű, hogy mennyi vizet ereszt át. Ezért inkább a növény mellé helyezem a tartályt, és egy kisméretű szivattyúval szívom fel belőle a vizet. Ahhoz, hogy a felhasználó tudja, mikor </w:t>
      </w:r>
      <w:del w:id="125" w:author="Windows-felhasználó" w:date="2017-11-28T21:14:00Z">
        <w:r w:rsidDel="005B146C">
          <w:delText xml:space="preserve">kell tölteni </w:delText>
        </w:r>
      </w:del>
      <w:ins w:id="126" w:author="Windows-felhasználó" w:date="2017-11-28T21:14:00Z">
        <w:r w:rsidR="005B146C">
          <w:t xml:space="preserve">esedékes </w:t>
        </w:r>
      </w:ins>
      <w:r>
        <w:t>a tartály</w:t>
      </w:r>
      <w:ins w:id="127" w:author="Windows-felhasználó" w:date="2017-11-28T21:14:00Z">
        <w:r w:rsidR="005B146C">
          <w:t xml:space="preserve"> utántöltése</w:t>
        </w:r>
      </w:ins>
      <w:del w:id="128" w:author="Windows-felhasználó" w:date="2017-11-28T21:14:00Z">
        <w:r w:rsidDel="005B146C">
          <w:delText>ba</w:delText>
        </w:r>
      </w:del>
      <w:r>
        <w:t xml:space="preserve">, egy ultrahangos távolságmérőt helyezek a tetejére, ami a kibocsát egy hullámot, és a visszaverődő hullám beérkezési ideje alapján kiszámítja a távolságot, emiatt ügyelni kell arra, hogy </w:t>
      </w:r>
      <w:del w:id="129" w:author="Windows-felhasználó" w:date="2017-11-28T21:15:00Z">
        <w:r w:rsidDel="005B146C">
          <w:delText>merőleges legyen a vízfelszínre az elhelyezése</w:delText>
        </w:r>
      </w:del>
      <w:ins w:id="130" w:author="Windows-felhasználó" w:date="2017-11-28T21:15:00Z">
        <w:r w:rsidR="005B146C">
          <w:t>a vízfelszínre merőlegesen legyen elhelyezve</w:t>
        </w:r>
      </w:ins>
      <w:r>
        <w:t>.</w:t>
      </w:r>
    </w:p>
    <w:p w14:paraId="53F5E7CE" w14:textId="77777777" w:rsidR="007939BC" w:rsidRDefault="007939BC" w:rsidP="007939BC">
      <w:pPr>
        <w:keepNext/>
        <w:jc w:val="center"/>
      </w:pPr>
      <w:r>
        <w:rPr>
          <w:noProof/>
          <w:lang w:eastAsia="hu-HU"/>
        </w:rPr>
        <w:lastRenderedPageBreak/>
        <w:drawing>
          <wp:inline distT="0" distB="0" distL="0" distR="0" wp14:anchorId="4F09E80C" wp14:editId="4A17E641">
            <wp:extent cx="2171700" cy="1384698"/>
            <wp:effectExtent l="0" t="0" r="0" b="6350"/>
            <wp:docPr id="18" name="Kép 18"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389" t="20452" r="3178" b="20611"/>
                    <a:stretch/>
                  </pic:blipFill>
                  <pic:spPr bwMode="auto">
                    <a:xfrm>
                      <a:off x="0" y="0"/>
                      <a:ext cx="2231228"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2F99978B" w14:textId="449638B8" w:rsidR="007939BC" w:rsidRPr="007939BC" w:rsidDel="005B146C" w:rsidRDefault="007939BC">
      <w:pPr>
        <w:pStyle w:val="Kpalrs"/>
        <w:rPr>
          <w:del w:id="131" w:author="Windows-felhasználó" w:date="2017-11-28T21:15:00Z"/>
        </w:rPr>
      </w:pPr>
      <w:r>
        <w:t>1</w:t>
      </w:r>
      <w:ins w:id="132" w:author="Windows-felhasználó" w:date="2017-11-28T23:56:00Z">
        <w:r w:rsidR="001418B9">
          <w:t>3</w:t>
        </w:r>
      </w:ins>
      <w:del w:id="133" w:author="Windows-felhasználó" w:date="2017-11-28T23:56:00Z">
        <w:r w:rsidDel="001418B9">
          <w:delText>4</w:delText>
        </w:r>
      </w:del>
      <w:r>
        <w:t>. ábra: Ultrahangos távolságérzékelő</w:t>
      </w:r>
    </w:p>
    <w:p w14:paraId="2F8755D6" w14:textId="332226CB" w:rsidR="007939BC" w:rsidRDefault="007939BC">
      <w:pPr>
        <w:pStyle w:val="Kpalrs"/>
        <w:pPrChange w:id="134" w:author="Windows-felhasználó" w:date="2017-11-28T23:57:00Z">
          <w:pPr/>
        </w:pPrChange>
      </w:pPr>
      <w:bookmarkStart w:id="135" w:name="_Toc499329011"/>
      <w:del w:id="136" w:author="Windows-felhasználó" w:date="2017-11-28T21:15:00Z">
        <w:r w:rsidDel="005B146C">
          <w:delText>Világítás</w:delText>
        </w:r>
      </w:del>
      <w:bookmarkEnd w:id="135"/>
    </w:p>
    <w:p w14:paraId="2FB969B2" w14:textId="77777777" w:rsidR="007939BC" w:rsidRDefault="007939BC" w:rsidP="007939BC">
      <w:r>
        <w:t>Arra az esetre, ha nem volt elegendő a napi fénymennyiség, a hiányzó részt egy növény</w:t>
      </w:r>
      <w:del w:id="137" w:author="Windows-felhasználó" w:date="2017-11-25T16:23:00Z">
        <w:r w:rsidDel="00AF422A">
          <w:delText xml:space="preserve"> </w:delText>
        </w:r>
      </w:del>
      <w:r>
        <w:t xml:space="preserve">nevelő lámpával biztosítanám. A növényhez tárolva lesz a kívánt a napsütéses órák száma, így az adatokból könnyen kiszámítható, mennyi fényre van még szüksége. </w:t>
      </w:r>
    </w:p>
    <w:p w14:paraId="121FE169" w14:textId="2ED6C5A6" w:rsidR="006745A4" w:rsidRDefault="000A36EE" w:rsidP="009E281E">
      <w:r>
        <w:t>A növény állapotá</w:t>
      </w:r>
      <w:r w:rsidR="007939BC">
        <w:t>t, azaz a talajnedvességet és fénymennyiséget, hőmérsékletet egy táblázatba tervezem menteni</w:t>
      </w:r>
      <w:r w:rsidR="00AF422A">
        <w:t>, tíz</w:t>
      </w:r>
      <w:r w:rsidR="007939BC">
        <w:t xml:space="preserve"> percenként, amikor a talajnedvesség mérése történik,</w:t>
      </w:r>
      <w:r>
        <w:t xml:space="preserve"> viszont ha a fényt csupán </w:t>
      </w:r>
      <w:r w:rsidR="00AF422A">
        <w:t>tíz</w:t>
      </w:r>
      <w:r w:rsidR="00AF422A" w:rsidDel="00AF422A">
        <w:t xml:space="preserve"> </w:t>
      </w:r>
      <w:r>
        <w:t xml:space="preserve"> percenként mérem meg, </w:t>
      </w:r>
      <w:commentRangeStart w:id="138"/>
      <w:r>
        <w:t xml:space="preserve">akkor könnyen lehet, hogy az adatok fals eredményhez vezetnének. </w:t>
      </w:r>
      <w:r w:rsidR="009F14A4">
        <w:t xml:space="preserve">A nap általi megvilágítás a felhők vonulása miatt gyakrabban változhat, mint </w:t>
      </w:r>
      <w:r w:rsidR="007939BC">
        <w:t xml:space="preserve">amilyen gyakran a </w:t>
      </w:r>
      <w:r w:rsidR="009F14A4">
        <w:t>talajnedvesség</w:t>
      </w:r>
      <w:r w:rsidR="007939BC">
        <w:t>et mérjük</w:t>
      </w:r>
      <w:r w:rsidR="009F14A4">
        <w:t>, azaz a mért jel frekvenciája nagyobb, így nagyobb mintavételi frekvenciára van szükség.</w:t>
      </w:r>
      <w:r>
        <w:t xml:space="preserve"> </w:t>
      </w:r>
      <w:commentRangeEnd w:id="138"/>
      <w:r w:rsidR="000F2EDA">
        <w:rPr>
          <w:rStyle w:val="Jegyzethivatkozs"/>
        </w:rPr>
        <w:commentReference w:id="138"/>
      </w:r>
      <w:r>
        <w:t xml:space="preserve">Ezért úgy terveztem, hogy a fényt sokkal sűrűbben mérem, mint a talajnedvességet, </w:t>
      </w:r>
      <w:r w:rsidR="00AF422A">
        <w:t>tíz</w:t>
      </w:r>
      <w:r w:rsidR="00AF422A" w:rsidDel="00AF422A">
        <w:t xml:space="preserve"> </w:t>
      </w:r>
      <w:del w:id="139" w:author="Windows-felhasználó" w:date="2017-11-28T23:58:00Z">
        <w:r w:rsidDel="001418B9">
          <w:delText xml:space="preserve"> </w:delText>
        </w:r>
      </w:del>
      <w:r>
        <w:t xml:space="preserve">másodpercenként, majd </w:t>
      </w:r>
      <w:r w:rsidR="00AF422A">
        <w:t>tíz</w:t>
      </w:r>
      <w:r>
        <w:t xml:space="preserve"> percenként </w:t>
      </w:r>
      <w:r w:rsidR="006F6270">
        <w:t>megnézem hány százaléka van a</w:t>
      </w:r>
      <w:r w:rsidR="00A02128">
        <w:t xml:space="preserve">z elmúlt </w:t>
      </w:r>
      <w:r w:rsidR="00AF422A">
        <w:t>tíz</w:t>
      </w:r>
      <w:r w:rsidR="00A02128">
        <w:t xml:space="preserve"> percben vett </w:t>
      </w:r>
      <w:r w:rsidR="006F6270">
        <w:t xml:space="preserve">mintáknak azon érték felett, ami már megfelelő a növény számára. Ez a százalék elég pontosan visszaadja, hogy a </w:t>
      </w:r>
      <w:r w:rsidR="00AF422A">
        <w:t>tíz</w:t>
      </w:r>
      <w:r w:rsidR="006F6270">
        <w:t xml:space="preserve"> perc alatt hány percig sütött a nap megfelelő mértékben, mivel </w:t>
      </w:r>
      <w:r w:rsidR="00AF422A">
        <w:t>tíz</w:t>
      </w:r>
      <w:r w:rsidR="006F6270">
        <w:t xml:space="preserve"> </w:t>
      </w:r>
      <w:r w:rsidR="001D4CEE">
        <w:t xml:space="preserve">másodperc alatt </w:t>
      </w:r>
      <w:r w:rsidR="006F6270">
        <w:t>ritkán változnak drasztikusan a fényviszonyok.</w:t>
      </w:r>
      <w:r w:rsidR="00803B8F" w:rsidRPr="00803B8F">
        <w:t xml:space="preserve"> </w:t>
      </w:r>
      <w:r w:rsidR="00803B8F">
        <w:t xml:space="preserve">Ehhez a </w:t>
      </w:r>
      <w:r w:rsidR="00AF422A">
        <w:t>tíz</w:t>
      </w:r>
      <w:r w:rsidR="00803B8F">
        <w:t xml:space="preserve"> másodperces mérésekhez egy külön </w:t>
      </w:r>
      <w:del w:id="140" w:author="Windows-felhasználó" w:date="2017-11-28T23:39:00Z">
        <w:r w:rsidR="00803B8F" w:rsidDel="00422893">
          <w:delText>táblázatot hozok létre</w:delText>
        </w:r>
      </w:del>
      <w:ins w:id="141" w:author="Windows-felhasználó" w:date="2017-11-28T23:39:00Z">
        <w:r w:rsidR="00422893">
          <w:t>tervezek létrehozni</w:t>
        </w:r>
      </w:ins>
      <w:r w:rsidR="00803B8F">
        <w:t xml:space="preserve">, amiből </w:t>
      </w:r>
      <w:r w:rsidR="00AF422A">
        <w:t>tíz</w:t>
      </w:r>
      <w:r w:rsidR="00803B8F">
        <w:t xml:space="preserve"> percenként törlöm az értékeket. </w:t>
      </w:r>
    </w:p>
    <w:p w14:paraId="114B78E0" w14:textId="39663E71" w:rsidR="00D52363" w:rsidRDefault="00803B8F" w:rsidP="00D52363">
      <w:pPr>
        <w:keepNext/>
        <w:jc w:val="center"/>
      </w:pPr>
      <w:commentRangeStart w:id="142"/>
      <w:r>
        <w:rPr>
          <w:noProof/>
          <w:lang w:eastAsia="hu-HU"/>
        </w:rPr>
        <w:drawing>
          <wp:inline distT="0" distB="0" distL="0" distR="0" wp14:anchorId="38DF8862" wp14:editId="589FDFBC">
            <wp:extent cx="1819275" cy="1819275"/>
            <wp:effectExtent l="0" t="0" r="9525" b="952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9885" cy="1829885"/>
                    </a:xfrm>
                    <a:prstGeom prst="rect">
                      <a:avLst/>
                    </a:prstGeom>
                    <a:noFill/>
                    <a:ln>
                      <a:noFill/>
                    </a:ln>
                  </pic:spPr>
                </pic:pic>
              </a:graphicData>
            </a:graphic>
          </wp:inline>
        </w:drawing>
      </w:r>
      <w:commentRangeEnd w:id="142"/>
    </w:p>
    <w:p w14:paraId="6C1726A0" w14:textId="44660495" w:rsidR="009E281E" w:rsidRDefault="00D52363">
      <w:pPr>
        <w:pStyle w:val="Kpalrs"/>
      </w:pPr>
      <w:r>
        <w:t>1</w:t>
      </w:r>
      <w:ins w:id="143" w:author="Windows-felhasználó" w:date="2017-11-28T23:56:00Z">
        <w:r w:rsidR="001418B9">
          <w:t>4</w:t>
        </w:r>
      </w:ins>
      <w:del w:id="144" w:author="Windows-felhasználó" w:date="2017-11-28T23:56:00Z">
        <w:r w:rsidDel="001418B9">
          <w:delText>3</w:delText>
        </w:r>
      </w:del>
      <w:r>
        <w:t>. ábra: Fényérzékelő</w:t>
      </w:r>
      <w:del w:id="145" w:author="Windows-felhasználó" w:date="2017-11-15T17:15:00Z">
        <w:r w:rsidR="000F2EDA" w:rsidDel="00D52363">
          <w:rPr>
            <w:rStyle w:val="Jegyzethivatkozs"/>
          </w:rPr>
          <w:commentReference w:id="142"/>
        </w:r>
      </w:del>
    </w:p>
    <w:p w14:paraId="0D4AC019" w14:textId="7B70AF3A" w:rsidR="00A64A9C" w:rsidDel="004367B6" w:rsidRDefault="00A64A9C" w:rsidP="00A64A9C">
      <w:pPr>
        <w:rPr>
          <w:del w:id="146" w:author="Windows-felhasználó" w:date="2017-11-28T21:16:00Z"/>
        </w:rPr>
      </w:pPr>
      <w:del w:id="147" w:author="Windows-felhasználó" w:date="2017-11-28T21:16:00Z">
        <w:r w:rsidDel="004367B6">
          <w:lastRenderedPageBreak/>
          <w:delText>A fotoszintézisnek két szakasza van, a fényszakasz és a sötétszakasz</w:delText>
        </w:r>
        <w:r w:rsidR="00AF422A" w:rsidDel="004367B6">
          <w:delText>.</w:delText>
        </w:r>
        <w:r w:rsidR="00C6627E" w:rsidDel="004367B6">
          <w:delText xml:space="preserve"> </w:delText>
        </w:r>
        <w:r w:rsidR="00AF422A" w:rsidDel="004367B6">
          <w:delText>A</w:delText>
        </w:r>
        <w:r w:rsidR="00C6627E" w:rsidDel="004367B6">
          <w:delText xml:space="preserve"> sötétszakasz a fényszakaszban megtermelt anyagok felhasználásával állítja elő a glükózt, ami a növény tápanyaga. </w:delText>
        </w:r>
        <w:r w:rsidR="00B62142" w:rsidDel="004367B6">
          <w:delText xml:space="preserve">Ahhoz, hogy ez a leghatékonyabban működjön, arra kell törekedni, hogy az egyes szakaszok ne váltogassák egymást túl sűrűn, azaz, ha a növényről elkerül a fény, mondjuk </w:delText>
        </w:r>
        <w:r w:rsidR="00205F64" w:rsidDel="004367B6">
          <w:delText>19:00-kor</w:delText>
        </w:r>
        <w:r w:rsidR="00B62142" w:rsidDel="004367B6">
          <w:delText xml:space="preserve">, ne </w:delText>
        </w:r>
        <w:r w:rsidR="00205F64" w:rsidDel="004367B6">
          <w:delText xml:space="preserve">23:00-kor </w:delText>
        </w:r>
        <w:r w:rsidR="00B62142" w:rsidDel="004367B6">
          <w:delText xml:space="preserve">kapcsoljuk be a világítást, ezzel kirángatva a növényt a </w:delText>
        </w:r>
        <w:r w:rsidR="00C6627E" w:rsidDel="004367B6">
          <w:delText xml:space="preserve">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w:delText>
        </w:r>
        <w:r w:rsidR="00F7716D" w:rsidDel="004367B6">
          <w:delText xml:space="preserve">a napfelkelte időpontjától, és </w:delText>
        </w:r>
        <w:r w:rsidR="00C6627E" w:rsidDel="004367B6">
          <w:delText xml:space="preserve">nem éjféltől </w:delText>
        </w:r>
        <w:r w:rsidR="00205F64" w:rsidDel="004367B6">
          <w:delText>kezdem az összegzést</w:delText>
        </w:r>
        <w:r w:rsidR="00C6627E" w:rsidDel="004367B6">
          <w:delText xml:space="preserve">, mivel ha mondjuk </w:delText>
        </w:r>
        <w:r w:rsidR="00205F64" w:rsidDel="004367B6">
          <w:delText xml:space="preserve">egyik </w:delText>
        </w:r>
        <w:r w:rsidR="00C6627E" w:rsidDel="004367B6">
          <w:delText>nap egy</w:delText>
        </w:r>
        <w:r w:rsidR="00205F64" w:rsidDel="004367B6">
          <w:delText xml:space="preserve">általán nem sütött a nap, és este 19:00-kor elindít egy </w:delText>
        </w:r>
        <w:r w:rsidR="00F7716D" w:rsidDel="004367B6">
          <w:delText>nyolc</w:delText>
        </w:r>
      </w:del>
      <w:del w:id="148" w:author="Windows-felhasználó" w:date="2017-11-26T13:10:00Z">
        <w:r w:rsidR="00205F64" w:rsidDel="00F7716D">
          <w:delText>8</w:delText>
        </w:r>
      </w:del>
      <w:del w:id="149" w:author="Windows-felhasználó" w:date="2017-11-28T21:16:00Z">
        <w:r w:rsidR="00205F64" w:rsidDel="004367B6">
          <w:delText xml:space="preserve"> órás világítást, akkor az már átcsúszik a következő napra, így az összegbe is beleszámítana.</w:delText>
        </w:r>
      </w:del>
    </w:p>
    <w:p w14:paraId="07D37878" w14:textId="073398DB" w:rsidR="00206193" w:rsidRDefault="00A02128">
      <w:pPr>
        <w:pStyle w:val="Cmsor4"/>
        <w:rPr>
          <w:ins w:id="150" w:author="Windows-felhasználó" w:date="2017-11-28T21:16:00Z"/>
        </w:rPr>
        <w:pPrChange w:id="151" w:author="Windows-felhasználó" w:date="2017-11-28T21:25:00Z">
          <w:pPr/>
        </w:pPrChange>
      </w:pPr>
      <w:del w:id="152" w:author="Windows-felhasználó" w:date="2017-11-28T23:57:00Z">
        <w:r w:rsidDel="001418B9">
          <w:delText xml:space="preserve">A talajnedvesség-, és fényérzékelőből van, ami csak bináris </w:delText>
        </w:r>
        <w:r w:rsidDel="001418B9">
          <w:rPr>
            <w:rStyle w:val="Jegyzethivatkozs"/>
          </w:rPr>
          <w:commentReference w:id="153"/>
        </w:r>
        <w:r w:rsidDel="001418B9">
          <w:delText xml:space="preserve">kimenettel rendelkezik, és </w:delText>
        </w:r>
      </w:del>
      <w:del w:id="154" w:author="Windows-felhasználó" w:date="2017-11-15T21:28:00Z">
        <w:r w:rsidDel="00B65974">
          <w:delText xml:space="preserve">van, </w:delText>
        </w:r>
      </w:del>
      <w:del w:id="155" w:author="Windows-felhasználó" w:date="2017-11-28T23:57:00Z">
        <w:r w:rsidDel="001418B9">
          <w:delText xml:space="preserve">amelynek </w:delText>
        </w:r>
      </w:del>
      <w:del w:id="156" w:author="Windows-felhasználó" w:date="2017-11-15T21:28:00Z">
        <w:r w:rsidDel="00B65974">
          <w:delText xml:space="preserve">van </w:delText>
        </w:r>
      </w:del>
      <w:del w:id="157" w:author="Windows-felhasználó" w:date="2017-11-28T23:57:00Z">
        <w:r w:rsidDel="001418B9">
          <w:delText>analóg kimenete is. Nekem az utóbbira lesz szükségem, a bináris ugyanis csak 0 és 1 értékeket ad vissza. A potenciométerrel meg lehet adni azt a szintet, ami felett 1-es jelet ad, így jó lehet olyan alkalmazások esetén, amikor ez a szint nem változik. Az én rendszeremet úgy tervezem, hogy többféle növény gondozására is képes legyen, ezért az analóg szenzort választom</w:delText>
        </w:r>
      </w:del>
      <w:del w:id="158" w:author="Windows-felhasználó" w:date="2017-11-15T21:29:00Z">
        <w:r w:rsidDel="00B65974">
          <w:delText>, a</w:delText>
        </w:r>
      </w:del>
      <w:del w:id="159" w:author="Windows-felhasználó" w:date="2017-11-28T23:57:00Z">
        <w:r w:rsidDel="001418B9">
          <w:delText>z általa szolgáltatott jelet a fogadó eszköz ADC-je alakít át digitális jellé Minél több bites az ADC, annál pontosabb a mérés, 10 bit</w:delText>
        </w:r>
      </w:del>
      <w:del w:id="160" w:author="Windows-felhasználó" w:date="2017-11-15T21:30:00Z">
        <w:r w:rsidDel="00B65974">
          <w:delText>es</w:delText>
        </w:r>
      </w:del>
      <w:del w:id="161" w:author="Windows-felhasználó" w:date="2017-11-28T23:57:00Z">
        <w:r w:rsidDel="001418B9">
          <w:delText xml:space="preserve"> esetén 0-1023 az értékkészlet, 16 bit</w:delText>
        </w:r>
      </w:del>
      <w:del w:id="162" w:author="Windows-felhasználó" w:date="2017-11-15T21:30:00Z">
        <w:r w:rsidDel="00B65974">
          <w:delText>es</w:delText>
        </w:r>
      </w:del>
      <w:del w:id="163" w:author="Windows-felhasználó" w:date="2017-11-28T23:57:00Z">
        <w:r w:rsidDel="001418B9">
          <w:delText xml:space="preserve"> esetén 0-65535.</w:delText>
        </w:r>
      </w:del>
      <w:ins w:id="164" w:author="Windows-felhasználó" w:date="2017-11-28T21:16:00Z">
        <w:r w:rsidR="004367B6">
          <w:t>Adatok feldolgozása</w:t>
        </w:r>
      </w:ins>
      <w:ins w:id="165" w:author="Windows-felhasználó" w:date="2017-11-28T21:20:00Z">
        <w:r w:rsidR="004367B6">
          <w:t>, gondozási teendők végrehajtása</w:t>
        </w:r>
      </w:ins>
    </w:p>
    <w:p w14:paraId="5F785A9F" w14:textId="77777777" w:rsidR="004367B6" w:rsidRDefault="004367B6" w:rsidP="004367B6">
      <w:pPr>
        <w:rPr>
          <w:ins w:id="166" w:author="Windows-felhasználó" w:date="2017-11-28T21:22:00Z"/>
        </w:rPr>
      </w:pPr>
      <w:ins w:id="167" w:author="Windows-felhasználó" w:date="2017-11-28T21:19:00Z">
        <w:r>
          <w:t xml:space="preserve">Tekintettel arra, hogy napi többszöri öntözésre csak </w:t>
        </w:r>
      </w:ins>
      <w:ins w:id="168" w:author="Windows-felhasználó" w:date="2017-11-28T21:20:00Z">
        <w:r>
          <w:t>rendkívüli</w:t>
        </w:r>
      </w:ins>
      <w:ins w:id="169" w:author="Windows-felhasználó" w:date="2017-11-28T21:19:00Z">
        <w:r>
          <w:t xml:space="preserve"> esetekben van szükség, a gondozási teendők számítását napi egyszer tervezem elvégezni, </w:t>
        </w:r>
      </w:ins>
      <w:ins w:id="170" w:author="Windows-felhasználó" w:date="2017-11-28T21:21:00Z">
        <w:r>
          <w:t>aminek időpontjául a naplemente időpontját választom.</w:t>
        </w:r>
      </w:ins>
      <w:ins w:id="171" w:author="Windows-felhasználó" w:date="2017-11-28T21:22:00Z">
        <w:r>
          <w:t xml:space="preserve"> </w:t>
        </w:r>
      </w:ins>
    </w:p>
    <w:p w14:paraId="43EEE3EE" w14:textId="7A12BB19" w:rsidR="004367B6" w:rsidRPr="004A6AF9" w:rsidDel="001418B9" w:rsidRDefault="004367B6" w:rsidP="004A6AF9">
      <w:pPr>
        <w:rPr>
          <w:del w:id="172" w:author="Windows-felhasználó" w:date="2017-11-28T23:59:00Z"/>
        </w:rPr>
      </w:pPr>
      <w:ins w:id="173" w:author="Windows-felhasználó" w:date="2017-11-28T21:16:00Z">
        <w:r>
          <w:t>A fotoszintézisnek két szakasza van, a fényszakasz és a sötétszakasz. A sötétszakasz a fényszakaszban megtermelt anyagok felhasználásával állítja elő a glükózt, ami a növény tápanyaga. Ahhoz, hogy ez a leghatékonyabban működjön, arra kell törekedni, hogy az egyes szakaszok ne váltogassák egymást túl sűrűn, azaz, ha a növényről elkerül a fény, mondjuk 19:00-kor, ne 23:00-kor kapcsoljuk be a világítást, ezzel kirángatva a növényt a 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a napfelkelte időpontjától, és nem éjféltől kezdem az összegzést, mivel ha mondjuk egyik nap egyáltalán nem sütött a nap, és este 19:00-kor elindít egy nyolc órás világítást, akkor az már átcsúszik a következő napra, így az összegbe is beleszámítana.</w:t>
        </w:r>
      </w:ins>
    </w:p>
    <w:p w14:paraId="12E115A6" w14:textId="77777777" w:rsidR="001418B9" w:rsidRDefault="001418B9">
      <w:pPr>
        <w:rPr>
          <w:ins w:id="174" w:author="Windows-felhasználó" w:date="2017-11-28T23:59:00Z"/>
          <w:rFonts w:cs="Arial"/>
          <w:b/>
          <w:bCs/>
          <w:sz w:val="28"/>
          <w:szCs w:val="26"/>
        </w:rPr>
        <w:pPrChange w:id="175" w:author="Windows-felhasználó" w:date="2017-11-28T23:59:00Z">
          <w:pPr>
            <w:spacing w:after="0" w:line="240" w:lineRule="auto"/>
            <w:ind w:firstLine="0"/>
            <w:jc w:val="left"/>
          </w:pPr>
        </w:pPrChange>
      </w:pPr>
      <w:bookmarkStart w:id="176" w:name="_Toc499329012"/>
      <w:ins w:id="177" w:author="Windows-felhasználó" w:date="2017-11-28T23:59:00Z">
        <w:r>
          <w:br w:type="page"/>
        </w:r>
      </w:ins>
    </w:p>
    <w:p w14:paraId="08761B2A" w14:textId="24C17437" w:rsidR="00AE7A89" w:rsidRDefault="003A65E0">
      <w:pPr>
        <w:pStyle w:val="Cmsor3"/>
        <w:pPrChange w:id="178" w:author="Windows-felhasználó" w:date="2017-11-28T21:25:00Z">
          <w:pPr>
            <w:pStyle w:val="Cmsor2"/>
          </w:pPr>
        </w:pPrChange>
      </w:pPr>
      <w:del w:id="179" w:author="Windows-felhasználó" w:date="2017-11-28T21:26:00Z">
        <w:r w:rsidDel="004367B6">
          <w:lastRenderedPageBreak/>
          <w:delText>A telepített egység</w:delText>
        </w:r>
        <w:bookmarkEnd w:id="176"/>
        <w:r w:rsidR="00AE7A89" w:rsidDel="004367B6">
          <w:delText xml:space="preserve"> </w:delText>
        </w:r>
      </w:del>
      <w:bookmarkStart w:id="180" w:name="_Toc499329013"/>
      <w:bookmarkEnd w:id="180"/>
      <w:ins w:id="181" w:author="Windows-felhasználó" w:date="2017-11-28T23:59:00Z">
        <w:r w:rsidR="001418B9">
          <w:t>Kommunikáció a szerverrel</w:t>
        </w:r>
      </w:ins>
    </w:p>
    <w:p w14:paraId="565D8C65" w14:textId="42DF67F2" w:rsidR="004367B6" w:rsidRDefault="004367B6" w:rsidP="00D81FF2">
      <w:pPr>
        <w:rPr>
          <w:ins w:id="182" w:author="Windows-felhasználó" w:date="2017-11-28T21:45:00Z"/>
        </w:rPr>
      </w:pPr>
      <w:ins w:id="183" w:author="Windows-felhasználó" w:date="2017-11-28T21:24:00Z">
        <w:r>
          <w:t>A telepített egység további feladata, hogy továbbítsa az adatokat</w:t>
        </w:r>
      </w:ins>
      <w:ins w:id="184" w:author="Windows-felhasználó" w:date="2017-11-28T21:33:00Z">
        <w:r w:rsidR="000331F1">
          <w:t xml:space="preserve"> </w:t>
        </w:r>
      </w:ins>
      <w:ins w:id="185" w:author="Windows-felhasználó" w:date="2017-11-28T21:24:00Z">
        <w:r>
          <w:t>a szerver felé</w:t>
        </w:r>
      </w:ins>
      <w:ins w:id="186" w:author="Windows-felhasználó" w:date="2017-11-28T21:33:00Z">
        <w:r w:rsidR="000331F1">
          <w:t>, valamint kérdezze le az esetleges utasításokat. Ezt a két műveletet egyszerre tervezem végrehajtani</w:t>
        </w:r>
        <w:r w:rsidR="00297CA0">
          <w:t xml:space="preserve"> az adatmentéssel</w:t>
        </w:r>
      </w:ins>
      <w:ins w:id="187" w:author="Windows-felhasználó" w:date="2017-11-28T23:40:00Z">
        <w:r w:rsidR="00297CA0">
          <w:t>.</w:t>
        </w:r>
      </w:ins>
      <w:ins w:id="188" w:author="Windows-felhasználó" w:date="2017-11-28T21:33:00Z">
        <w:r w:rsidR="00265255">
          <w:t xml:space="preserve"> </w:t>
        </w:r>
      </w:ins>
      <w:ins w:id="189" w:author="Windows-felhasználó" w:date="2017-11-28T23:40:00Z">
        <w:r w:rsidR="00297CA0">
          <w:t>E</w:t>
        </w:r>
      </w:ins>
      <w:ins w:id="190" w:author="Windows-felhasználó" w:date="2017-11-28T21:44:00Z">
        <w:r w:rsidR="00265255">
          <w:t xml:space="preserve">gy utasítás végrehajtása </w:t>
        </w:r>
      </w:ins>
      <w:ins w:id="191" w:author="Windows-felhasználó" w:date="2017-11-28T23:40:00Z">
        <w:r w:rsidR="00297CA0">
          <w:t xml:space="preserve">így </w:t>
        </w:r>
      </w:ins>
      <w:ins w:id="192" w:author="Windows-felhasználó" w:date="2017-11-28T21:44:00Z">
        <w:r w:rsidR="00265255">
          <w:t xml:space="preserve">maximum tíz percet késik az </w:t>
        </w:r>
      </w:ins>
      <w:ins w:id="193" w:author="Windows-felhasználó" w:date="2017-11-28T21:33:00Z">
        <w:r w:rsidR="00265255">
          <w:t xml:space="preserve">utasítás kiadása után, </w:t>
        </w:r>
      </w:ins>
      <w:ins w:id="194" w:author="Windows-felhasználó" w:date="2017-11-28T21:45:00Z">
        <w:r w:rsidR="00265255">
          <w:t>de</w:t>
        </w:r>
      </w:ins>
      <w:ins w:id="195" w:author="Windows-felhasználó" w:date="2017-11-28T23:40:00Z">
        <w:r w:rsidR="00297CA0">
          <w:t xml:space="preserve"> az,</w:t>
        </w:r>
      </w:ins>
      <w:ins w:id="196" w:author="Windows-felhasználó" w:date="2017-11-28T21:45:00Z">
        <w:r w:rsidR="00265255">
          <w:t xml:space="preserve"> hogy tíz perccel később öntözünk, vagy kapcsoljuk fel a lámpát nem sokat számít.</w:t>
        </w:r>
      </w:ins>
      <w:ins w:id="197" w:author="Windows-felhasználó" w:date="2017-11-28T23:11:00Z">
        <w:r w:rsidR="004A6AF9">
          <w:t xml:space="preserve"> </w:t>
        </w:r>
      </w:ins>
      <w:ins w:id="198" w:author="Windows-felhasználó" w:date="2017-11-28T23:40:00Z">
        <w:r w:rsidR="00297CA0">
          <w:t xml:space="preserve">Ezek alapján </w:t>
        </w:r>
      </w:ins>
      <w:ins w:id="199" w:author="Windows-felhasználó" w:date="2017-11-28T23:11:00Z">
        <w:r w:rsidR="004A6AF9">
          <w:t>a szoftver felépítése a következőképpen alakul:</w:t>
        </w:r>
      </w:ins>
    </w:p>
    <w:p w14:paraId="25D40CE1" w14:textId="596F737D" w:rsidR="00CF558F" w:rsidRDefault="0019258C">
      <w:pPr>
        <w:keepNext/>
        <w:rPr>
          <w:ins w:id="200" w:author="Windows-felhasználó" w:date="2017-11-28T22:01:00Z"/>
        </w:rPr>
        <w:pPrChange w:id="201" w:author="Windows-felhasználó" w:date="2017-11-28T22:01:00Z">
          <w:pPr/>
        </w:pPrChange>
      </w:pPr>
      <w:ins w:id="202" w:author="Windows-felhasználó" w:date="2017-12-02T16:33:00Z">
        <w:r>
          <w:pict w14:anchorId="23AE66F7">
            <v:shape id="_x0000_i1026" type="#_x0000_t75" style="width:384.3pt;height:174.15pt">
              <v:imagedata r:id="rId27" o:title="pi_software_diagram"/>
            </v:shape>
          </w:pict>
        </w:r>
      </w:ins>
    </w:p>
    <w:p w14:paraId="6D2F0C04" w14:textId="40A822D5" w:rsidR="00064D55" w:rsidRDefault="001418B9">
      <w:pPr>
        <w:pStyle w:val="Kpalrs"/>
        <w:rPr>
          <w:ins w:id="203" w:author="Windows-felhasználó" w:date="2017-11-28T22:01:00Z"/>
        </w:rPr>
        <w:pPrChange w:id="204" w:author="Windows-felhasználó" w:date="2017-11-28T23:57:00Z">
          <w:pPr/>
        </w:pPrChange>
      </w:pPr>
      <w:ins w:id="205" w:author="Windows-felhasználó" w:date="2017-11-28T22:01:00Z">
        <w:r>
          <w:t>15</w:t>
        </w:r>
        <w:r w:rsidR="00CF558F">
          <w:t>. ábra: A telepített egység szoftverének felépítése.</w:t>
        </w:r>
      </w:ins>
    </w:p>
    <w:p w14:paraId="0707E12E" w14:textId="39E9D704" w:rsidR="00CF558F" w:rsidRDefault="00CF558F" w:rsidP="00CF558F">
      <w:pPr>
        <w:pStyle w:val="Cmsor3"/>
        <w:rPr>
          <w:ins w:id="206" w:author="Windows-felhasználó" w:date="2017-11-28T22:07:00Z"/>
        </w:rPr>
      </w:pPr>
      <w:ins w:id="207" w:author="Windows-felhasználó" w:date="2017-11-28T22:07:00Z">
        <w:r>
          <w:t>Hardver</w:t>
        </w:r>
      </w:ins>
    </w:p>
    <w:p w14:paraId="6C60497A" w14:textId="4822CA8D" w:rsidR="00CF558F" w:rsidRDefault="009833F2" w:rsidP="00D81FF2">
      <w:pPr>
        <w:rPr>
          <w:ins w:id="208" w:author="Windows-felhasználó" w:date="2017-11-28T22:08:00Z"/>
        </w:rPr>
      </w:pPr>
      <w:r>
        <w:t>A</w:t>
      </w:r>
      <w:r w:rsidR="002D6495">
        <w:t xml:space="preserve">z </w:t>
      </w:r>
      <w:r w:rsidR="00D81FF2">
        <w:t>telepített vezérlő</w:t>
      </w:r>
      <w:r w:rsidR="002D6495">
        <w:t xml:space="preserve">egység elé </w:t>
      </w:r>
      <w:r w:rsidR="001F1014">
        <w:t>támaszt</w:t>
      </w:r>
      <w:r w:rsidR="009E281E">
        <w:t>ott követelmények a következők</w:t>
      </w:r>
      <w:ins w:id="209" w:author="Windows-felhasználó" w:date="2017-11-28T23:11:00Z">
        <w:r w:rsidR="004A6AF9">
          <w:t>:</w:t>
        </w:r>
      </w:ins>
      <w:del w:id="210" w:author="Windows-felhasználó" w:date="2017-11-28T23:11:00Z">
        <w:r w:rsidR="009E281E" w:rsidDel="004A6AF9">
          <w:delText>.</w:delText>
        </w:r>
      </w:del>
    </w:p>
    <w:p w14:paraId="5DAA234E" w14:textId="77777777" w:rsidR="00CF558F" w:rsidRDefault="009E281E">
      <w:pPr>
        <w:pStyle w:val="Listaszerbekezds"/>
        <w:numPr>
          <w:ilvl w:val="0"/>
          <w:numId w:val="28"/>
        </w:numPr>
        <w:rPr>
          <w:ins w:id="211" w:author="Windows-felhasználó" w:date="2017-11-28T22:08:00Z"/>
        </w:rPr>
        <w:pPrChange w:id="212" w:author="Windows-felhasználó" w:date="2017-11-28T22:08:00Z">
          <w:pPr/>
        </w:pPrChange>
      </w:pPr>
      <w:del w:id="213" w:author="Windows-felhasználó" w:date="2017-11-28T22:08:00Z">
        <w:r w:rsidDel="00CF558F">
          <w:delText xml:space="preserve"> </w:delText>
        </w:r>
      </w:del>
      <w:r w:rsidR="001F1014">
        <w:t>Képesnek kell lennie kapcsolódni az in</w:t>
      </w:r>
      <w:r>
        <w:t>ternetre.</w:t>
      </w:r>
      <w:del w:id="214" w:author="Windows-felhasználó" w:date="2017-11-28T23:50:00Z">
        <w:r w:rsidDel="001418B9">
          <w:delText xml:space="preserve"> </w:delText>
        </w:r>
      </w:del>
    </w:p>
    <w:p w14:paraId="69305146" w14:textId="775D3012" w:rsidR="00CF558F" w:rsidRDefault="00297CA0">
      <w:pPr>
        <w:pStyle w:val="Listaszerbekezds"/>
        <w:numPr>
          <w:ilvl w:val="0"/>
          <w:numId w:val="28"/>
        </w:numPr>
        <w:rPr>
          <w:ins w:id="215" w:author="Windows-felhasználó" w:date="2017-11-28T22:20:00Z"/>
        </w:rPr>
        <w:pPrChange w:id="216" w:author="Windows-felhasználó" w:date="2017-11-28T22:08:00Z">
          <w:pPr/>
        </w:pPrChange>
      </w:pPr>
      <w:ins w:id="217" w:author="Windows-felhasználó" w:date="2017-11-28T23:47:00Z">
        <w:r>
          <w:t>Legyen képes adatbáziskezelő szoftver futtatására.</w:t>
        </w:r>
        <w:r>
          <w:rPr>
            <w:rStyle w:val="Lbjegyzet-hivatkozs"/>
          </w:rPr>
          <w:footnoteReference w:id="4"/>
        </w:r>
      </w:ins>
      <w:del w:id="219" w:author="Windows-felhasználó" w:date="2017-11-28T22:15:00Z">
        <w:r w:rsidR="009E281E" w:rsidDel="008B38A9">
          <w:delText>V</w:delText>
        </w:r>
        <w:r w:rsidR="001F1014" w:rsidDel="008B38A9">
          <w:delText xml:space="preserve">iszonylag </w:delText>
        </w:r>
        <w:commentRangeStart w:id="220"/>
        <w:r w:rsidR="001F1014" w:rsidDel="008B38A9">
          <w:delText xml:space="preserve">nagy tárhellyel </w:delText>
        </w:r>
        <w:commentRangeEnd w:id="220"/>
        <w:r w:rsidR="00D81FF2" w:rsidDel="008B38A9">
          <w:rPr>
            <w:rStyle w:val="Jegyzethivatkozs"/>
          </w:rPr>
          <w:commentReference w:id="220"/>
        </w:r>
        <w:r w:rsidR="001F1014" w:rsidDel="008B38A9">
          <w:delText>kell, hogy rendelkezzen, hogy tárolni tudja az adatokat</w:delText>
        </w:r>
        <w:r w:rsidR="00382E5A" w:rsidDel="008B38A9">
          <w:delText xml:space="preserve">. </w:delText>
        </w:r>
        <w:r w:rsidR="002D6495" w:rsidDel="008B38A9">
          <w:delText xml:space="preserve">Ezeket </w:delText>
        </w:r>
        <w:r w:rsidR="00AF422A" w:rsidDel="008B38A9">
          <w:delText>a</w:delText>
        </w:r>
      </w:del>
      <w:del w:id="221" w:author="Windows-felhasználó" w:date="2017-11-28T23:47:00Z">
        <w:r w:rsidR="00AF422A" w:rsidDel="00297CA0">
          <w:delText xml:space="preserve">z adatokat </w:delText>
        </w:r>
      </w:del>
      <w:del w:id="222" w:author="Windows-felhasználó" w:date="2017-11-28T22:15:00Z">
        <w:r w:rsidR="001F1014" w:rsidDel="008B38A9">
          <w:delText>adatbázisban</w:delText>
        </w:r>
        <w:r w:rsidR="00382E5A" w:rsidDel="008B38A9">
          <w:delText xml:space="preserve"> </w:delText>
        </w:r>
      </w:del>
      <w:commentRangeStart w:id="223"/>
      <w:del w:id="224" w:author="Windows-felhasználó" w:date="2017-11-28T22:17:00Z">
        <w:r w:rsidR="00382E5A" w:rsidDel="008B38A9">
          <w:delText>kell tárolni</w:delText>
        </w:r>
        <w:commentRangeEnd w:id="223"/>
        <w:r w:rsidR="00D81FF2" w:rsidDel="008B38A9">
          <w:rPr>
            <w:rStyle w:val="Jegyzethivatkozs"/>
          </w:rPr>
          <w:commentReference w:id="223"/>
        </w:r>
        <w:r w:rsidR="00382E5A" w:rsidDel="008B38A9">
          <w:delText xml:space="preserve">, </w:delText>
        </w:r>
      </w:del>
      <w:del w:id="225" w:author="Windows-felhasználó" w:date="2017-11-28T22:20:00Z">
        <w:r w:rsidR="00382E5A" w:rsidDel="008B38A9">
          <w:delText>hogy könnyű legyen vele dolgozni, és megfelelően legyen</w:delText>
        </w:r>
        <w:r w:rsidR="00AC3B56" w:rsidDel="008B38A9">
          <w:delText>ek</w:delText>
        </w:r>
        <w:r w:rsidR="00382E5A" w:rsidDel="008B38A9">
          <w:delText xml:space="preserve"> strukturálva</w:delText>
        </w:r>
        <w:r w:rsidR="00F7716D" w:rsidDel="008B38A9">
          <w:delText>, s</w:delText>
        </w:r>
      </w:del>
      <w:del w:id="226" w:author="Windows-felhasználó" w:date="2017-11-28T23:47:00Z">
        <w:r w:rsidR="00F7716D" w:rsidDel="00297CA0">
          <w:delText>zóval képesnek kell lennie adatbázis</w:delText>
        </w:r>
      </w:del>
      <w:del w:id="227" w:author="Windows-felhasználó" w:date="2017-11-28T23:08:00Z">
        <w:r w:rsidR="00F7716D" w:rsidDel="004A6AF9">
          <w:delText xml:space="preserve"> </w:delText>
        </w:r>
      </w:del>
      <w:del w:id="228" w:author="Windows-felhasználó" w:date="2017-11-28T23:47:00Z">
        <w:r w:rsidR="00F7716D" w:rsidDel="00297CA0">
          <w:delText>kezelő szoftver futtatására</w:delText>
        </w:r>
        <w:r w:rsidR="002D6495" w:rsidDel="00297CA0">
          <w:delText>.</w:delText>
        </w:r>
      </w:del>
      <w:del w:id="229" w:author="Windows-felhasználó" w:date="2017-11-28T23:50:00Z">
        <w:r w:rsidR="002D6495" w:rsidDel="001418B9">
          <w:delText xml:space="preserve"> </w:delText>
        </w:r>
      </w:del>
    </w:p>
    <w:p w14:paraId="19F248BA" w14:textId="38CFC6ED" w:rsidR="004A6AF9" w:rsidRDefault="008B38A9">
      <w:pPr>
        <w:pStyle w:val="Listaszerbekezds"/>
        <w:numPr>
          <w:ilvl w:val="0"/>
          <w:numId w:val="28"/>
        </w:numPr>
        <w:rPr>
          <w:ins w:id="230" w:author="Windows-felhasználó" w:date="2017-11-28T22:09:00Z"/>
        </w:rPr>
        <w:pPrChange w:id="231" w:author="Windows-felhasználó" w:date="2017-11-28T23:15:00Z">
          <w:pPr/>
        </w:pPrChange>
      </w:pPr>
      <w:ins w:id="232" w:author="Windows-felhasználó" w:date="2017-11-28T22:20:00Z">
        <w:r>
          <w:t xml:space="preserve">Tárhely mérete lehet viszonylag </w:t>
        </w:r>
      </w:ins>
      <w:ins w:id="233" w:author="Windows-felhasználó" w:date="2017-11-28T22:21:00Z">
        <w:r>
          <w:t>csekély</w:t>
        </w:r>
        <w:r w:rsidR="004A6AF9">
          <w:t>.</w:t>
        </w:r>
      </w:ins>
      <w:ins w:id="234" w:author="Windows-felhasználó" w:date="2017-11-28T23:48:00Z">
        <w:r w:rsidR="00297CA0">
          <w:rPr>
            <w:rStyle w:val="Lbjegyzet-hivatkozs"/>
          </w:rPr>
          <w:footnoteReference w:id="5"/>
        </w:r>
      </w:ins>
    </w:p>
    <w:p w14:paraId="69421360" w14:textId="4637C1F1" w:rsidR="008E62AD" w:rsidRDefault="002D6495">
      <w:pPr>
        <w:pStyle w:val="Listaszerbekezds"/>
        <w:numPr>
          <w:ilvl w:val="0"/>
          <w:numId w:val="28"/>
        </w:numPr>
        <w:pPrChange w:id="241" w:author="Windows-felhasználó" w:date="2017-11-28T23:11:00Z">
          <w:pPr/>
        </w:pPrChange>
      </w:pPr>
      <w:r>
        <w:t>L</w:t>
      </w:r>
      <w:r w:rsidR="00C66723">
        <w:t>egyen kismére</w:t>
      </w:r>
      <w:r>
        <w:t xml:space="preserve">tű, hogy ne növelje túlzottan az egész telepített egység </w:t>
      </w:r>
      <w:r w:rsidR="005E16A1">
        <w:t>méretét</w:t>
      </w:r>
      <w:r w:rsidR="00667FDE">
        <w:rPr>
          <w:rStyle w:val="Jegyzethivatkozs"/>
        </w:rPr>
        <w:commentReference w:id="242"/>
      </w:r>
      <w:ins w:id="243" w:author="Windows-felhasználó" w:date="2017-11-28T23:50:00Z">
        <w:r w:rsidR="001418B9">
          <w:t>.</w:t>
        </w:r>
      </w:ins>
      <w:del w:id="244" w:author="Windows-felhasználó" w:date="2017-11-28T23:50:00Z">
        <w:r w:rsidDel="001418B9">
          <w:delText>.</w:delText>
        </w:r>
      </w:del>
    </w:p>
    <w:p w14:paraId="1B11DB87" w14:textId="66F89EDA" w:rsidR="007D514D" w:rsidRDefault="00B65974" w:rsidP="00D81FF2">
      <w:r>
        <w:lastRenderedPageBreak/>
        <w:t>A Raspberry Pi-t választottam erre a feladatra.</w:t>
      </w:r>
      <w:r w:rsidR="00C66723">
        <w:t xml:space="preserve"> Ahogy korábban olvashattuk </w:t>
      </w:r>
      <w:r w:rsidR="002D6495">
        <w:t xml:space="preserve">nagyjából bankkártya </w:t>
      </w:r>
      <w:r w:rsidR="00C66723">
        <w:t>méretű</w:t>
      </w:r>
      <w:r w:rsidR="002D6495">
        <w:t xml:space="preserve">. </w:t>
      </w:r>
      <w:r>
        <w:t>Rendelkezik Ethernet csatlakozóval, így egyszerű</w:t>
      </w:r>
      <w:r w:rsidR="00F7716D">
        <w:t xml:space="preserve"> az internetre való kapcsolódás.</w:t>
      </w:r>
      <w:r>
        <w:t xml:space="preserve"> Linux operációs rendszer fut rajta, így a legtöbb ismert és széles körben alkalmazott szoftveres technológiát </w:t>
      </w:r>
      <w:r w:rsidR="002D6495">
        <w:t>tudom rajta</w:t>
      </w:r>
      <w:r w:rsidR="00AE7A89">
        <w:t xml:space="preserve"> használni</w:t>
      </w:r>
      <w:r w:rsidR="002D6495">
        <w:t>. A háttértár méretét én választom meg azzal, hogy mekkora SD-kártyát te</w:t>
      </w:r>
      <w:r w:rsidR="00B673A3">
        <w:t xml:space="preserve">szek bele, így ez sem probléma. </w:t>
      </w:r>
      <w:r w:rsidR="00303C69">
        <w:t>R</w:t>
      </w:r>
      <w:r w:rsidR="002401FB">
        <w:t xml:space="preserve">endelkezik számos olyan ki és bemeneti csatlakozóval, </w:t>
      </w:r>
      <w:r w:rsidR="00303C69">
        <w:t>mint például a hangkimenet, kamera és kijelző kapcsolódási lehetőségek, amelyeket bár ebben a projektben nem fogok kihasználni, a jövőre nézve érdekesek lehetnek. Ha egy kamerás megfigyelést szeretnénk implementálni, esetleg helyi hangjelzéseket kiadni bizonyos események bekövetkeztekor, vagy lehetőséget biztosítani egy kijelző segítségével az állapot helyi megtekintésére, az előbb említett portok nagyban megkönnyítenék a tovább</w:t>
      </w:r>
      <w:r w:rsidR="00A57EAE">
        <w:t>fejlesztést.</w:t>
      </w:r>
      <w:r w:rsidR="00303C69">
        <w:t xml:space="preserve"> </w:t>
      </w:r>
    </w:p>
    <w:p w14:paraId="02D789DD" w14:textId="06875830" w:rsidR="00AE7A89" w:rsidRDefault="00AE7A89">
      <w:pPr>
        <w:pStyle w:val="Cmsor4"/>
        <w:pPrChange w:id="245" w:author="Windows-felhasználó" w:date="2017-11-28T23:15:00Z">
          <w:pPr>
            <w:pStyle w:val="Cmsor3"/>
          </w:pPr>
        </w:pPrChange>
      </w:pPr>
      <w:bookmarkStart w:id="246" w:name="_Toc499329014"/>
      <w:r>
        <w:t>Hardverek kezelése</w:t>
      </w:r>
      <w:bookmarkEnd w:id="246"/>
    </w:p>
    <w:p w14:paraId="1CAD680A" w14:textId="5F053B36" w:rsidR="001418B9" w:rsidRDefault="001418B9" w:rsidP="00D81FF2">
      <w:pPr>
        <w:rPr>
          <w:ins w:id="247" w:author="Windows-felhasználó" w:date="2017-11-28T23:58:00Z"/>
        </w:rPr>
      </w:pPr>
      <w:ins w:id="248" w:author="Windows-felhasználó" w:date="2017-11-28T23:58:00Z">
        <w:r>
          <w:t xml:space="preserve">A talajnedvesség-, és fényérzékelőből van, ami csak bináris </w:t>
        </w:r>
        <w:r>
          <w:rPr>
            <w:rStyle w:val="Jegyzethivatkozs"/>
          </w:rPr>
          <w:commentReference w:id="249"/>
        </w:r>
        <w:r>
          <w:t>kimenettel rendelkezik, és amelynek analóg kimenete is</w:t>
        </w:r>
        <w:r w:rsidRPr="00B65974">
          <w:t xml:space="preserve"> </w:t>
        </w:r>
        <w:r>
          <w:t xml:space="preserve">van. Nekem az utóbbira lesz szükségem, a bináris ugyanis csak 0 és 1 értékeket ad vissza. A rajta található potenciométerrel meg lehet adni azt a szintet, ami felett 1-es jelet ad, így jó lehet olyan alkalmazások esetén, amikor ez a szint nem változik. Az én rendszeremet úgy tervezem, hogy többféle növény gondozására is képes legyen, amelyeknél ez a szint eltérő lehet, ezért az analóg szenzort választom. Az általa szolgáltatott jelet a fogadó eszköz ADC-je alakít át digitális jellé. Minél több bites az ADC, annál pontosabb a mérés, 10 bit esetén 0-1023 az értékkészlet, 16 bit esetén 0-65535. </w:t>
        </w:r>
      </w:ins>
    </w:p>
    <w:p w14:paraId="0BBD7AF0" w14:textId="1F97C6AC" w:rsidR="00621333" w:rsidRDefault="00AE7A89" w:rsidP="00D81FF2">
      <w:r>
        <w:t>A</w:t>
      </w:r>
      <w:r w:rsidR="007D514D">
        <w:t xml:space="preserve"> Pi</w:t>
      </w:r>
      <w:del w:id="250" w:author="Windows-felhasználó" w:date="2017-11-28T23:54:00Z">
        <w:r w:rsidR="007D514D" w:rsidDel="001418B9">
          <w:delText xml:space="preserve"> nem rendelkezik </w:delText>
        </w:r>
      </w:del>
      <w:ins w:id="251" w:author="Windows-felhasználó" w:date="2017-11-28T23:54:00Z">
        <w:r w:rsidR="001418B9">
          <w:t xml:space="preserve">-n nem található </w:t>
        </w:r>
      </w:ins>
      <w:r w:rsidR="007D514D">
        <w:t>analóg bemenet</w:t>
      </w:r>
      <w:del w:id="252" w:author="Windows-felhasználó" w:date="2017-11-28T23:55:00Z">
        <w:r w:rsidR="007D514D" w:rsidDel="001418B9">
          <w:delText>ekkel</w:delText>
        </w:r>
      </w:del>
      <w:r w:rsidR="007D514D">
        <w:t xml:space="preserve">, így </w:t>
      </w:r>
      <w:r w:rsidR="007008D5">
        <w:t>kell egy jelátalakító a</w:t>
      </w:r>
      <w:r w:rsidR="00F621D3">
        <w:t>z analóg kimenetű</w:t>
      </w:r>
      <w:r w:rsidR="007008D5">
        <w:t xml:space="preserve"> szenzorok után</w:t>
      </w:r>
      <w:r w:rsidR="007D514D">
        <w:t xml:space="preserve">. </w:t>
      </w:r>
      <w:r w:rsidR="00F44F77">
        <w:t>Erre a problémára megoldás lenne egy</w:t>
      </w:r>
      <w:r w:rsidR="00F621D3">
        <w:t xml:space="preserve"> különálló</w:t>
      </w:r>
      <w:r w:rsidR="00F44F77">
        <w:t xml:space="preserve"> ADC</w:t>
      </w:r>
      <w:r w:rsidR="00C521AB">
        <w:t>, azaz Analog</w:t>
      </w:r>
      <w:ins w:id="253" w:author="Predi" w:date="2017-11-27T09:47:00Z">
        <w:r w:rsidR="00F621D3">
          <w:t>-</w:t>
        </w:r>
      </w:ins>
      <w:del w:id="254" w:author="Predi" w:date="2017-11-27T09:47:00Z">
        <w:r w:rsidR="00C521AB" w:rsidDel="00F621D3">
          <w:delText xml:space="preserve"> </w:delText>
        </w:r>
      </w:del>
      <w:r w:rsidR="00C521AB">
        <w:t>Digital Converter. Ezek az eszközök könnyen csatlakoztathatók a Raspberry Pi-hez, csupán pár kábelt kell rákötni</w:t>
      </w:r>
      <w:r w:rsidR="007008D5">
        <w:t xml:space="preserve"> </w:t>
      </w:r>
      <w:r w:rsidR="00404A46">
        <w:t>a GPIO tűkre. A</w:t>
      </w:r>
      <w:r w:rsidR="00C521AB">
        <w:t xml:space="preserve">z ADC-k általában több csatornásak, így </w:t>
      </w:r>
      <w:r w:rsidR="00404A46">
        <w:t xml:space="preserve">egy ADC-n keresztül több szenzor adatait is tudnánk fogadni. Amint viszont el kezdenénk bővíteni a rendszert több növénnyel, újból kábelezésre </w:t>
      </w:r>
      <w:r w:rsidR="007008D5">
        <w:t xml:space="preserve">lenne </w:t>
      </w:r>
      <w:r w:rsidR="00404A46">
        <w:t>szükség</w:t>
      </w:r>
      <w:r w:rsidR="007008D5">
        <w:t xml:space="preserve">, esetleg több ADC-re is. Az, </w:t>
      </w:r>
      <w:r w:rsidR="00404A46">
        <w:t xml:space="preserve">hogy az egyes </w:t>
      </w:r>
      <w:r w:rsidR="007008D5">
        <w:t>szenzorokat</w:t>
      </w:r>
      <w:r w:rsidR="00404A46">
        <w:t xml:space="preserve"> melyik ADC </w:t>
      </w:r>
      <w:r w:rsidR="007008D5">
        <w:t xml:space="preserve">melyik </w:t>
      </w:r>
      <w:r w:rsidR="00404A46">
        <w:t xml:space="preserve">lábára kötjük tetszőleges, azaz minden ilyen bővítés kódváltoztatással </w:t>
      </w:r>
      <w:r w:rsidR="00F621D3">
        <w:t>járna</w:t>
      </w:r>
      <w:r w:rsidR="00404A46">
        <w:t>, hogy a rendszerrel felismertessük az új inputokat.</w:t>
      </w:r>
      <w:r w:rsidR="007008D5">
        <w:t xml:space="preserve"> </w:t>
      </w:r>
      <w:r w:rsidR="00404A46">
        <w:t xml:space="preserve">Ezen felül a növényekhez nem csak érzékelők tartoznak, hanem beavatkozók is, így érdemes lenne egy </w:t>
      </w:r>
      <w:r w:rsidR="00F4526D">
        <w:t xml:space="preserve">olyan </w:t>
      </w:r>
      <w:r w:rsidR="00404A46">
        <w:t xml:space="preserve">növényenkénti </w:t>
      </w:r>
      <w:r w:rsidR="00F4526D">
        <w:t>gondozási egységet megalkotni</w:t>
      </w:r>
      <w:r w:rsidR="00404A46">
        <w:t xml:space="preserve">, </w:t>
      </w:r>
      <w:r w:rsidR="00F4526D">
        <w:t xml:space="preserve">ami rendelkezik ezekkel a szolgáltatásokkal, és </w:t>
      </w:r>
      <w:r w:rsidR="00404A46">
        <w:t>egyszerűen c</w:t>
      </w:r>
      <w:r w:rsidR="00F4526D">
        <w:t>satlakoztatható a Raspberryhez.</w:t>
      </w:r>
    </w:p>
    <w:p w14:paraId="4846B6D5" w14:textId="54FF07C7" w:rsidR="00793AAF" w:rsidRDefault="00F4526D" w:rsidP="00D81FF2">
      <w:r>
        <w:lastRenderedPageBreak/>
        <w:t xml:space="preserve">Erre a feladatra tökéletes </w:t>
      </w:r>
      <w:r w:rsidR="007008D5">
        <w:t xml:space="preserve">az </w:t>
      </w:r>
      <w:r>
        <w:t>Arduino Nano.</w:t>
      </w:r>
      <w:r w:rsidR="00621333">
        <w:t xml:space="preserve"> USB-n keresztül </w:t>
      </w:r>
      <w:r>
        <w:t xml:space="preserve">csatlakoztatható </w:t>
      </w:r>
      <w:r w:rsidR="00621333">
        <w:t xml:space="preserve">a Raspberryhez. Ha minden </w:t>
      </w:r>
      <w:r>
        <w:t xml:space="preserve">hardver </w:t>
      </w:r>
      <w:r w:rsidR="00621333">
        <w:t>irányítását az A</w:t>
      </w:r>
      <w:r>
        <w:t xml:space="preserve">rduinon keresztül </w:t>
      </w:r>
      <w:r w:rsidR="00E32ADE">
        <w:t>végzem, egy egyszerűen használható interfészt nyújthatok a Raspberry számára a</w:t>
      </w:r>
      <w:r>
        <w:t>z adatok lekérdezéséhez, öntözés, világítás irányításához,</w:t>
      </w:r>
      <w:r w:rsidR="00E32ADE">
        <w:t xml:space="preserve"> </w:t>
      </w:r>
      <w:r>
        <w:t>ezzel</w:t>
      </w:r>
      <w:r w:rsidR="00E32ADE">
        <w:t xml:space="preserve"> </w:t>
      </w:r>
      <w:r>
        <w:t>csökkentve</w:t>
      </w:r>
      <w:r w:rsidR="00E32ADE">
        <w:t xml:space="preserve"> a Raspberry felelősségét, és sokkal könnyebbé teszem a </w:t>
      </w:r>
      <w:r w:rsidR="00352E56">
        <w:t>további növények hozzáadását a rendszerhez. Így a Raspberry feladata annyi lesz, hogy lekérdezi az adatokat az Arduinorol, feldolgozza ezeket, meghatározza a teendőket, amik végrehajtását kiadja az Arduino számára.</w:t>
      </w:r>
    </w:p>
    <w:p w14:paraId="4A063533" w14:textId="2C6B1B6D" w:rsidR="00087121" w:rsidRDefault="00352E56" w:rsidP="00D81FF2">
      <w:r>
        <w:t xml:space="preserve">A Nano rendelkezik nyolc darab analóg </w:t>
      </w:r>
      <w:r w:rsidR="00F4526D">
        <w:t>lábbal</w:t>
      </w:r>
      <w:r>
        <w:t>,</w:t>
      </w:r>
      <w:r w:rsidR="00924C8C">
        <w:t xml:space="preserve"> a benne található</w:t>
      </w:r>
      <w:r>
        <w:t xml:space="preserve"> </w:t>
      </w:r>
      <w:r w:rsidR="00F621D3">
        <w:t xml:space="preserve">az ADC </w:t>
      </w:r>
      <w:r w:rsidR="00793AAF">
        <w:t>felbontása 10</w:t>
      </w:r>
      <w:r w:rsidR="00F621D3">
        <w:t>-</w:t>
      </w:r>
      <w:r w:rsidR="00793AAF">
        <w:t>bit, azaz 1024 különböző értéket vehet fel</w:t>
      </w:r>
      <w:ins w:id="255" w:author="Windows-felhasználó" w:date="2017-11-28T23:16:00Z">
        <w:r w:rsidR="004A6AF9">
          <w:t xml:space="preserve">. </w:t>
        </w:r>
      </w:ins>
      <w:del w:id="256" w:author="Windows-felhasználó" w:date="2017-11-28T23:16:00Z">
        <w:r w:rsidR="00793AAF" w:rsidDel="004A6AF9">
          <w:delText>.</w:delText>
        </w:r>
      </w:del>
      <w:del w:id="257" w:author="Windows-felhasználó" w:date="2017-11-28T00:18:00Z">
        <w:r w:rsidR="00793AAF" w:rsidDel="00924C8C">
          <w:delText xml:space="preserve"> </w:delText>
        </w:r>
      </w:del>
      <w:del w:id="258" w:author="Windows-felhasználó" w:date="2017-11-28T23:16:00Z">
        <w:r w:rsidR="00793AAF" w:rsidDel="004A6AF9">
          <w:delText xml:space="preserve">viszont </w:delText>
        </w:r>
      </w:del>
      <w:ins w:id="259" w:author="Windows-felhasználó" w:date="2017-11-28T23:16:00Z">
        <w:r w:rsidR="004A6AF9">
          <w:t>A</w:t>
        </w:r>
      </w:ins>
      <w:del w:id="260" w:author="Windows-felhasználó" w:date="2017-11-28T23:16:00Z">
        <w:r w:rsidR="00793AAF" w:rsidDel="004A6AF9">
          <w:delText>a</w:delText>
        </w:r>
      </w:del>
      <w:r w:rsidR="00793AAF">
        <w:t xml:space="preserve"> talajnedvesség és fényintenzitást nem </w:t>
      </w:r>
      <w:del w:id="261" w:author="Windows-felhasználó" w:date="2017-11-28T23:16:00Z">
        <w:r w:rsidR="00793AAF" w:rsidDel="004A6AF9">
          <w:delText xml:space="preserve">kell </w:delText>
        </w:r>
      </w:del>
      <w:ins w:id="262" w:author="Windows-felhasználó" w:date="2017-11-28T23:16:00Z">
        <w:r w:rsidR="004A6AF9">
          <w:t xml:space="preserve">szükséges </w:t>
        </w:r>
      </w:ins>
      <w:r w:rsidR="00793AAF">
        <w:t xml:space="preserve">túl nagy precizitással mérni, így ez elegendő. Ezen felül rendelkezik </w:t>
      </w:r>
      <w:commentRangeStart w:id="263"/>
      <w:r w:rsidR="00F4526D">
        <w:t>digitális portokkal</w:t>
      </w:r>
      <w:commentRangeEnd w:id="263"/>
      <w:r w:rsidR="00F621D3">
        <w:rPr>
          <w:rStyle w:val="Jegyzethivatkozs"/>
        </w:rPr>
        <w:commentReference w:id="263"/>
      </w:r>
      <w:r w:rsidR="00F4526D">
        <w:t>, valamint tápellátást biztosító lábakkal is, így a szenzorok tápellátását meg lehet oldani róla.</w:t>
      </w:r>
      <w:r w:rsidR="00087121">
        <w:t xml:space="preserve"> </w:t>
      </w:r>
    </w:p>
    <w:p w14:paraId="559431B2" w14:textId="6ADB579B" w:rsidR="001F608D" w:rsidRDefault="001F608D" w:rsidP="00D81FF2">
      <w:r>
        <w:t>A szenzorokon kívül a pumpa és a lámpa irányítását is az Arduino fogja végezni. Ezeket egy relépanelen keresztül tervezem ki-be kapcsolni. Egy ilyen panelen több relé</w:t>
      </w:r>
      <w:r>
        <w:rPr>
          <w:rStyle w:val="Lbjegyzet-hivatkozs"/>
        </w:rPr>
        <w:footnoteReference w:id="6"/>
      </w:r>
      <w:r>
        <w:t xml:space="preserve"> található, és mindegyik relé rendelkezik egy lábkivezetéssel,</w:t>
      </w:r>
      <w:r w:rsidR="00A57EAE" w:rsidDel="00A57EAE">
        <w:t xml:space="preserve"> </w:t>
      </w:r>
      <w:r w:rsidR="00F621D3">
        <w:t>amivel a relé vezérelhető</w:t>
      </w:r>
      <w:r>
        <w:t>.</w:t>
      </w:r>
      <w:ins w:id="264" w:author="Windows-felhasználó" w:date="2017-11-28T23:52:00Z">
        <w:r w:rsidR="001418B9">
          <w:t xml:space="preserve"> A vezérlőjelet</w:t>
        </w:r>
      </w:ins>
      <w:ins w:id="265" w:author="Windows-felhasználó" w:date="2017-11-28T23:53:00Z">
        <w:r w:rsidR="001418B9">
          <w:t xml:space="preserve"> a Nano digitális lábai szolgáltathatják,</w:t>
        </w:r>
      </w:ins>
      <w:ins w:id="266" w:author="Windows-felhasználó" w:date="2017-11-28T23:52:00Z">
        <w:r w:rsidR="001418B9">
          <w:t xml:space="preserve"> </w:t>
        </w:r>
      </w:ins>
      <w:del w:id="267" w:author="Windows-felhasználó" w:date="2017-11-28T23:53:00Z">
        <w:r w:rsidR="00087121" w:rsidDel="001418B9">
          <w:delText xml:space="preserve"> </w:delText>
        </w:r>
      </w:del>
      <w:r w:rsidR="00087121">
        <w:t>5</w:t>
      </w:r>
      <w:ins w:id="268" w:author="Predi" w:date="2017-11-27T09:52:00Z">
        <w:r w:rsidR="00F621D3">
          <w:t xml:space="preserve"> </w:t>
        </w:r>
      </w:ins>
      <w:r w:rsidR="00087121">
        <w:t>V</w:t>
      </w:r>
      <w:r w:rsidR="00F621D3">
        <w:t>-os</w:t>
      </w:r>
      <w:r w:rsidR="00087121">
        <w:t xml:space="preserve"> relépanelt választva </w:t>
      </w:r>
      <w:ins w:id="269" w:author="Windows-felhasználó" w:date="2017-11-28T23:53:00Z">
        <w:r w:rsidR="001418B9">
          <w:t xml:space="preserve">pedig </w:t>
        </w:r>
      </w:ins>
      <w:r w:rsidR="00087121">
        <w:t xml:space="preserve">megoldható, hogy a tápellátást </w:t>
      </w:r>
      <w:ins w:id="270" w:author="Windows-felhasználó" w:date="2017-11-28T23:53:00Z">
        <w:r w:rsidR="001418B9">
          <w:t xml:space="preserve">is </w:t>
        </w:r>
      </w:ins>
      <w:r w:rsidR="00087121">
        <w:t>az Arduinoról szolgáltassuk, tekintve hogy az is 5</w:t>
      </w:r>
      <w:r w:rsidR="00F621D3">
        <w:t xml:space="preserve"> </w:t>
      </w:r>
      <w:r w:rsidR="00087121">
        <w:t>V</w:t>
      </w:r>
      <w:r w:rsidR="00F621D3">
        <w:t>-os</w:t>
      </w:r>
      <w:r w:rsidR="00087121">
        <w:t xml:space="preserve"> tápot kap az USB porton keresztül.</w:t>
      </w:r>
    </w:p>
    <w:p w14:paraId="4381525E" w14:textId="247BBE51" w:rsidR="00510A55" w:rsidRDefault="00F4526D" w:rsidP="00D81FF2">
      <w:r>
        <w:t>A</w:t>
      </w:r>
      <w:r w:rsidR="00A8498D">
        <w:t>z Arduino Nano a</w:t>
      </w:r>
      <w:r>
        <w:t xml:space="preserve"> Raspber</w:t>
      </w:r>
      <w:r w:rsidR="00CB1A57">
        <w:t xml:space="preserve">ryvel </w:t>
      </w:r>
      <w:r w:rsidR="00A8498D">
        <w:t xml:space="preserve">virtuális </w:t>
      </w:r>
      <w:r w:rsidR="007008D5">
        <w:t>soros porton</w:t>
      </w:r>
      <w:r w:rsidR="00EF0740">
        <w:rPr>
          <w:rStyle w:val="Lbjegyzet-hivatkozs"/>
        </w:rPr>
        <w:footnoteReference w:id="7"/>
      </w:r>
      <w:r w:rsidR="007008D5">
        <w:t xml:space="preserve"> keresztül tud</w:t>
      </w:r>
      <w:r w:rsidR="00CB1A57">
        <w:t xml:space="preserve"> kommunikálni.</w:t>
      </w:r>
      <w:r w:rsidR="00EF0740">
        <w:t xml:space="preserve"> </w:t>
      </w:r>
      <w:r w:rsidR="00CB1A57">
        <w:t>Amint USB-vel rácsatlakoztatjuk az Arduinot a Raspberryre, a megfelelően konfigurált csatornán küldhetünk számára üzeneteket,</w:t>
      </w:r>
      <w:r w:rsidR="00510A55">
        <w:t xml:space="preserve"> és fogadni is tudjuk az általa küldötteket. </w:t>
      </w:r>
    </w:p>
    <w:p w14:paraId="6850BA7B" w14:textId="3458C94B" w:rsidR="00087121" w:rsidRDefault="00510A55" w:rsidP="00087121">
      <w:r>
        <w:t xml:space="preserve">Az Arduinot </w:t>
      </w:r>
      <w:r w:rsidR="00A8498D">
        <w:t xml:space="preserve">szoftverét </w:t>
      </w:r>
      <w:r>
        <w:t>úgy</w:t>
      </w:r>
      <w:r w:rsidR="00A8498D">
        <w:t xml:space="preserve"> terveztem</w:t>
      </w:r>
      <w:r>
        <w:t xml:space="preserve">, hogy ha kap valamilyen üzenetet, hajtson végre utasításokat. </w:t>
      </w:r>
      <w:commentRangeStart w:id="271"/>
      <w:r>
        <w:t>A legegyszerűbb, ha</w:t>
      </w:r>
      <w:r w:rsidR="008A5E33">
        <w:t xml:space="preserve"> számkódokat kap. Például az 1-es üzenetre küldje vissza a szenzorok adatait, 2-est tartalmazó üzen</w:t>
      </w:r>
      <w:r w:rsidR="00DA2687">
        <w:t xml:space="preserve">et hatására </w:t>
      </w:r>
      <w:r w:rsidR="004A48DF">
        <w:t>kapcsolja</w:t>
      </w:r>
      <w:r w:rsidR="00DA2687">
        <w:t xml:space="preserve"> </w:t>
      </w:r>
      <w:r w:rsidR="004A48DF">
        <w:t>be</w:t>
      </w:r>
      <w:r w:rsidR="00DA2687">
        <w:t xml:space="preserve"> a lámpát.</w:t>
      </w:r>
      <w:commentRangeEnd w:id="271"/>
      <w:r w:rsidR="00865E7B">
        <w:rPr>
          <w:rStyle w:val="Jegyzethivatkozs"/>
        </w:rPr>
        <w:commentReference w:id="271"/>
      </w:r>
    </w:p>
    <w:p w14:paraId="5407B1BD" w14:textId="331627B6" w:rsidR="00087121" w:rsidDel="00422893" w:rsidRDefault="00087121">
      <w:pPr>
        <w:spacing w:after="0" w:line="240" w:lineRule="auto"/>
        <w:ind w:firstLine="0"/>
        <w:jc w:val="left"/>
        <w:rPr>
          <w:del w:id="272" w:author="Windows-felhasználó" w:date="2017-11-28T23:33:00Z"/>
        </w:rPr>
      </w:pPr>
      <w:r>
        <w:br w:type="page"/>
      </w:r>
    </w:p>
    <w:p w14:paraId="11E2C42D" w14:textId="30E4A7A5" w:rsidR="00AE7A89" w:rsidDel="00422893" w:rsidRDefault="00A722E7">
      <w:pPr>
        <w:pStyle w:val="Cmsor3"/>
        <w:rPr>
          <w:del w:id="273" w:author="Windows-felhasználó" w:date="2017-11-28T23:33:00Z"/>
        </w:rPr>
      </w:pPr>
      <w:bookmarkStart w:id="274" w:name="_Toc499329015"/>
      <w:del w:id="275" w:author="Windows-felhasználó" w:date="2017-11-28T23:33:00Z">
        <w:r w:rsidDel="00422893">
          <w:delText xml:space="preserve">A telepített egység  </w:delText>
        </w:r>
        <w:commentRangeStart w:id="276"/>
        <w:r w:rsidDel="00422893">
          <w:delText>s</w:delText>
        </w:r>
        <w:r w:rsidR="00F6482D" w:rsidDel="00422893">
          <w:delText>zoftver</w:delText>
        </w:r>
        <w:bookmarkEnd w:id="274"/>
        <w:commentRangeEnd w:id="276"/>
        <w:r w:rsidR="007A59A0" w:rsidDel="00422893">
          <w:rPr>
            <w:rStyle w:val="Jegyzethivatkozs"/>
            <w:rFonts w:cs="Times New Roman"/>
            <w:b w:val="0"/>
            <w:bCs w:val="0"/>
          </w:rPr>
          <w:commentReference w:id="276"/>
        </w:r>
        <w:r w:rsidDel="00422893">
          <w:delText>e</w:delText>
        </w:r>
      </w:del>
    </w:p>
    <w:p w14:paraId="47FE04F1" w14:textId="509DD19D" w:rsidR="00DA2CB0" w:rsidDel="00422893" w:rsidRDefault="001C5E4B">
      <w:pPr>
        <w:pStyle w:val="Cmsor4"/>
        <w:rPr>
          <w:del w:id="277" w:author="Windows-felhasználó" w:date="2017-11-28T23:33:00Z"/>
        </w:rPr>
      </w:pPr>
      <w:del w:id="278" w:author="Windows-felhasználó" w:date="2017-11-28T23:33:00Z">
        <w:r w:rsidDel="00422893">
          <w:delText>Háttérlogika</w:delText>
        </w:r>
      </w:del>
    </w:p>
    <w:p w14:paraId="0201C797" w14:textId="6DDF1F75" w:rsidR="008633C6" w:rsidDel="001C5E4B" w:rsidRDefault="00E37EB9">
      <w:pPr>
        <w:ind w:firstLine="0"/>
        <w:rPr>
          <w:del w:id="279" w:author="Windows-felhasználó" w:date="2017-11-28T00:02:00Z"/>
        </w:rPr>
        <w:pPrChange w:id="280" w:author="Windows-felhasználó" w:date="2017-11-28T23:33:00Z">
          <w:pPr/>
        </w:pPrChange>
      </w:pPr>
      <w:del w:id="281" w:author="Windows-felhasználó" w:date="2017-11-28T23:33:00Z">
        <w:r w:rsidDel="00422893">
          <w:delText>A háttérlogika megvalósításához a Python nyelvet választotta</w:delText>
        </w:r>
        <w:r w:rsidR="007008D5" w:rsidDel="00422893">
          <w:delText>m,</w:delText>
        </w:r>
        <w:r w:rsidDel="00422893">
          <w:delText xml:space="preserve"> </w:delText>
        </w:r>
        <w:r w:rsidR="007008D5" w:rsidDel="00422893">
          <w:delText>a</w:delText>
        </w:r>
        <w:r w:rsidDel="00422893">
          <w:delText xml:space="preserve">zért, mert ez egy olyan nyelv, amivel korábban még nem volt dolgom, és szerettem volna kipróbálni. </w:delText>
        </w:r>
        <w:r w:rsidR="007008D5" w:rsidDel="00422893">
          <w:delText>Hatalmas közösség</w:delText>
        </w:r>
        <w:r w:rsidR="008633C6" w:rsidDel="00422893">
          <w:delText xml:space="preserve"> </w:delText>
        </w:r>
        <w:r w:rsidR="00995106" w:rsidDel="00422893">
          <w:delText>áll mögötte</w:delText>
        </w:r>
        <w:r w:rsidR="008633C6" w:rsidDel="00422893">
          <w:delText xml:space="preserve">, nagy az irodalmi háttere, rengeteg ingyenes könyvtárral rendelkezik megoldásként gyakori programozási problémákra, így legtöbb esetben csak az aktuális projekt sajátosságait kell implementálni. Nagyon kedvelt nyelv </w:delText>
        </w:r>
        <w:r w:rsidR="003368A4" w:rsidDel="00422893">
          <w:delText xml:space="preserve">az IoT világában, </w:delText>
        </w:r>
        <w:r w:rsidR="008633C6" w:rsidDel="00422893">
          <w:delText>olyan eszközök esetében, amikor limitált a rendelkezésre álló számítási kapacitás, memória. Használják tudományos számításokhoz, oktatási célra, mivel egyszerű a szintaxis</w:delText>
        </w:r>
        <w:r w:rsidR="001F608D" w:rsidDel="00422893">
          <w:delText>a</w:delText>
        </w:r>
        <w:r w:rsidR="008633C6" w:rsidDel="00422893">
          <w:delText>, könnyen olvasható</w:delText>
        </w:r>
        <w:r w:rsidR="001F608D" w:rsidDel="00422893">
          <w:delText>, könnyen tanulható</w:delText>
        </w:r>
        <w:r w:rsidR="008633C6" w:rsidDel="00422893">
          <w:delText>.</w:delText>
        </w:r>
      </w:del>
    </w:p>
    <w:p w14:paraId="36D2F4DD" w14:textId="199C11DF" w:rsidR="008633C6" w:rsidDel="00422893" w:rsidRDefault="00EE1398">
      <w:pPr>
        <w:ind w:firstLine="0"/>
        <w:rPr>
          <w:del w:id="282" w:author="Windows-felhasználó" w:date="2017-11-28T23:33:00Z"/>
        </w:rPr>
        <w:pPrChange w:id="283" w:author="Windows-felhasználó" w:date="2017-11-28T23:33:00Z">
          <w:pPr/>
        </w:pPrChange>
      </w:pPr>
      <w:del w:id="284" w:author="Windows-felhasználó" w:date="2017-11-28T23:33:00Z">
        <w:r w:rsidDel="00422893">
          <w:tab/>
        </w:r>
      </w:del>
    </w:p>
    <w:p w14:paraId="0B36835E" w14:textId="6FE9B377" w:rsidR="004A48DF" w:rsidDel="00422893" w:rsidRDefault="001C0B31">
      <w:pPr>
        <w:ind w:firstLine="0"/>
        <w:rPr>
          <w:del w:id="285" w:author="Windows-felhasználó" w:date="2017-11-28T23:33:00Z"/>
        </w:rPr>
        <w:pPrChange w:id="286" w:author="Windows-felhasználó" w:date="2017-11-28T23:33:00Z">
          <w:pPr>
            <w:ind w:firstLine="709"/>
          </w:pPr>
        </w:pPrChange>
      </w:pPr>
      <w:del w:id="287" w:author="Windows-felhasználó" w:date="2017-11-28T23:33:00Z">
        <w:r w:rsidDel="00422893">
          <w:delText>A gyakori fénymérés során egy kódot küldök az Arduinonak, amire az visszaküldi a szenzor állapotát, és ezt elmentem az adatbázisba.</w:delText>
        </w:r>
      </w:del>
    </w:p>
    <w:p w14:paraId="6A275B51" w14:textId="6B18B129" w:rsidR="001C0B31" w:rsidDel="00422893" w:rsidRDefault="001C0B31">
      <w:pPr>
        <w:ind w:firstLine="0"/>
        <w:rPr>
          <w:del w:id="288" w:author="Windows-felhasználó" w:date="2017-11-28T23:33:00Z"/>
        </w:rPr>
        <w:pPrChange w:id="289" w:author="Windows-felhasználó" w:date="2017-11-28T23:33:00Z">
          <w:pPr>
            <w:ind w:firstLine="709"/>
          </w:pPr>
        </w:pPrChange>
      </w:pPr>
      <w:del w:id="290" w:author="Windows-felhasználó" w:date="2017-11-28T23:33:00Z">
        <w:r w:rsidDel="00422893">
          <w:delText xml:space="preserve">A tíz percenkénti állapotmentés esetén egy másik kódot küldök az Arduinonak, amire </w:delText>
        </w:r>
        <w:r w:rsidR="00975A7E" w:rsidDel="00422893">
          <w:delText>az visszaadja a fényszenzoron kívül a többi érzékelő adatait, majd ezeket kiegészítve a fénymérés eredményével elmentem őket az adatbázisba, v</w:delText>
        </w:r>
        <w:r w:rsidR="002F461E" w:rsidDel="00422893">
          <w:delText>alamint elküldöm a szerverre is, és ürítem a fénymérés tábláját.</w:delText>
        </w:r>
      </w:del>
    </w:p>
    <w:p w14:paraId="3ADF5E8F" w14:textId="3B798967" w:rsidR="00975A7E" w:rsidDel="00422893" w:rsidRDefault="00975A7E">
      <w:pPr>
        <w:ind w:firstLine="0"/>
        <w:rPr>
          <w:del w:id="291" w:author="Windows-felhasználó" w:date="2017-11-28T23:33:00Z"/>
        </w:rPr>
        <w:pPrChange w:id="292" w:author="Windows-felhasználó" w:date="2017-11-28T23:33:00Z">
          <w:pPr>
            <w:ind w:firstLine="709"/>
          </w:pPr>
        </w:pPrChange>
      </w:pPr>
      <w:del w:id="293" w:author="Windows-felhasználó" w:date="2017-11-28T23:33:00Z">
        <w:r w:rsidDel="00422893">
          <w:delText>Az utasítások lekérdezését is tíz percenként időzítem. Lek</w:delText>
        </w:r>
        <w:r w:rsidR="00116E46" w:rsidDel="00422893">
          <w:delText>érdezem</w:delText>
        </w:r>
        <w:r w:rsidDel="00422893">
          <w:delText xml:space="preserve"> a szerverről a cserép azonosítójával ellátott utasításokat, majd ezeket sorban végrehajtom </w:delText>
        </w:r>
        <w:r w:rsidR="00116E46" w:rsidDel="00422893">
          <w:delText>a megadott paraméterek alapján, majd törlöm őket a szerverről.</w:delText>
        </w:r>
        <w:r w:rsidR="002F461E" w:rsidDel="00422893">
          <w:delText xml:space="preserve"> </w:delText>
        </w:r>
        <w:r w:rsidR="00116E46" w:rsidDel="00422893">
          <w:delText xml:space="preserve">Utasítás lehet öntözés, lámpa felkapcsolása, </w:delText>
        </w:r>
        <w:r w:rsidR="005D2B3B" w:rsidDel="00422893">
          <w:delText>változtatások a konfigurációban.</w:delText>
        </w:r>
        <w:r w:rsidR="002F461E" w:rsidDel="00422893">
          <w:delText xml:space="preserve"> </w:delText>
        </w:r>
      </w:del>
    </w:p>
    <w:p w14:paraId="1CFA3762" w14:textId="49D076A4" w:rsidR="00975A7E" w:rsidRDefault="002E7B0B">
      <w:pPr>
        <w:spacing w:after="0" w:line="240" w:lineRule="auto"/>
        <w:ind w:firstLine="0"/>
        <w:jc w:val="left"/>
        <w:pPrChange w:id="294" w:author="Windows-felhasználó" w:date="2017-11-28T23:33:00Z">
          <w:pPr>
            <w:ind w:firstLine="709"/>
          </w:pPr>
        </w:pPrChange>
      </w:pPr>
      <w:del w:id="295" w:author="Windows-felhasználó" w:date="2017-11-28T23:33:00Z">
        <w:r w:rsidDel="00422893">
          <w:delText>A gondozási programot a cseréphez megadott naplemente időpontjára időzítem. Ez a kód kiszámolja, hogy hány perc fényre van még szüksége a növénynek, és ha a nedvesség egy bizonyos szint alá csökkent, meg is locsolja.</w:delText>
        </w:r>
      </w:del>
      <w:r>
        <w:t xml:space="preserve"> </w:t>
      </w:r>
    </w:p>
    <w:p w14:paraId="78A450A5" w14:textId="73A9FC79" w:rsidR="00F6482D" w:rsidRDefault="00A604F4" w:rsidP="00EF0740">
      <w:pPr>
        <w:pStyle w:val="Cmsor4"/>
      </w:pPr>
      <w:r>
        <w:t xml:space="preserve">Az </w:t>
      </w:r>
      <w:r w:rsidR="00EF0740">
        <w:t>ad</w:t>
      </w:r>
      <w:r w:rsidR="00F6482D">
        <w:t>atbázis</w:t>
      </w:r>
      <w:r>
        <w:t xml:space="preserve"> struktúra tervezése</w:t>
      </w:r>
    </w:p>
    <w:p w14:paraId="1874B9CB" w14:textId="77777777" w:rsidR="00F6482D" w:rsidRDefault="009351CA" w:rsidP="00D81FF2">
      <w:r>
        <w:t xml:space="preserve">Milyen táblákra </w:t>
      </w:r>
      <w:r w:rsidR="003260B3">
        <w:t>van szükség a Raspberryn</w:t>
      </w:r>
      <w:r>
        <w:t>?</w:t>
      </w:r>
      <w:r w:rsidR="00F6482D">
        <w:t xml:space="preserve"> </w:t>
      </w:r>
    </w:p>
    <w:p w14:paraId="154CF393" w14:textId="5D2AAD5E" w:rsidR="00F6482D" w:rsidRDefault="00F6482D" w:rsidP="00D81FF2">
      <w:r>
        <w:t>A telepített egységre vonatkozó adatoknak fent fogok tartani egy táblát, amiben tárolom a nevét, valamint az azonosítóját, és a felhasználó azonosítóját.</w:t>
      </w:r>
      <w:r w:rsidR="004E0821">
        <w:t xml:space="preserve"> </w:t>
      </w:r>
    </w:p>
    <w:p w14:paraId="6087D8EE" w14:textId="0CCD664A" w:rsidR="004E0821" w:rsidRDefault="004E0821" w:rsidP="00D81FF2">
      <w:r>
        <w:t xml:space="preserve">Tárolni kell, milyen növényeink vannak. A növényeket külön gondozási </w:t>
      </w:r>
      <w:r w:rsidR="00F6482D">
        <w:t xml:space="preserve">logikai </w:t>
      </w:r>
      <w:r>
        <w:t>egységbe rendezem, ez a cserép. Minden cserépnek lehet neve, ami alapján a felhasználó megkülönböztetheti őket, a rendszerben való megkülönböztetésre pedig az azonosítója szolgál majd. Ezen felül tárolni kell minden cseréphez a tartalmazott növény jellemzőit, ami alapján a rendszer ki tudja számolni a szükséges teen</w:t>
      </w:r>
      <w:r w:rsidR="003260B3">
        <w:t xml:space="preserve">dőket. Ezt külön táblában tárolom, ami tartalmazza, hogy </w:t>
      </w:r>
      <w:r w:rsidR="00D605F7">
        <w:t xml:space="preserve">milyen erősségű fény számít kielégítőnek a növény számára, és ebből </w:t>
      </w:r>
      <w:r w:rsidR="003260B3">
        <w:t>hány percnyi fényre van szüksége</w:t>
      </w:r>
      <w:r w:rsidR="00570BB6">
        <w:t>,</w:t>
      </w:r>
      <w:r w:rsidR="00D605F7">
        <w:t xml:space="preserve"> </w:t>
      </w:r>
      <w:r w:rsidR="00570BB6">
        <w:t>v</w:t>
      </w:r>
      <w:r w:rsidR="00D605F7">
        <w:t xml:space="preserve">alamint, hogy </w:t>
      </w:r>
      <w:r w:rsidR="003260B3">
        <w:t>milyen talajnedvesség alatt szükséges a locsolás</w:t>
      </w:r>
      <w:r w:rsidR="00D605F7">
        <w:t>.</w:t>
      </w:r>
      <w:r w:rsidR="003260B3">
        <w:t xml:space="preserve"> A Raspberryn ezt a konfigurációt igazából tárolhatnám egy táblában a cseréppel, viszont a szerveren már mindenképpen külön táblában tervezem tárolni őket, így ezt a telepített egységen is </w:t>
      </w:r>
      <w:r w:rsidR="00113562">
        <w:t>így teszem</w:t>
      </w:r>
      <w:r w:rsidR="003260B3">
        <w:t>.</w:t>
      </w:r>
    </w:p>
    <w:p w14:paraId="2652B637" w14:textId="43E7C79A" w:rsidR="00F6482D" w:rsidRDefault="009351CA" w:rsidP="00D81FF2">
      <w:r>
        <w:t xml:space="preserve">A </w:t>
      </w:r>
      <w:r w:rsidR="004E0821">
        <w:t xml:space="preserve">megfigyeléshez </w:t>
      </w:r>
      <w:r>
        <w:t>és</w:t>
      </w:r>
      <w:r w:rsidR="004E0821">
        <w:t xml:space="preserve"> a</w:t>
      </w:r>
      <w:r>
        <w:t xml:space="preserve"> gondozási </w:t>
      </w:r>
      <w:r w:rsidR="003260B3">
        <w:t xml:space="preserve">feladatok </w:t>
      </w:r>
      <w:r>
        <w:t xml:space="preserve">megállapításához tárolni kell a növények állapotait. </w:t>
      </w:r>
      <w:r w:rsidR="004C0BFA">
        <w:t>Erre összesen két táblát szánok. Egy, amiből közvetlenül számolom a gondozási teendőket,</w:t>
      </w:r>
      <w:r w:rsidR="004C0BFA" w:rsidRPr="004C0BFA">
        <w:t xml:space="preserve"> </w:t>
      </w:r>
      <w:r w:rsidR="004C0BFA">
        <w:t xml:space="preserve">ebben tárolom a cserép azonosítóját, talajnedvességet, fényt, hőmérsékletet, az aktuális időt, valamint egyéb információkat, </w:t>
      </w:r>
      <w:r w:rsidR="004E0821">
        <w:t>fel van-e kapcsolva a lámpa, üres-e a víztartály, vagy van-e internet kapcsolat</w:t>
      </w:r>
      <w:r w:rsidR="004C0BFA">
        <w:t xml:space="preserve">. </w:t>
      </w:r>
      <w:r w:rsidR="004E0821">
        <w:t>A</w:t>
      </w:r>
      <w:r w:rsidR="004C0BFA">
        <w:t xml:space="preserve"> másik </w:t>
      </w:r>
      <w:r w:rsidR="004E0821">
        <w:t xml:space="preserve">táblába </w:t>
      </w:r>
      <w:r w:rsidR="004C0BFA">
        <w:t>a sűrű fénymérés s</w:t>
      </w:r>
      <w:r w:rsidR="004E0821">
        <w:t>orán mentem a</w:t>
      </w:r>
      <w:r w:rsidR="004C0BFA">
        <w:t xml:space="preserve"> </w:t>
      </w:r>
      <w:r w:rsidR="004E0821">
        <w:t xml:space="preserve">szenzor </w:t>
      </w:r>
      <w:r w:rsidR="004C0BFA">
        <w:t>adatait</w:t>
      </w:r>
      <w:r w:rsidR="001C0B31">
        <w:t xml:space="preserve">, amit </w:t>
      </w:r>
      <w:r w:rsidR="004E0821">
        <w:t xml:space="preserve">ürítek 10 percenként, amikor kiszámítom a napos idő </w:t>
      </w:r>
      <w:r w:rsidR="001C0B31">
        <w:t>mennyiségét</w:t>
      </w:r>
      <w:r w:rsidR="004C0BFA">
        <w:t xml:space="preserve">. </w:t>
      </w:r>
    </w:p>
    <w:p w14:paraId="10AB17DF" w14:textId="076F6536" w:rsidR="00681D13" w:rsidRDefault="0019258C" w:rsidP="00D81FF2">
      <w:pPr>
        <w:keepNext/>
        <w:jc w:val="center"/>
      </w:pPr>
      <w:r>
        <w:pict w14:anchorId="3C865B26">
          <v:shape id="_x0000_i1027" type="#_x0000_t75" style="width:388.45pt;height:175.8pt">
            <v:imagedata r:id="rId28" o:title="pi_db"/>
          </v:shape>
        </w:pict>
      </w:r>
    </w:p>
    <w:p w14:paraId="259A3197" w14:textId="47354102" w:rsidR="00AE7A89" w:rsidRDefault="00681D13">
      <w:pPr>
        <w:pStyle w:val="Kpalrs"/>
      </w:pPr>
      <w:r>
        <w:t>14. ábra: Adatbázis modell a Raspberry Pi-n</w:t>
      </w:r>
    </w:p>
    <w:p w14:paraId="5BD26482" w14:textId="48BD8BBA" w:rsidR="00F6482D" w:rsidDel="00422893" w:rsidRDefault="00F6482D" w:rsidP="00F6482D">
      <w:pPr>
        <w:rPr>
          <w:moveFrom w:id="296" w:author="Windows-felhasználó" w:date="2017-11-28T23:37:00Z"/>
        </w:rPr>
      </w:pPr>
      <w:moveFromRangeStart w:id="297" w:author="Windows-felhasználó" w:date="2017-11-28T23:37:00Z" w:name="move499675580"/>
      <w:moveFrom w:id="298" w:author="Windows-felhasználó" w:date="2017-11-28T23:37:00Z">
        <w:r w:rsidDel="00422893">
          <w:lastRenderedPageBreak/>
          <w:t>Adatbázis technológiának a MySQL-t választottam. Ez ma a leginkább elterjedt adatbáziskezelő rendszer, azért rá esett a választásom,</w:t>
        </w:r>
        <w:r w:rsidR="00CC1463" w:rsidDel="00422893">
          <w:t xml:space="preserve"> mert egyszerűen telepíthető,</w:t>
        </w:r>
        <w:r w:rsidDel="00422893">
          <w:t xml:space="preserve"> SQL nyelven írhatunk benne utasításokat, aminek alapjait már </w:t>
        </w:r>
        <w:r w:rsidR="00CC1463" w:rsidDel="00422893">
          <w:t>ismerem</w:t>
        </w:r>
        <w:r w:rsidDel="00422893">
          <w:t>, így ez remek lehe</w:t>
        </w:r>
        <w:r w:rsidR="00D605F7" w:rsidDel="00422893">
          <w:t xml:space="preserve">tőség </w:t>
        </w:r>
        <w:r w:rsidR="00CC1463" w:rsidDel="00422893">
          <w:t xml:space="preserve">a </w:t>
        </w:r>
        <w:r w:rsidR="00D605F7" w:rsidDel="00422893">
          <w:t>tudás elmélyítésére.</w:t>
        </w:r>
      </w:moveFrom>
    </w:p>
    <w:moveFromRangeEnd w:id="297"/>
    <w:p w14:paraId="5AC49F54" w14:textId="50FC43E9" w:rsidR="00021F46" w:rsidRDefault="00EE1398" w:rsidP="00D81FF2">
      <w:pPr>
        <w:pStyle w:val="Cmsor2"/>
      </w:pPr>
      <w:r>
        <w:t>Szerver, webalkalmazás</w:t>
      </w:r>
    </w:p>
    <w:p w14:paraId="0AE6CFBC" w14:textId="6DD68BF8" w:rsidR="00D605F7" w:rsidRDefault="00D605F7" w:rsidP="00D81FF2">
      <w:r>
        <w:t xml:space="preserve">A webalkalmazás </w:t>
      </w:r>
      <w:r w:rsidR="001A4728">
        <w:t>feladata, hogy egy szép, könnyen kezelhető felületet szolgáltasson a felhasználónak, ahol regisztrálhat, megtekintheti a cserepeinek az állapotát, elvégezheti a szükséges beállításokat, kiadhatja a kívánt utasításokat.</w:t>
      </w:r>
    </w:p>
    <w:p w14:paraId="17CF0AA3" w14:textId="796B7E9C" w:rsidR="0077128B" w:rsidDel="00422893" w:rsidRDefault="00D4244F" w:rsidP="00D81FF2">
      <w:pPr>
        <w:rPr>
          <w:del w:id="299" w:author="Windows-felhasználó" w:date="2017-11-28T23:37:00Z"/>
        </w:rPr>
      </w:pPr>
      <w:del w:id="300" w:author="Windows-felhasználó" w:date="2017-11-28T23:37:00Z">
        <w:r w:rsidDel="00422893">
          <w:delText xml:space="preserve">Megvalósításához a PHP nyelvet választottam ezen belül egy Yii nevű keretrendszert.  A PHP egy </w:delText>
        </w:r>
        <w:r w:rsidR="00472A8E" w:rsidDel="00422893">
          <w:delText>szerver oldali szkriptnyelv</w:delText>
        </w:r>
        <w:r w:rsidR="00CC1463" w:rsidDel="00422893">
          <w:rPr>
            <w:rStyle w:val="Lbjegyzet-hivatkozs"/>
          </w:rPr>
          <w:footnoteReference w:id="8"/>
        </w:r>
        <w:r w:rsidR="00472A8E" w:rsidDel="00422893">
          <w:delText xml:space="preserve">, amit először webfejlesztésre terveztek, de később általános programozási feladatokra is elkezdték használni. </w:delText>
        </w:r>
        <w:r w:rsidR="00CC1463" w:rsidDel="00422893">
          <w:delText>A PHP kód beágyazható HTML-be, de önállóan is állhat. Amikor egy kérés érkezi</w:delText>
        </w:r>
      </w:del>
      <w:ins w:id="303" w:author="Predi" w:date="2017-11-27T11:01:00Z">
        <w:del w:id="304" w:author="Windows-felhasználó" w:date="2017-11-28T23:37:00Z">
          <w:r w:rsidR="00B02B82" w:rsidDel="00422893">
            <w:delText>k</w:delText>
          </w:r>
        </w:del>
      </w:ins>
      <w:del w:id="305" w:author="Windows-felhasználó" w:date="2017-11-28T23:37:00Z">
        <w:r w:rsidR="00CC1463" w:rsidDel="00422893">
          <w:delText xml:space="preserve"> a szerver számítógépre, az azon futó webszerver</w:delText>
        </w:r>
        <w:r w:rsidR="00267A72" w:rsidDel="00422893">
          <w:delText xml:space="preserve"> -</w:delText>
        </w:r>
        <w:r w:rsidR="00CC1463" w:rsidDel="00422893">
          <w:delText xml:space="preserve"> </w:delText>
        </w:r>
        <w:r w:rsidR="00B02B82" w:rsidDel="00422893">
          <w:delText>jelen esetben</w:delText>
        </w:r>
        <w:r w:rsidR="00CC1463" w:rsidDel="00422893">
          <w:delText xml:space="preserve"> Apach</w:delText>
        </w:r>
        <w:r w:rsidR="00267A72" w:rsidDel="00422893">
          <w:delText xml:space="preserve">e – ezt feldolgozza, és válaszként elküldi a kért erőforrást, vagy weboldalt, amiben kicserélte a </w:delText>
        </w:r>
        <w:r w:rsidR="00C95EC5" w:rsidDel="00422893">
          <w:delText>PHP</w:delText>
        </w:r>
        <w:r w:rsidR="00267A72" w:rsidDel="00422893">
          <w:delText xml:space="preserve"> kódokat a futtatásuk eredményére. </w:delText>
        </w:r>
      </w:del>
    </w:p>
    <w:p w14:paraId="7D8F1E63" w14:textId="2DC7B77D" w:rsidR="00C95EC5" w:rsidDel="00422893" w:rsidRDefault="00C95EC5" w:rsidP="00D81FF2">
      <w:pPr>
        <w:rPr>
          <w:del w:id="306" w:author="Windows-felhasználó" w:date="2017-11-28T23:37:00Z"/>
        </w:rPr>
      </w:pPr>
      <w:del w:id="307" w:author="Windows-felhasználó" w:date="2017-11-28T23:37:00Z">
        <w:r w:rsidDel="00422893">
          <w:delText>A</w:delText>
        </w:r>
        <w:r w:rsidR="00800A55" w:rsidDel="00422893">
          <w:delText xml:space="preserve"> weboldal megalkotásáh</w:delText>
        </w:r>
        <w:r w:rsidR="00570BB6" w:rsidDel="00422893">
          <w:delText>oz egy</w:delText>
        </w:r>
        <w:r w:rsidR="002305C9" w:rsidDel="00422893">
          <w:delText xml:space="preserve"> keretrendszert, a Yii</w:delText>
        </w:r>
        <w:r w:rsidR="00800A55" w:rsidDel="00422893">
          <w:delText>2-t használom.</w:delText>
        </w:r>
        <w:r w:rsidR="00B31769" w:rsidDel="00422893">
          <w:delText xml:space="preserve"> MVC</w:delText>
        </w:r>
        <w:r w:rsidR="00B16ADD" w:rsidDel="00422893">
          <w:rPr>
            <w:rStyle w:val="Lbjegyzet-hivatkozs"/>
          </w:rPr>
          <w:footnoteReference w:id="9"/>
        </w:r>
        <w:r w:rsidR="00B31769" w:rsidDel="00422893">
          <w:delText xml:space="preserve"> tervezési mintát használ, hogy egymástól függetlenné tegye </w:delText>
        </w:r>
        <w:r w:rsidR="00B16ADD" w:rsidDel="00422893">
          <w:delText>az adatok megjelenítését a háttérben történő folyamatoktól.</w:delText>
        </w:r>
        <w:r w:rsidR="00570BB6" w:rsidDel="00422893">
          <w:delText xml:space="preserve"> Könnyű elindítani egy alkalmazást fejlesztését a segítségével.</w:delText>
        </w:r>
        <w:r w:rsidR="00B16ADD" w:rsidDel="00422893">
          <w:delText xml:space="preserve"> </w:delText>
        </w:r>
        <w:r w:rsidR="008A1459" w:rsidDel="00422893">
          <w:delText>Egy generáló szkript lefuttatásával létrehoz egy működő alkalmazás vázat</w:delText>
        </w:r>
        <w:r w:rsidR="00B31769" w:rsidDel="00422893">
          <w:delText>, egy főoldallal, bejelentkezési lehetőséggel</w:delText>
        </w:r>
        <w:r w:rsidR="008A1459" w:rsidDel="00422893">
          <w:delText xml:space="preserve">, amit már meg is tekinthetünk a </w:delText>
        </w:r>
        <w:r w:rsidR="008A73A8" w:rsidDel="00422893">
          <w:delText xml:space="preserve">szerveren. </w:delText>
        </w:r>
        <w:r w:rsidR="00B31769" w:rsidDel="00422893">
          <w:delText>Ezután megadhatjuk az adatbázis kapcsolat paramétereit, és a keretrendszer összeköti az a</w:delText>
        </w:r>
        <w:r w:rsidR="00A631F2" w:rsidDel="00422893">
          <w:delText>lkalmazásunkat az adatbázissal, és a fejlesztő felületen keresztül generálhatunk minden táblához az adatbázisból modell és controller osztályt, valamint felületet a tartalmazott adatok megjelenítéséhez, beszúráshoz, módosításhoz</w:delText>
        </w:r>
        <w:r w:rsidR="00B16ADD" w:rsidDel="00422893">
          <w:delText xml:space="preserve">, törléshez. </w:delText>
        </w:r>
      </w:del>
    </w:p>
    <w:p w14:paraId="6BBF86A3" w14:textId="69BEDB0F" w:rsidR="00B16ADD" w:rsidRDefault="00373F36" w:rsidP="00D81FF2">
      <w:r>
        <w:t>A felhasználói felület három részből fog állni, a főoldalból, a bejelentkezési felületből, és az egyes cserép részletes adatait megjelenítő felületből.</w:t>
      </w:r>
    </w:p>
    <w:p w14:paraId="59E6CDFA" w14:textId="3538694C" w:rsidR="00373F36" w:rsidRDefault="00373F36" w:rsidP="00D81FF2">
      <w:r>
        <w:t>A főoldalon a felhasználó egy áttekintő felületet kap, amin megnézheti a cserepeinek legaktuálisabb adatait, és innen tud tovább navigálni az egyes cserepekhez.</w:t>
      </w:r>
    </w:p>
    <w:p w14:paraId="165E849E" w14:textId="704EC88B" w:rsidR="00B16ADD" w:rsidRDefault="00373F36">
      <w:r>
        <w:t xml:space="preserve">A cserép </w:t>
      </w:r>
      <w:r w:rsidR="00EF2A1A">
        <w:t xml:space="preserve">oldalán </w:t>
      </w:r>
      <w:r>
        <w:t xml:space="preserve">a felhasználó grafikonos nézetben megtekintheti a fény és talajnedvesség viszonyokat, valamint </w:t>
      </w:r>
      <w:r w:rsidR="00EF2A1A">
        <w:t>táblázatos nézetben az összes további adatot. Ugyanitt változtathatja a konfigurációs beállításokat, a cserépre valamint a növény konfigurációra vonatkozóan. A rendszer alapból tartalmazni fog növény konfigurációkat, amik közül a felhasználó választhat, de ezeket később módosíthatja</w:t>
      </w:r>
    </w:p>
    <w:p w14:paraId="51BF36CE" w14:textId="75E43BE0" w:rsidR="00021F46" w:rsidRDefault="00021F46" w:rsidP="00F6404C">
      <w:pPr>
        <w:pStyle w:val="Cmsor3"/>
      </w:pPr>
      <w:r>
        <w:t>Adatbázis</w:t>
      </w:r>
    </w:p>
    <w:p w14:paraId="30AEBF79" w14:textId="594BF42C" w:rsidR="00193274" w:rsidRDefault="00193274" w:rsidP="00D81FF2">
      <w:r>
        <w:t>A szerver adatbázis modellje</w:t>
      </w:r>
      <w:r w:rsidR="00021F46">
        <w:t xml:space="preserve"> </w:t>
      </w:r>
      <w:r>
        <w:t xml:space="preserve">szinte megegyezik a telepített egységével, kiegészítve a többfelhasználós rendszerhez szükséges táblákkal. </w:t>
      </w:r>
    </w:p>
    <w:p w14:paraId="51E319CC" w14:textId="040E0226" w:rsidR="00193274" w:rsidRDefault="00B02B82" w:rsidP="00D81FF2">
      <w:r>
        <w:rPr>
          <w:rStyle w:val="Jegyzethivatkozs"/>
        </w:rPr>
        <w:commentReference w:id="310"/>
      </w:r>
      <w:r w:rsidR="001C5E4B">
        <w:t>Szükség van</w:t>
      </w:r>
      <w:r w:rsidR="00193274">
        <w:t xml:space="preserve"> egy tábl</w:t>
      </w:r>
      <w:r w:rsidR="001C5E4B">
        <w:t>ára</w:t>
      </w:r>
      <w:r w:rsidR="00193274">
        <w:t xml:space="preserve"> a felhasználók számára,</w:t>
      </w:r>
      <w:r w:rsidR="001C5E4B">
        <w:t xml:space="preserve"> ahol</w:t>
      </w:r>
      <w:r w:rsidR="00193274">
        <w:t xml:space="preserve"> az azonosításhoz és bejelentkezéshez szükséges adataikat tárolom, felhasználónév, jelszó, emailcím, és az egyedi azonosítójuk.</w:t>
      </w:r>
    </w:p>
    <w:p w14:paraId="0E6DEBDF" w14:textId="01DDD323" w:rsidR="00193274" w:rsidRDefault="001C5E4B" w:rsidP="00D81FF2">
      <w:r>
        <w:t>A</w:t>
      </w:r>
      <w:r w:rsidR="00570BB6">
        <w:t xml:space="preserve">z adatbázist </w:t>
      </w:r>
      <w:r w:rsidR="00193274">
        <w:t>felkészítem arra az eshetőségre, hogy később akár egy felhasználóhoz több telepített egység is tart</w:t>
      </w:r>
      <w:r w:rsidR="00814F2B">
        <w:t xml:space="preserve">ozzon. Ehhez elég lenne a telepített egység táblájában fenntartani egy oszlopot a felhasználó azonosítójának, viszont ha egy kapcsolótáblát veszek fel a kapcsolat leírására, az a lehetőség is meg lesz, hogy egy egységet több felhasználó is megfigyelhessen, irányíthasson. </w:t>
      </w:r>
    </w:p>
    <w:p w14:paraId="163609D0" w14:textId="06959C83" w:rsidR="00AA2680" w:rsidRDefault="007264CA" w:rsidP="00D81FF2">
      <w:r>
        <w:t xml:space="preserve">A fentieken kívül még </w:t>
      </w:r>
      <w:r w:rsidR="00570BB6">
        <w:t>négy</w:t>
      </w:r>
      <w:r>
        <w:t xml:space="preserve"> fontos különbség van a telepített egység és a szerver adatbázisa között. A telepített egységen nincs szükség, hogy a cserepeket tartalmazó táblában tároljuk az egység azonosítóját, itt viszont muszáj, hogy </w:t>
      </w:r>
      <w:r w:rsidR="00AA2680">
        <w:t>a cserepeket hozzá tudjuk rendelni az egységekhez. A felhasználó által kiadott utasításokat tárolni k</w:t>
      </w:r>
      <w:r w:rsidR="0077128B">
        <w:t>ell, amíg azokat le nem kérdezi</w:t>
      </w:r>
      <w:r w:rsidR="00AA2680">
        <w:t xml:space="preserve"> a telepített egység, így erre létrehozok</w:t>
      </w:r>
      <w:r w:rsidR="0077128B">
        <w:t xml:space="preserve"> egy táblát, amiben tárolom melyik cseréphez tartozik az utasítás, az utasítás kódját és az esetleges paramétert. </w:t>
      </w:r>
      <w:r w:rsidR="00570BB6">
        <w:t xml:space="preserve">Az utolsó, hogy a növénykonfigurációk között tárolni fogok előre </w:t>
      </w:r>
      <w:r w:rsidR="00506DFE">
        <w:t xml:space="preserve">definiált konfigurációkat, </w:t>
      </w:r>
      <w:r w:rsidR="00506DFE">
        <w:lastRenderedPageBreak/>
        <w:t>amiket a felhasználó, ha szeretné, megváltoztathat. Ahhoz, hogy az előre definiált és a megváltoztatott konfigurációkat meg lehessen különböztetni, felveszek egy új mezőt UNIQUE névvel, ami jelzi, hogy egyedi vagy sem az adott bejegyzés.</w:t>
      </w:r>
    </w:p>
    <w:p w14:paraId="61D7FE2F" w14:textId="22EB55B3" w:rsidR="00681D13" w:rsidRDefault="0019258C" w:rsidP="00D81FF2">
      <w:r>
        <w:pict w14:anchorId="6E2BD0EA">
          <v:shape id="_x0000_i1028" type="#_x0000_t75" style="width:424.45pt;height:226.05pt">
            <v:imagedata r:id="rId29" o:title="szerver_db"/>
          </v:shape>
        </w:pict>
      </w:r>
    </w:p>
    <w:p w14:paraId="3A5A0A19" w14:textId="2FDA9524" w:rsidR="00EE1398" w:rsidRDefault="00681D13">
      <w:pPr>
        <w:pStyle w:val="Kpalrs"/>
      </w:pPr>
      <w:r>
        <w:t>15. ábra: Szerver adatbázis modell</w:t>
      </w:r>
    </w:p>
    <w:p w14:paraId="6F985F3D" w14:textId="60E96E32" w:rsidR="00021F46" w:rsidRPr="00021F46" w:rsidDel="002F741A" w:rsidRDefault="00506DFE" w:rsidP="00D81FF2">
      <w:pPr>
        <w:rPr>
          <w:moveFrom w:id="311" w:author="Windows-felhasználó" w:date="2017-11-29T00:02:00Z"/>
        </w:rPr>
      </w:pPr>
      <w:moveFromRangeStart w:id="312" w:author="Windows-felhasználó" w:date="2017-11-29T00:02:00Z" w:name="move499677055"/>
      <w:moveFrom w:id="313" w:author="Windows-felhasználó" w:date="2017-11-29T00:02:00Z">
        <w:r w:rsidDel="002F741A">
          <w:t>Adatbáziskezelő szoftvernek hasonlóan a telepített egységhez a MySQL-t használom.</w:t>
        </w:r>
      </w:moveFrom>
    </w:p>
    <w:p w14:paraId="351BA341" w14:textId="405DBBB2" w:rsidR="00510A55" w:rsidDel="00510A55" w:rsidRDefault="00510A55">
      <w:pPr>
        <w:rPr>
          <w:del w:id="314" w:author="Windows-felhasználó" w:date="2017-11-22T22:46:00Z"/>
        </w:rPr>
        <w:pPrChange w:id="315" w:author="Windows-felhasználó" w:date="2017-11-22T22:40:00Z">
          <w:pPr>
            <w:jc w:val="center"/>
          </w:pPr>
        </w:pPrChange>
      </w:pPr>
      <w:bookmarkStart w:id="316" w:name="_Toc499329016"/>
      <w:bookmarkEnd w:id="316"/>
      <w:moveFromRangeEnd w:id="312"/>
    </w:p>
    <w:p w14:paraId="076252E7" w14:textId="7C7289B2" w:rsidR="00C675C4" w:rsidRDefault="00C675C4" w:rsidP="00C675C4">
      <w:pPr>
        <w:pStyle w:val="Cmsor1"/>
        <w:rPr>
          <w:ins w:id="317" w:author="Windows-felhasználó" w:date="2017-12-02T12:58:00Z"/>
        </w:rPr>
      </w:pPr>
      <w:bookmarkStart w:id="318" w:name="_Toc499329017"/>
      <w:r>
        <w:lastRenderedPageBreak/>
        <w:t>Implementáció</w:t>
      </w:r>
      <w:bookmarkEnd w:id="318"/>
    </w:p>
    <w:p w14:paraId="29A37A20" w14:textId="20234B75" w:rsidR="00DD341C" w:rsidRDefault="00360E40">
      <w:pPr>
        <w:rPr>
          <w:ins w:id="319" w:author="Windows-felhasználó" w:date="2017-12-04T00:20:00Z"/>
        </w:rPr>
        <w:pPrChange w:id="320" w:author="Windows-felhasználó" w:date="2017-12-02T14:32:00Z">
          <w:pPr>
            <w:pStyle w:val="Cmsor1"/>
          </w:pPr>
        </w:pPrChange>
      </w:pPr>
      <w:ins w:id="321" w:author="Windows-felhasználó" w:date="2017-12-02T12:58:00Z">
        <w:r>
          <w:t xml:space="preserve">A felhasználó szempontjából a következő képpen </w:t>
        </w:r>
      </w:ins>
      <w:ins w:id="322" w:author="Windows-felhasználó" w:date="2017-12-02T13:08:00Z">
        <w:r w:rsidR="002E18B5">
          <w:t>néz</w:t>
        </w:r>
        <w:r w:rsidR="001C68C4">
          <w:t xml:space="preserve"> ki </w:t>
        </w:r>
      </w:ins>
      <w:ins w:id="323" w:author="Windows-felhasználó" w:date="2017-12-02T12:58:00Z">
        <w:r>
          <w:t xml:space="preserve">a </w:t>
        </w:r>
      </w:ins>
      <w:ins w:id="324" w:author="Windows-felhasználó" w:date="2017-12-02T12:59:00Z">
        <w:r>
          <w:t xml:space="preserve">rendszer használata. </w:t>
        </w:r>
      </w:ins>
      <w:ins w:id="325" w:author="Windows-felhasználó" w:date="2017-12-02T13:19:00Z">
        <w:r w:rsidR="00DD341C">
          <w:t>Első lépésként b</w:t>
        </w:r>
      </w:ins>
      <w:ins w:id="326" w:author="Windows-felhasználó" w:date="2017-12-02T12:59:00Z">
        <w:r>
          <w:t>eregisztrálja magát a rend</w:t>
        </w:r>
        <w:r w:rsidR="001C68C4">
          <w:t>szerbe. Ezután bejelentkezik, de</w:t>
        </w:r>
        <w:r>
          <w:t xml:space="preserve"> </w:t>
        </w:r>
      </w:ins>
      <w:ins w:id="327" w:author="Windows-felhasználó" w:date="2017-12-02T13:01:00Z">
        <w:r w:rsidR="001C68C4">
          <w:t xml:space="preserve">még nincs </w:t>
        </w:r>
      </w:ins>
      <w:ins w:id="328" w:author="Windows-felhasználó" w:date="2017-12-04T10:19:00Z">
        <w:r w:rsidR="002E18B5">
          <w:t>bekonfigurálva</w:t>
        </w:r>
      </w:ins>
      <w:ins w:id="329" w:author="Windows-felhasználó" w:date="2017-12-02T13:01:00Z">
        <w:r w:rsidR="002E18B5">
          <w:t xml:space="preserve"> a telepített egység, tehát</w:t>
        </w:r>
        <w:r w:rsidR="001C68C4">
          <w:t xml:space="preserve"> a cserepek sem, így a következő lépés számára a telepített egység beállítása lesz.</w:t>
        </w:r>
      </w:ins>
      <w:ins w:id="330" w:author="Windows-felhasználó" w:date="2017-12-02T13:03:00Z">
        <w:r w:rsidR="001C68C4">
          <w:t xml:space="preserve"> Itt meg kell adni a telepített egység azonosítóját, ami</w:t>
        </w:r>
      </w:ins>
      <w:ins w:id="331" w:author="Windows-felhasználó" w:date="2017-12-02T13:05:00Z">
        <w:r w:rsidR="001C68C4">
          <w:t xml:space="preserve">t a felhasználó ismer, valamint itt tudja </w:t>
        </w:r>
      </w:ins>
      <w:ins w:id="332" w:author="Windows-felhasználó" w:date="2017-12-04T10:19:00Z">
        <w:r w:rsidR="002E18B5">
          <w:t>beállítani</w:t>
        </w:r>
      </w:ins>
      <w:ins w:id="333" w:author="Windows-felhasználó" w:date="2017-12-02T13:05:00Z">
        <w:r w:rsidR="001C68C4">
          <w:t xml:space="preserve"> a telepített egység nevét is.</w:t>
        </w:r>
      </w:ins>
      <w:ins w:id="334" w:author="Windows-felhasználó" w:date="2017-12-02T13:06:00Z">
        <w:r w:rsidR="001C68C4">
          <w:t xml:space="preserve"> A Raspberry </w:t>
        </w:r>
      </w:ins>
      <w:ins w:id="335" w:author="Windows-felhasználó" w:date="2017-12-02T13:07:00Z">
        <w:r w:rsidR="001C68C4">
          <w:t xml:space="preserve">úgy érkezne a felhasználóhoz, hogy azon már </w:t>
        </w:r>
      </w:ins>
      <w:ins w:id="336" w:author="Windows-felhasználó" w:date="2017-12-02T13:06:00Z">
        <w:r w:rsidR="001C68C4">
          <w:t>be van állítva az azonosító</w:t>
        </w:r>
      </w:ins>
      <w:ins w:id="337" w:author="Windows-felhasználó" w:date="2017-12-02T13:08:00Z">
        <w:r w:rsidR="001C68C4">
          <w:t xml:space="preserve">. </w:t>
        </w:r>
      </w:ins>
      <w:ins w:id="338" w:author="Windows-felhasználó" w:date="2017-12-02T13:09:00Z">
        <w:r w:rsidR="001C68C4">
          <w:t xml:space="preserve">Miután beállította a telepített egység adatait, felveheti hozzá a cserepeket. Ezen a felületen </w:t>
        </w:r>
      </w:ins>
      <w:ins w:id="339" w:author="Windows-felhasználó" w:date="2017-12-02T13:12:00Z">
        <w:r w:rsidR="001C68C4">
          <w:t xml:space="preserve">meg kell adni a cserép azonosítóját, </w:t>
        </w:r>
        <w:r w:rsidR="00DD341C">
          <w:t xml:space="preserve">a nevét, gondozott növény </w:t>
        </w:r>
      </w:ins>
      <w:ins w:id="340" w:author="Windows-felhasználó" w:date="2017-12-02T13:14:00Z">
        <w:r w:rsidR="00DD341C">
          <w:t>fajtáját</w:t>
        </w:r>
      </w:ins>
      <w:ins w:id="341" w:author="Windows-felhasználó" w:date="2017-12-02T13:12:00Z">
        <w:r w:rsidR="00DD341C">
          <w:t>,</w:t>
        </w:r>
      </w:ins>
      <w:ins w:id="342" w:author="Windows-felhasználó" w:date="2017-12-02T13:14:00Z">
        <w:r w:rsidR="00DD341C">
          <w:t xml:space="preserve"> valamint a napfelkelte és napnyugta időpontját.</w:t>
        </w:r>
      </w:ins>
      <w:ins w:id="343" w:author="Windows-felhasználó" w:date="2017-12-02T13:12:00Z">
        <w:r w:rsidR="00DD341C">
          <w:t xml:space="preserve"> </w:t>
        </w:r>
      </w:ins>
      <w:ins w:id="344" w:author="Windows-felhasználó" w:date="2017-12-02T13:09:00Z">
        <w:r w:rsidR="001C68C4">
          <w:t xml:space="preserve">Minden cserép rendelkezik saját egyedi azonosítóval, amit a felhasználó </w:t>
        </w:r>
      </w:ins>
      <w:ins w:id="345" w:author="Windows-felhasználó" w:date="2017-12-02T13:14:00Z">
        <w:r w:rsidR="00DD341C">
          <w:t xml:space="preserve">a telepített egységhez hasonlóan ismerne. Eközben a felhasználó rácsatlakoztatja a Raspberryre az Arduinot. A cserép </w:t>
        </w:r>
      </w:ins>
      <w:ins w:id="346" w:author="Windows-felhasználó" w:date="2017-12-02T13:16:00Z">
        <w:r w:rsidR="00DD341C">
          <w:t xml:space="preserve">felvétele egy utasítást hoz létre a Raspberry </w:t>
        </w:r>
      </w:ins>
      <w:ins w:id="347" w:author="Windows-felhasználó" w:date="2017-12-02T13:17:00Z">
        <w:r w:rsidR="00DD341C">
          <w:t>részére</w:t>
        </w:r>
      </w:ins>
      <w:ins w:id="348" w:author="Windows-felhasználó" w:date="2017-12-02T13:16:00Z">
        <w:r w:rsidR="00DD341C">
          <w:t>, a</w:t>
        </w:r>
      </w:ins>
      <w:ins w:id="349" w:author="Windows-felhasználó" w:date="2017-12-02T13:17:00Z">
        <w:r w:rsidR="00DD341C">
          <w:t xml:space="preserve">miben az megkapja a beállítani kívánt cserép adatait. Miután a Raspberryn </w:t>
        </w:r>
      </w:ins>
      <w:ins w:id="350" w:author="Windows-felhasználó" w:date="2017-12-02T13:18:00Z">
        <w:r w:rsidR="00DD341C">
          <w:t xml:space="preserve">lefutott a cserép </w:t>
        </w:r>
        <w:r w:rsidR="00BD2434">
          <w:t>konfigurálása,</w:t>
        </w:r>
        <w:r w:rsidR="00DD341C">
          <w:t xml:space="preserve"> elkezdi küldeni az adatokat a </w:t>
        </w:r>
      </w:ins>
      <w:ins w:id="351" w:author="Windows-felhasználó" w:date="2017-12-02T14:31:00Z">
        <w:r w:rsidR="00BD2434">
          <w:t>szerverre</w:t>
        </w:r>
      </w:ins>
      <w:ins w:id="352" w:author="Windows-felhasználó" w:date="2017-12-02T13:18:00Z">
        <w:r w:rsidR="00DD341C">
          <w:t>, ami hamarosan megjelenik a felületen.</w:t>
        </w:r>
      </w:ins>
      <w:ins w:id="353" w:author="Windows-felhasználó" w:date="2017-12-02T13:20:00Z">
        <w:r w:rsidR="00DD341C">
          <w:t xml:space="preserve"> A főoldalon megjelenik a cserép aktuális állapota, valamint egy gomb, amivel navigálhatunk a cserép</w:t>
        </w:r>
        <w:r w:rsidR="0019578E">
          <w:t xml:space="preserve"> felületre. Ezen az oldalo</w:t>
        </w:r>
        <w:r w:rsidR="00BD2434">
          <w:t>n a felhasználó megtekintheti a fényviszony és talajnedvesség változását grafikonon ábrázolva,</w:t>
        </w:r>
      </w:ins>
      <w:ins w:id="354" w:author="Windows-felhasználó" w:date="2017-12-02T14:26:00Z">
        <w:r w:rsidR="00BD2434">
          <w:t xml:space="preserve"> valamint a többi adatot</w:t>
        </w:r>
      </w:ins>
      <w:ins w:id="355" w:author="Windows-felhasználó" w:date="2017-12-02T14:28:00Z">
        <w:r w:rsidR="00BD2434">
          <w:t xml:space="preserve"> táblázatos formában. Továbbá itt adhat ki utasításokat öntözésre és világításra</w:t>
        </w:r>
      </w:ins>
      <w:ins w:id="356" w:author="Windows-felhasználó" w:date="2017-12-02T14:30:00Z">
        <w:r w:rsidR="00BD2434">
          <w:t>, megváltoztathatja a növény konfigurációját, valamint a cserép beállításait.</w:t>
        </w:r>
      </w:ins>
      <w:ins w:id="357" w:author="Windows-felhasználó" w:date="2017-12-02T13:20:00Z">
        <w:r w:rsidR="00BD2434">
          <w:t xml:space="preserve"> </w:t>
        </w:r>
      </w:ins>
    </w:p>
    <w:p w14:paraId="1B7811A3" w14:textId="77777777" w:rsidR="00507313" w:rsidRDefault="00507313" w:rsidP="00507313">
      <w:pPr>
        <w:pStyle w:val="Cmsor2"/>
        <w:rPr>
          <w:ins w:id="358" w:author="Windows-felhasználó" w:date="2017-12-04T00:20:00Z"/>
        </w:rPr>
      </w:pPr>
      <w:ins w:id="359" w:author="Windows-felhasználó" w:date="2017-12-04T00:20:00Z">
        <w:r>
          <w:t>Szerver</w:t>
        </w:r>
      </w:ins>
    </w:p>
    <w:p w14:paraId="68496CDC" w14:textId="241EA8AF" w:rsidR="00507313" w:rsidRDefault="00507313" w:rsidP="00507313">
      <w:pPr>
        <w:rPr>
          <w:ins w:id="360" w:author="Windows-felhasználó" w:date="2017-12-04T00:20:00Z"/>
        </w:rPr>
      </w:pPr>
      <w:ins w:id="361" w:author="Windows-felhasználó" w:date="2017-12-04T00:21:00Z">
        <w:r>
          <w:t xml:space="preserve">A webalkalmazás </w:t>
        </w:r>
      </w:ins>
      <w:ins w:id="362" w:author="Windows-felhasználó" w:date="2017-12-04T00:20:00Z">
        <w:r>
          <w:t>megvalósítás</w:t>
        </w:r>
        <w:r w:rsidR="002E18B5">
          <w:t xml:space="preserve">ához a PHP nyelvet választottam. </w:t>
        </w:r>
      </w:ins>
      <w:ins w:id="363" w:author="Windows-felhasználó" w:date="2017-12-04T10:21:00Z">
        <w:r w:rsidR="002E18B5">
          <w:t xml:space="preserve">Ez </w:t>
        </w:r>
      </w:ins>
      <w:ins w:id="364" w:author="Windows-felhasználó" w:date="2017-12-04T00:20:00Z">
        <w:r>
          <w:t>egy szerver oldali szkriptnyelv</w:t>
        </w:r>
        <w:r>
          <w:rPr>
            <w:rStyle w:val="Lbjegyzet-hivatkozs"/>
          </w:rPr>
          <w:footnoteReference w:id="10"/>
        </w:r>
        <w:r>
          <w:t xml:space="preserve">, amit először webfejlesztésre terveztek, de később általános programozási feladatokra is elkezdték használni. A PHP kód beágyazható HTML-be, de önállóan is állhat. Amikor egy kérés érkezik a szerver számítógépre, az azon futó webszerver - jelen esetben Apache – ezt feldolgozza, és válaszként elküldi a kért erőforrást, vagy weboldalt, amiben kicserélte a PHP kódokat a futtatásuk eredményére. </w:t>
        </w:r>
      </w:ins>
    </w:p>
    <w:p w14:paraId="2830A64B" w14:textId="170B797A" w:rsidR="00D277CC" w:rsidRDefault="00507313" w:rsidP="00D277CC">
      <w:pPr>
        <w:rPr>
          <w:ins w:id="367" w:author="Windows-felhasználó" w:date="2017-12-04T10:59:00Z"/>
        </w:rPr>
      </w:pPr>
      <w:ins w:id="368" w:author="Windows-felhasználó" w:date="2017-12-04T00:20:00Z">
        <w:r>
          <w:lastRenderedPageBreak/>
          <w:t xml:space="preserve">A weboldal megalkotásához egy </w:t>
        </w:r>
      </w:ins>
      <w:ins w:id="369" w:author="Windows-felhasználó" w:date="2017-12-04T10:21:00Z">
        <w:r w:rsidR="002E18B5">
          <w:t xml:space="preserve">PHP </w:t>
        </w:r>
      </w:ins>
      <w:ins w:id="370" w:author="Windows-felhasználó" w:date="2017-12-04T00:20:00Z">
        <w:r>
          <w:t>keretrendszert, a Yii2-t használom. MVC</w:t>
        </w:r>
        <w:r>
          <w:rPr>
            <w:rStyle w:val="Lbjegyzet-hivatkozs"/>
          </w:rPr>
          <w:footnoteReference w:id="11"/>
        </w:r>
        <w:r>
          <w:t xml:space="preserve"> tervezési mintát használ, hogy egymástól függetlenné tegye az adatok megjelenítését a háttérben történő folyamatoktól. Könnyű elindítani egy alkalmazást fejlesztését a segítségével. Egy generáló szkript lefuttatásával létrehoz egy működő alkalmazás vázat, egy főoldallal, bejelentkezési lehetőséggel, amit már meg is tekinthetünk a szerveren. Ezután megadhatjuk az adatbázis kapcsolat paramétereit, és a keretrendszer összeköti az alkalmazásunkat az adatbázissal, és a fejlesztő felületen keresztül generálhatunk minden táblához az adatbázisból modell és controller osztályt, valamint felületet a tartalmazott adatok megjelenítéséhez, beszúráshoz, módosításhoz, törléshez.</w:t>
        </w:r>
      </w:ins>
      <w:ins w:id="373" w:author="Windows-felhasználó" w:date="2017-12-04T11:37:00Z">
        <w:r w:rsidR="0019258C">
          <w:t xml:space="preserve"> A </w:t>
        </w:r>
      </w:ins>
      <w:ins w:id="374" w:author="Windows-felhasználó" w:date="2017-12-04T11:38:00Z">
        <w:r w:rsidR="0019258C">
          <w:t xml:space="preserve">Yii </w:t>
        </w:r>
      </w:ins>
      <w:ins w:id="375" w:author="Windows-felhasználó" w:date="2017-12-04T11:39:00Z">
        <w:r w:rsidR="0019258C">
          <w:t>keretrendszer lehetőséget nyújt külső PHP modulok használatára, eze</w:t>
        </w:r>
      </w:ins>
      <w:ins w:id="376" w:author="Windows-felhasználó" w:date="2017-12-04T11:40:00Z">
        <w:r w:rsidR="0019258C">
          <w:t xml:space="preserve">n függőségek kezelésére a Composer nevű függőségkezelő alkalmazást </w:t>
        </w:r>
      </w:ins>
      <w:ins w:id="377" w:author="Windows-felhasználó" w:date="2017-12-04T11:41:00Z">
        <w:r w:rsidR="0019258C">
          <w:t>használja.</w:t>
        </w:r>
      </w:ins>
      <w:ins w:id="378" w:author="Windows-felhasználó" w:date="2017-12-04T00:20:00Z">
        <w:r>
          <w:t xml:space="preserve"> </w:t>
        </w:r>
      </w:ins>
      <w:ins w:id="379" w:author="Windows-felhasználó" w:date="2017-12-04T10:41:00Z">
        <w:r w:rsidR="00D277CC">
          <w:t xml:space="preserve">Adatbáziskezelő szoftvernek a MySQL-t használom, </w:t>
        </w:r>
      </w:ins>
      <w:ins w:id="380" w:author="Windows-felhasználó" w:date="2017-12-04T10:42:00Z">
        <w:r w:rsidR="00D277CC">
          <w:t>mert könnyű telepíteni</w:t>
        </w:r>
      </w:ins>
      <w:ins w:id="381" w:author="Windows-felhasználó" w:date="2017-12-04T11:04:00Z">
        <w:r w:rsidR="00BC1744">
          <w:t>, és</w:t>
        </w:r>
      </w:ins>
      <w:ins w:id="382" w:author="Windows-felhasználó" w:date="2017-12-04T10:42:00Z">
        <w:r w:rsidR="00D277CC">
          <w:t xml:space="preserve"> SQL nyelven </w:t>
        </w:r>
      </w:ins>
      <w:ins w:id="383" w:author="Windows-felhasználó" w:date="2017-12-04T11:04:00Z">
        <w:r w:rsidR="00BC1744">
          <w:t>lehet</w:t>
        </w:r>
      </w:ins>
    </w:p>
    <w:p w14:paraId="326DE08C" w14:textId="70775E49" w:rsidR="00BC1744" w:rsidRDefault="00BC1744" w:rsidP="00D277CC">
      <w:pPr>
        <w:rPr>
          <w:ins w:id="384" w:author="Windows-felhasználó" w:date="2017-12-04T11:14:00Z"/>
        </w:rPr>
      </w:pPr>
      <w:ins w:id="385" w:author="Windows-felhasználó" w:date="2017-12-04T11:00:00Z">
        <w:r>
          <w:t xml:space="preserve">A fejlesztés első lépése az adatbázis felépítése volt, </w:t>
        </w:r>
      </w:ins>
      <w:ins w:id="386" w:author="Windows-felhasználó" w:date="2017-12-04T11:03:00Z">
        <w:r>
          <w:t xml:space="preserve">ehhez </w:t>
        </w:r>
      </w:ins>
      <w:ins w:id="387" w:author="Windows-felhasználó" w:date="2017-12-04T11:09:00Z">
        <w:r w:rsidR="00CF652D">
          <w:t>egy dbdesigner.net</w:t>
        </w:r>
      </w:ins>
      <w:ins w:id="388" w:author="Windows-felhasználó" w:date="2017-12-04T11:11:00Z">
        <w:r w:rsidR="00CF652D">
          <w:fldChar w:fldCharType="begin"/>
        </w:r>
        <w:r w:rsidR="00CF652D">
          <w:instrText xml:space="preserve"> REF _Ref500149199 \r \h </w:instrText>
        </w:r>
      </w:ins>
      <w:r w:rsidR="00CF652D">
        <w:fldChar w:fldCharType="separate"/>
      </w:r>
      <w:ins w:id="389" w:author="Windows-felhasználó" w:date="2017-12-04T11:11:00Z">
        <w:r w:rsidR="00CF652D">
          <w:t>[8]</w:t>
        </w:r>
        <w:r w:rsidR="00CF652D">
          <w:fldChar w:fldCharType="end"/>
        </w:r>
      </w:ins>
      <w:ins w:id="390" w:author="Windows-felhasználó" w:date="2017-12-04T11:09:00Z">
        <w:r w:rsidR="00CF652D">
          <w:t xml:space="preserve"> </w:t>
        </w:r>
      </w:ins>
      <w:ins w:id="391" w:author="Windows-felhasználó" w:date="2017-12-04T11:11:00Z">
        <w:r w:rsidR="00CF652D">
          <w:t>címen megtalálható</w:t>
        </w:r>
      </w:ins>
      <w:ins w:id="392" w:author="Windows-felhasználó" w:date="2017-12-04T11:09:00Z">
        <w:r w:rsidR="00CF652D">
          <w:t xml:space="preserve"> internetes alkalmazást használtam</w:t>
        </w:r>
      </w:ins>
      <w:ins w:id="393" w:author="Windows-felhasználó" w:date="2017-12-04T11:11:00Z">
        <w:r w:rsidR="00CF652D">
          <w:t xml:space="preserve"> segítségül, ahol grafikus felületen lehet megtervezni az adatbázis sémát, amit exportálhatunk SQL szkriptként. Ezt a fájlt a</w:t>
        </w:r>
      </w:ins>
      <w:ins w:id="394" w:author="Windows-felhasználó" w:date="2017-12-04T11:13:00Z">
        <w:r w:rsidR="00CF652D">
          <w:t xml:space="preserve"> MySQL felületén lefuttatva felépül az adatbázis.</w:t>
        </w:r>
      </w:ins>
    </w:p>
    <w:p w14:paraId="2E691BD2" w14:textId="12CE1D72" w:rsidR="00CF652D" w:rsidRDefault="00A85304" w:rsidP="00D277CC">
      <w:pPr>
        <w:rPr>
          <w:ins w:id="395" w:author="Windows-felhasználó" w:date="2017-12-04T11:27:00Z"/>
        </w:rPr>
      </w:pPr>
      <w:ins w:id="396" w:author="Windows-felhasználó" w:date="2017-12-04T11:15:00Z">
        <w:r>
          <w:t>A következő lépés</w:t>
        </w:r>
      </w:ins>
      <w:ins w:id="397" w:author="Windows-felhasználó" w:date="2017-12-04T11:18:00Z">
        <w:r>
          <w:t xml:space="preserve">ben legeneráltam a webalkalmazás vázát, és </w:t>
        </w:r>
      </w:ins>
      <w:ins w:id="398" w:author="Windows-felhasználó" w:date="2017-12-04T11:19:00Z">
        <w:r>
          <w:t xml:space="preserve">a generált alkalmazást összekapcsoltam az adatbázissal, amihez mindössze </w:t>
        </w:r>
      </w:ins>
      <w:ins w:id="399" w:author="Windows-felhasználó" w:date="2017-12-04T11:20:00Z">
        <w:r>
          <w:t>egy konfigur</w:t>
        </w:r>
      </w:ins>
      <w:ins w:id="400" w:author="Windows-felhasználó" w:date="2017-12-04T11:21:00Z">
        <w:r>
          <w:t xml:space="preserve">ációs fájlban kellett megadni az adatbázis kapcsolat paramétereit (adatbázisszerver </w:t>
        </w:r>
      </w:ins>
      <w:ins w:id="401" w:author="Windows-felhasználó" w:date="2017-12-04T11:22:00Z">
        <w:r>
          <w:t>elérési útja</w:t>
        </w:r>
      </w:ins>
      <w:ins w:id="402" w:author="Windows-felhasználó" w:date="2017-12-04T11:21:00Z">
        <w:r>
          <w:t xml:space="preserve">, </w:t>
        </w:r>
      </w:ins>
      <w:ins w:id="403" w:author="Windows-felhasználó" w:date="2017-12-04T11:22:00Z">
        <w:r>
          <w:t xml:space="preserve">adatbázis neve, </w:t>
        </w:r>
        <w:r w:rsidR="00AB253E">
          <w:t>felhasználónév, jelszó).</w:t>
        </w:r>
      </w:ins>
      <w:ins w:id="404" w:author="Windows-felhasználó" w:date="2017-12-04T11:26:00Z">
        <w:r w:rsidR="00AB253E">
          <w:t xml:space="preserve"> A generáló szkript lefuttatása után </w:t>
        </w:r>
      </w:ins>
      <w:ins w:id="405" w:author="Windows-felhasználó" w:date="2017-12-04T11:27:00Z">
        <w:r w:rsidR="00AB253E">
          <w:t>a</w:t>
        </w:r>
      </w:ins>
      <w:ins w:id="406" w:author="Windows-felhasználó" w:date="2017-12-04T11:33:00Z">
        <w:r w:rsidR="00AB253E">
          <w:t>z</w:t>
        </w:r>
      </w:ins>
      <w:ins w:id="407" w:author="Windows-felhasználó" w:date="2017-12-04T11:27:00Z">
        <w:r w:rsidR="00AB253E">
          <w:t xml:space="preserve"> </w:t>
        </w:r>
      </w:ins>
      <w:ins w:id="408" w:author="Windows-felhasználó" w:date="2017-12-04T11:33:00Z">
        <w:r w:rsidR="00AB253E">
          <w:t xml:space="preserve">alábbi </w:t>
        </w:r>
      </w:ins>
      <w:ins w:id="409" w:author="Windows-felhasználó" w:date="2017-12-04T11:27:00Z">
        <w:r w:rsidR="00AB253E">
          <w:t>weboldal tekinthető meg a szerveren:</w:t>
        </w:r>
      </w:ins>
    </w:p>
    <w:p w14:paraId="0B67AA3D" w14:textId="77777777" w:rsidR="00AB253E" w:rsidRDefault="0019258C">
      <w:pPr>
        <w:keepNext/>
        <w:jc w:val="center"/>
        <w:rPr>
          <w:ins w:id="410" w:author="Windows-felhasználó" w:date="2017-12-04T11:28:00Z"/>
        </w:rPr>
        <w:pPrChange w:id="411" w:author="Windows-felhasználó" w:date="2017-12-04T11:28:00Z">
          <w:pPr>
            <w:jc w:val="center"/>
          </w:pPr>
        </w:pPrChange>
      </w:pPr>
      <w:ins w:id="412" w:author="Windows-felhasználó" w:date="2017-12-04T11:27:00Z">
        <w:r>
          <w:lastRenderedPageBreak/>
          <w:pict w14:anchorId="74F66BE3">
            <v:shape id="_x0000_i1029" type="#_x0000_t75" style="width:373.4pt;height:247.8pt">
              <v:imagedata r:id="rId30" o:title="start-app-installed"/>
            </v:shape>
          </w:pict>
        </w:r>
      </w:ins>
    </w:p>
    <w:p w14:paraId="0277244F" w14:textId="71226FE7" w:rsidR="00AB253E" w:rsidRDefault="00AB253E">
      <w:pPr>
        <w:pStyle w:val="Kpalrs"/>
        <w:rPr>
          <w:ins w:id="413" w:author="Windows-felhasználó" w:date="2017-12-04T11:27:00Z"/>
        </w:rPr>
        <w:pPrChange w:id="414" w:author="Windows-felhasználó" w:date="2017-12-04T11:28:00Z">
          <w:pPr/>
        </w:pPrChange>
      </w:pPr>
      <w:ins w:id="415" w:author="Windows-felhasználó" w:date="2017-12-04T11:28:00Z">
        <w:r>
          <w:t>16. ábra: Generált webalkalmazás</w:t>
        </w:r>
      </w:ins>
    </w:p>
    <w:p w14:paraId="34C2CAA1" w14:textId="68C547A4" w:rsidR="00BA336B" w:rsidRDefault="00BA336B" w:rsidP="00BA336B">
      <w:pPr>
        <w:pStyle w:val="Cmsor3"/>
        <w:rPr>
          <w:ins w:id="416" w:author="Windows-felhasználó" w:date="2017-12-04T13:06:00Z"/>
        </w:rPr>
        <w:pPrChange w:id="417" w:author="Windows-felhasználó" w:date="2017-12-04T13:06:00Z">
          <w:pPr/>
        </w:pPrChange>
      </w:pPr>
      <w:ins w:id="418" w:author="Windows-felhasználó" w:date="2017-12-04T13:06:00Z">
        <w:r>
          <w:t>Felhasználó</w:t>
        </w:r>
      </w:ins>
      <w:ins w:id="419" w:author="Windows-felhasználó" w:date="2017-12-04T13:35:00Z">
        <w:r w:rsidR="006849EE">
          <w:t>k</w:t>
        </w:r>
      </w:ins>
      <w:ins w:id="420" w:author="Windows-felhasználó" w:date="2017-12-04T13:06:00Z">
        <w:r>
          <w:t xml:space="preserve"> kezelés</w:t>
        </w:r>
      </w:ins>
      <w:ins w:id="421" w:author="Windows-felhasználó" w:date="2017-12-04T11:35:00Z">
        <w:r w:rsidR="006849EE">
          <w:t>e</w:t>
        </w:r>
      </w:ins>
    </w:p>
    <w:p w14:paraId="0639FDA3" w14:textId="1D1D0088" w:rsidR="00AB253E" w:rsidRDefault="002D0157">
      <w:pPr>
        <w:rPr>
          <w:ins w:id="422" w:author="Windows-felhasználó" w:date="2017-12-04T12:19:00Z"/>
        </w:rPr>
      </w:pPr>
      <w:ins w:id="423" w:author="Windows-felhasználó" w:date="2017-12-04T12:55:00Z">
        <w:r>
          <w:t>Az</w:t>
        </w:r>
      </w:ins>
      <w:ins w:id="424" w:author="Windows-felhasználó" w:date="2017-12-04T11:44:00Z">
        <w:r w:rsidR="0019258C">
          <w:t xml:space="preserve"> új felhasználónak tudnia kell regisztrálni, erről a regisztrációról értesítést kapnia, bejelentkezni,</w:t>
        </w:r>
      </w:ins>
      <w:ins w:id="425" w:author="Windows-felhasználó" w:date="2017-12-04T11:45:00Z">
        <w:r w:rsidR="000D7BDA">
          <w:t xml:space="preserve"> ha esetleg elfelejtené a jelszavát, akkor ezt biztonságosan megváltoztatni. </w:t>
        </w:r>
      </w:ins>
      <w:ins w:id="426" w:author="Windows-felhasználó" w:date="2017-12-04T11:49:00Z">
        <w:r w:rsidR="000D7BDA">
          <w:t xml:space="preserve">E funkcionalitás megvalósításához </w:t>
        </w:r>
      </w:ins>
      <w:ins w:id="427" w:author="Windows-felhasználó" w:date="2017-12-04T11:50:00Z">
        <w:r w:rsidR="000D7BDA">
          <w:t xml:space="preserve">a </w:t>
        </w:r>
      </w:ins>
      <w:ins w:id="428" w:author="Windows-felhasználó" w:date="2017-12-04T12:20:00Z">
        <w:r w:rsidR="00D871D5">
          <w:t>Dektrium/</w:t>
        </w:r>
      </w:ins>
      <w:ins w:id="429" w:author="Windows-felhasználó" w:date="2017-12-04T11:50:00Z">
        <w:r w:rsidR="000D7BDA">
          <w:t>Yii2-user</w:t>
        </w:r>
      </w:ins>
      <w:ins w:id="430" w:author="Windows-felhasználó" w:date="2017-12-04T11:52:00Z">
        <w:r w:rsidR="000D7BDA">
          <w:fldChar w:fldCharType="begin"/>
        </w:r>
        <w:r w:rsidR="000D7BDA">
          <w:instrText xml:space="preserve"> REF _Ref500151706 \r \h </w:instrText>
        </w:r>
      </w:ins>
      <w:r w:rsidR="000D7BDA">
        <w:fldChar w:fldCharType="separate"/>
      </w:r>
      <w:ins w:id="431" w:author="Windows-felhasználó" w:date="2017-12-04T11:52:00Z">
        <w:r w:rsidR="000D7BDA">
          <w:t>[9]</w:t>
        </w:r>
        <w:r w:rsidR="000D7BDA">
          <w:fldChar w:fldCharType="end"/>
        </w:r>
      </w:ins>
      <w:ins w:id="432" w:author="Windows-felhasználó" w:date="2017-12-04T11:50:00Z">
        <w:r w:rsidR="000D7BDA">
          <w:t xml:space="preserve"> </w:t>
        </w:r>
      </w:ins>
      <w:ins w:id="433" w:author="Windows-felhasználó" w:date="2017-12-04T11:49:00Z">
        <w:r w:rsidR="000D7BDA">
          <w:t xml:space="preserve">külső modult használtam. </w:t>
        </w:r>
      </w:ins>
      <w:ins w:id="434" w:author="Windows-felhasználó" w:date="2017-12-04T11:53:00Z">
        <w:r w:rsidR="000D7BDA">
          <w:t xml:space="preserve">A Composer segítségével </w:t>
        </w:r>
      </w:ins>
      <w:ins w:id="435" w:author="Windows-felhasználó" w:date="2017-12-04T12:09:00Z">
        <w:r w:rsidR="00BA44AF">
          <w:t xml:space="preserve">egy parancssori utasítás kiadásával </w:t>
        </w:r>
      </w:ins>
      <w:ins w:id="436" w:author="Windows-felhasználó" w:date="2017-12-04T11:53:00Z">
        <w:r w:rsidR="000D7BDA">
          <w:t>egyszerűen hozzá</w:t>
        </w:r>
      </w:ins>
      <w:ins w:id="437" w:author="Windows-felhasználó" w:date="2017-12-04T11:54:00Z">
        <w:r w:rsidR="000D7BDA">
          <w:t xml:space="preserve">adható a projekthez, </w:t>
        </w:r>
      </w:ins>
      <w:ins w:id="438" w:author="Windows-felhasználó" w:date="2017-12-04T11:56:00Z">
        <w:r w:rsidR="0047355B">
          <w:t xml:space="preserve">amint ez megtörtént, </w:t>
        </w:r>
      </w:ins>
      <w:ins w:id="439" w:author="Windows-felhasználó" w:date="2017-12-04T12:03:00Z">
        <w:r w:rsidR="0047355B">
          <w:t xml:space="preserve">be kell állítani az alkalmazást, hogy felhasználó osztályként az előbb hozzáadott </w:t>
        </w:r>
      </w:ins>
      <w:ins w:id="440" w:author="Windows-felhasználó" w:date="2017-12-04T12:04:00Z">
        <w:r w:rsidR="0047355B">
          <w:t xml:space="preserve">modul osztályát használja. </w:t>
        </w:r>
      </w:ins>
      <w:ins w:id="441" w:author="Windows-felhasználó" w:date="2017-12-04T12:05:00Z">
        <w:r w:rsidR="00BA44AF">
          <w:t>A Yii2-user modul saját adatmodellt használ,</w:t>
        </w:r>
      </w:ins>
      <w:ins w:id="442" w:author="Windows-felhasználó" w:date="2017-12-04T12:12:00Z">
        <w:r w:rsidR="00BA44AF">
          <w:t xml:space="preserve"> így az általam létrehozott felhasználó tábla feleslegessé vált, azt töröltem az adatbázisból. </w:t>
        </w:r>
      </w:ins>
      <w:ins w:id="443" w:author="Windows-felhasználó" w:date="2017-12-04T12:13:00Z">
        <w:r w:rsidR="00BA44AF">
          <w:t xml:space="preserve">A modul </w:t>
        </w:r>
      </w:ins>
      <w:ins w:id="444" w:author="Windows-felhasználó" w:date="2017-12-04T12:14:00Z">
        <w:r w:rsidR="00BA44AF">
          <w:t xml:space="preserve">számára szükséges </w:t>
        </w:r>
      </w:ins>
      <w:ins w:id="445" w:author="Windows-felhasználó" w:date="2017-12-04T12:13:00Z">
        <w:r w:rsidR="00BA44AF">
          <w:t>táblákat egy parancssori utasítás hatására létrehozza a keretrendszer.</w:t>
        </w:r>
      </w:ins>
    </w:p>
    <w:p w14:paraId="7E3F33D8" w14:textId="3AC43869" w:rsidR="00D871D5" w:rsidRDefault="00D871D5">
      <w:pPr>
        <w:rPr>
          <w:ins w:id="446" w:author="Windows-felhasználó" w:date="2017-12-04T12:17:00Z"/>
        </w:rPr>
      </w:pPr>
      <w:ins w:id="447" w:author="Windows-felhasználó" w:date="2017-12-04T12:20:00Z">
        <w:r>
          <w:t xml:space="preserve">A Dektrium a regisztráció során üzenetet küld a megadott </w:t>
        </w:r>
      </w:ins>
      <w:ins w:id="448" w:author="Windows-felhasználó" w:date="2017-12-04T12:21:00Z">
        <w:r>
          <w:t xml:space="preserve">email címre a regisztráció véglegesítésére. </w:t>
        </w:r>
      </w:ins>
      <w:ins w:id="449" w:author="Windows-felhasználó" w:date="2017-12-04T12:23:00Z">
        <w:r>
          <w:t>Ahhoz, hogy az alkalmazásból leveleket tudjunk küldeni, szükség v</w:t>
        </w:r>
        <w:r w:rsidR="007D512D">
          <w:t>an eg</w:t>
        </w:r>
        <w:r w:rsidR="002D0157">
          <w:t>y levelező szolgáltatásra, aminek használatához szükséges ada</w:t>
        </w:r>
      </w:ins>
      <w:ins w:id="450" w:author="Windows-felhasználó" w:date="2017-12-04T12:58:00Z">
        <w:r w:rsidR="002D0157">
          <w:t>t</w:t>
        </w:r>
      </w:ins>
      <w:ins w:id="451" w:author="Windows-felhasználó" w:date="2017-12-04T12:23:00Z">
        <w:r w:rsidR="002D0157">
          <w:t>ok</w:t>
        </w:r>
      </w:ins>
      <w:ins w:id="452" w:author="Windows-felhasználó" w:date="2017-12-04T12:58:00Z">
        <w:r w:rsidR="002D0157">
          <w:t>at egy konfigurációs fájlban kell beállítani.</w:t>
        </w:r>
      </w:ins>
      <w:ins w:id="453" w:author="Windows-felhasználó" w:date="2017-12-04T12:51:00Z">
        <w:r w:rsidR="007D512D">
          <w:t xml:space="preserve"> </w:t>
        </w:r>
      </w:ins>
      <w:ins w:id="454" w:author="Windows-felhasználó" w:date="2017-12-04T12:52:00Z">
        <w:r w:rsidR="007D512D">
          <w:t xml:space="preserve">Minden </w:t>
        </w:r>
      </w:ins>
      <w:ins w:id="455" w:author="Windows-felhasználó" w:date="2017-12-04T12:53:00Z">
        <w:r w:rsidR="007D512D">
          <w:t>Google felhasználó használhatja a Gmail SMTP szolgáltatását, így a fejlesztés idejére nem kellett levelező szervert</w:t>
        </w:r>
      </w:ins>
      <w:ins w:id="456" w:author="Windows-felhasználó" w:date="2017-12-04T12:54:00Z">
        <w:r w:rsidR="002D0157">
          <w:t xml:space="preserve"> bérelnem.</w:t>
        </w:r>
        <w:r w:rsidR="007D512D">
          <w:t xml:space="preserve"> </w:t>
        </w:r>
      </w:ins>
      <w:ins w:id="457" w:author="Windows-felhasználó" w:date="2017-12-04T12:58:00Z">
        <w:r w:rsidR="002D0157">
          <w:t>A</w:t>
        </w:r>
      </w:ins>
      <w:ins w:id="458" w:author="Windows-felhasználó" w:date="2017-12-04T12:56:00Z">
        <w:r w:rsidR="002D0157">
          <w:t xml:space="preserve"> Google fiókom belépési adatait megadva már tudtam levelet küldeni az alkalmazásból.</w:t>
        </w:r>
      </w:ins>
    </w:p>
    <w:p w14:paraId="2A7D2C9D" w14:textId="77777777" w:rsidR="00BA336B" w:rsidRDefault="002D0157" w:rsidP="00BA336B">
      <w:pPr>
        <w:keepNext/>
        <w:jc w:val="center"/>
        <w:rPr>
          <w:ins w:id="459" w:author="Windows-felhasználó" w:date="2017-12-04T13:07:00Z"/>
        </w:rPr>
        <w:pPrChange w:id="460" w:author="Windows-felhasználó" w:date="2017-12-04T13:07:00Z">
          <w:pPr>
            <w:jc w:val="center"/>
          </w:pPr>
        </w:pPrChange>
      </w:pPr>
      <w:ins w:id="461" w:author="Windows-felhasználó" w:date="2017-12-04T13:03:00Z">
        <w:r>
          <w:rPr>
            <w:noProof/>
            <w:lang w:eastAsia="hu-HU"/>
          </w:rPr>
          <w:lastRenderedPageBreak/>
          <w:drawing>
            <wp:inline distT="0" distB="0" distL="0" distR="0" wp14:anchorId="3A1C1DD8" wp14:editId="0F027703">
              <wp:extent cx="4072270" cy="3799796"/>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8252" cy="3805378"/>
                      </a:xfrm>
                      <a:prstGeom prst="rect">
                        <a:avLst/>
                      </a:prstGeom>
                    </pic:spPr>
                  </pic:pic>
                </a:graphicData>
              </a:graphic>
            </wp:inline>
          </w:drawing>
        </w:r>
      </w:ins>
    </w:p>
    <w:p w14:paraId="4B8975DF" w14:textId="7E59440C" w:rsidR="00BA44AF" w:rsidRDefault="00BA336B" w:rsidP="00BA336B">
      <w:pPr>
        <w:pStyle w:val="Kpalrs"/>
        <w:rPr>
          <w:ins w:id="462" w:author="Windows-felhasználó" w:date="2017-12-04T12:18:00Z"/>
        </w:rPr>
        <w:pPrChange w:id="463" w:author="Windows-felhasználó" w:date="2017-12-04T13:07:00Z">
          <w:pPr/>
        </w:pPrChange>
      </w:pPr>
      <w:ins w:id="464" w:author="Windows-felhasználó" w:date="2017-12-04T13:07:00Z">
        <w:r>
          <w:t>17. ábra</w:t>
        </w:r>
      </w:ins>
      <w:ins w:id="465" w:author="Windows-felhasználó" w:date="2017-12-04T13:08:00Z">
        <w:r>
          <w:t>: Regisztrációs felület</w:t>
        </w:r>
      </w:ins>
    </w:p>
    <w:p w14:paraId="040E12BB" w14:textId="027BCCD2" w:rsidR="00D871D5" w:rsidRDefault="002D0157" w:rsidP="00BA336B">
      <w:pPr>
        <w:pStyle w:val="Cmsor3"/>
        <w:rPr>
          <w:ins w:id="466" w:author="Windows-felhasználó" w:date="2017-12-04T13:08:00Z"/>
        </w:rPr>
        <w:pPrChange w:id="467" w:author="Windows-felhasználó" w:date="2017-12-04T13:06:00Z">
          <w:pPr/>
        </w:pPrChange>
      </w:pPr>
      <w:ins w:id="468" w:author="Windows-felhasználó" w:date="2017-12-04T13:03:00Z">
        <w:r>
          <w:tab/>
        </w:r>
      </w:ins>
      <w:ins w:id="469" w:author="Windows-felhasználó" w:date="2017-12-04T13:08:00Z">
        <w:r w:rsidR="00BA336B">
          <w:t>Fő oldal</w:t>
        </w:r>
      </w:ins>
    </w:p>
    <w:p w14:paraId="626D443E" w14:textId="1D274E1B" w:rsidR="00BA336B" w:rsidRDefault="00F3641B" w:rsidP="00BA336B">
      <w:pPr>
        <w:rPr>
          <w:ins w:id="470" w:author="Windows-felhasználó" w:date="2017-12-04T13:28:00Z"/>
        </w:rPr>
        <w:pPrChange w:id="471" w:author="Windows-felhasználó" w:date="2017-12-04T13:08:00Z">
          <w:pPr/>
        </w:pPrChange>
      </w:pPr>
      <w:ins w:id="472" w:author="Windows-felhasználó" w:date="2017-12-04T13:15:00Z">
        <w:r>
          <w:t xml:space="preserve">Amíg </w:t>
        </w:r>
      </w:ins>
      <w:ins w:id="473" w:author="Windows-felhasználó" w:date="2017-12-04T13:16:00Z">
        <w:r>
          <w:t xml:space="preserve">a felhasználó nem jelentkezik be, a főoldalon egy üdvözlő üzenet </w:t>
        </w:r>
      </w:ins>
      <w:ins w:id="474" w:author="Windows-felhasználó" w:date="2017-12-04T13:20:00Z">
        <w:r>
          <w:t>fogadja</w:t>
        </w:r>
      </w:ins>
      <w:ins w:id="475" w:author="Windows-felhasználó" w:date="2017-12-04T13:19:00Z">
        <w:r>
          <w:t>,</w:t>
        </w:r>
      </w:ins>
      <w:ins w:id="476" w:author="Windows-felhasználó" w:date="2017-12-04T13:16:00Z">
        <w:r>
          <w:t xml:space="preserve"> ami bejelentkezésre utasítja</w:t>
        </w:r>
      </w:ins>
      <w:ins w:id="477" w:author="Windows-felhasználó" w:date="2017-12-04T13:17:00Z">
        <w:r>
          <w:t>.</w:t>
        </w:r>
      </w:ins>
      <w:ins w:id="478" w:author="Windows-felhasználó" w:date="2017-12-04T13:18:00Z">
        <w:r>
          <w:t xml:space="preserve"> </w:t>
        </w:r>
      </w:ins>
      <w:ins w:id="479" w:author="Windows-felhasználó" w:date="2017-12-04T13:21:00Z">
        <w:r>
          <w:t>Első bejelentkezés után még nincs</w:t>
        </w:r>
      </w:ins>
      <w:ins w:id="480" w:author="Windows-felhasználó" w:date="2017-12-04T13:32:00Z">
        <w:r w:rsidR="006849EE">
          <w:t>enek</w:t>
        </w:r>
      </w:ins>
      <w:ins w:id="481" w:author="Windows-felhasználó" w:date="2017-12-04T13:21:00Z">
        <w:r>
          <w:t xml:space="preserve"> </w:t>
        </w:r>
      </w:ins>
      <w:ins w:id="482" w:author="Windows-felhasználó" w:date="2017-12-04T13:22:00Z">
        <w:r>
          <w:t xml:space="preserve">beállítva sem a cserepek, sem a telepített egység, így a fő oldalon </w:t>
        </w:r>
      </w:ins>
      <w:ins w:id="483" w:author="Windows-felhasználó" w:date="2017-12-04T13:28:00Z">
        <w:r w:rsidR="006849EE">
          <w:t>egy gombot jelenítek meg</w:t>
        </w:r>
      </w:ins>
      <w:ins w:id="484" w:author="Windows-felhasználó" w:date="2017-12-04T13:34:00Z">
        <w:r w:rsidR="006849EE">
          <w:t>,</w:t>
        </w:r>
      </w:ins>
      <w:ins w:id="485" w:author="Windows-felhasználó" w:date="2017-12-04T13:33:00Z">
        <w:r w:rsidR="006849EE">
          <w:t xml:space="preserve"> amivel </w:t>
        </w:r>
      </w:ins>
      <w:ins w:id="486" w:author="Windows-felhasználó" w:date="2017-12-04T13:34:00Z">
        <w:r w:rsidR="006849EE">
          <w:t>arra a felületre navigál</w:t>
        </w:r>
      </w:ins>
      <w:ins w:id="487" w:author="Windows-felhasználó" w:date="2017-12-04T13:37:00Z">
        <w:r w:rsidR="006849EE">
          <w:t>ja a felhasználót</w:t>
        </w:r>
      </w:ins>
      <w:ins w:id="488" w:author="Windows-felhasználó" w:date="2017-12-04T13:34:00Z">
        <w:r w:rsidR="006849EE">
          <w:t>, ahol ezt megteheti</w:t>
        </w:r>
      </w:ins>
      <w:ins w:id="489" w:author="Windows-felhasználó" w:date="2017-12-04T13:28:00Z">
        <w:r w:rsidR="006849EE">
          <w:t>:</w:t>
        </w:r>
      </w:ins>
    </w:p>
    <w:p w14:paraId="74DD2060" w14:textId="77777777" w:rsidR="006849EE" w:rsidRDefault="006849EE" w:rsidP="006849EE">
      <w:pPr>
        <w:keepNext/>
        <w:jc w:val="center"/>
        <w:rPr>
          <w:ins w:id="490" w:author="Windows-felhasználó" w:date="2017-12-04T13:29:00Z"/>
        </w:rPr>
        <w:pPrChange w:id="491" w:author="Windows-felhasználó" w:date="2017-12-04T13:29:00Z">
          <w:pPr>
            <w:jc w:val="center"/>
          </w:pPr>
        </w:pPrChange>
      </w:pPr>
      <w:ins w:id="492" w:author="Windows-felhasználó" w:date="2017-12-04T13:29:00Z">
        <w:r>
          <w:rPr>
            <w:noProof/>
            <w:lang w:eastAsia="hu-HU"/>
          </w:rPr>
          <w:drawing>
            <wp:inline distT="0" distB="0" distL="0" distR="0" wp14:anchorId="59327549" wp14:editId="263BC66D">
              <wp:extent cx="4572000" cy="23677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365" cy="2373088"/>
                      </a:xfrm>
                      <a:prstGeom prst="rect">
                        <a:avLst/>
                      </a:prstGeom>
                    </pic:spPr>
                  </pic:pic>
                </a:graphicData>
              </a:graphic>
            </wp:inline>
          </w:drawing>
        </w:r>
      </w:ins>
    </w:p>
    <w:p w14:paraId="6AF100D0" w14:textId="73814CBD" w:rsidR="006849EE" w:rsidRDefault="006849EE" w:rsidP="006849EE">
      <w:pPr>
        <w:pStyle w:val="Kpalrs"/>
        <w:rPr>
          <w:ins w:id="493" w:author="Windows-felhasználó" w:date="2017-12-04T13:29:00Z"/>
        </w:rPr>
        <w:pPrChange w:id="494" w:author="Windows-felhasználó" w:date="2017-12-04T13:29:00Z">
          <w:pPr/>
        </w:pPrChange>
      </w:pPr>
      <w:ins w:id="495" w:author="Windows-felhasználó" w:date="2017-12-04T13:29:00Z">
        <w:r>
          <w:t>18. ábra</w:t>
        </w:r>
      </w:ins>
      <w:ins w:id="496" w:author="Windows-felhasználó" w:date="2017-12-04T13:30:00Z">
        <w:r>
          <w:t xml:space="preserve">: </w:t>
        </w:r>
      </w:ins>
      <w:ins w:id="497" w:author="Windows-felhasználó" w:date="2017-12-04T13:33:00Z">
        <w:r>
          <w:t>Fő oldal első bejelentkezés után</w:t>
        </w:r>
      </w:ins>
    </w:p>
    <w:p w14:paraId="3FDC45E7" w14:textId="77777777" w:rsidR="006849EE" w:rsidRPr="00BA336B" w:rsidRDefault="006849EE" w:rsidP="006849EE">
      <w:pPr>
        <w:rPr>
          <w:ins w:id="498" w:author="Windows-felhasználó" w:date="2017-12-04T13:08:00Z"/>
          <w:rPrChange w:id="499" w:author="Windows-felhasználó" w:date="2017-12-04T13:08:00Z">
            <w:rPr>
              <w:ins w:id="500" w:author="Windows-felhasználó" w:date="2017-12-04T13:08:00Z"/>
            </w:rPr>
          </w:rPrChange>
        </w:rPr>
        <w:pPrChange w:id="501" w:author="Windows-felhasználó" w:date="2017-12-04T13:29:00Z">
          <w:pPr/>
        </w:pPrChange>
      </w:pPr>
    </w:p>
    <w:p w14:paraId="305122CE" w14:textId="36FDDA73" w:rsidR="00BA336B" w:rsidRDefault="00681847" w:rsidP="00BA336B">
      <w:pPr>
        <w:rPr>
          <w:ins w:id="502" w:author="Windows-felhasználó" w:date="2017-12-04T13:59:00Z"/>
        </w:rPr>
        <w:pPrChange w:id="503" w:author="Windows-felhasználó" w:date="2017-12-04T13:08:00Z">
          <w:pPr/>
        </w:pPrChange>
      </w:pPr>
      <w:ins w:id="504" w:author="Windows-felhasználó" w:date="2017-12-04T13:45:00Z">
        <w:r>
          <w:lastRenderedPageBreak/>
          <w:t>Azt, hogy a</w:t>
        </w:r>
      </w:ins>
      <w:ins w:id="505" w:author="Windows-felhasználó" w:date="2017-12-04T13:31:00Z">
        <w:r w:rsidR="006849EE">
          <w:t xml:space="preserve"> felhasználó beállította-e már a </w:t>
        </w:r>
      </w:ins>
      <w:ins w:id="506" w:author="Windows-felhasználó" w:date="2017-12-04T13:32:00Z">
        <w:r w:rsidR="006849EE">
          <w:t>telepített egységét,</w:t>
        </w:r>
      </w:ins>
      <w:ins w:id="507" w:author="Windows-felhasználó" w:date="2017-12-04T13:34:00Z">
        <w:r w:rsidR="006849EE">
          <w:t xml:space="preserve"> </w:t>
        </w:r>
      </w:ins>
      <w:ins w:id="508" w:author="Windows-felhasználó" w:date="2017-12-04T13:45:00Z">
        <w:r>
          <w:t xml:space="preserve">onnan lehet tudni, </w:t>
        </w:r>
      </w:ins>
      <w:ins w:id="509" w:author="Windows-felhasználó" w:date="2017-12-04T13:41:00Z">
        <w:r w:rsidR="00934B8B">
          <w:t xml:space="preserve">hogy létezik-e </w:t>
        </w:r>
      </w:ins>
      <w:ins w:id="510" w:author="Windows-felhasználó" w:date="2017-12-04T13:42:00Z">
        <w:r>
          <w:t xml:space="preserve">a </w:t>
        </w:r>
        <w:r>
          <w:rPr>
            <w:b/>
          </w:rPr>
          <w:t>USER_PI</w:t>
        </w:r>
        <w:r>
          <w:t xml:space="preserve"> </w:t>
        </w:r>
      </w:ins>
      <w:ins w:id="511" w:author="Windows-felhasználó" w:date="2017-12-04T13:45:00Z">
        <w:r>
          <w:t>táblában bejegyzés</w:t>
        </w:r>
      </w:ins>
      <w:ins w:id="512" w:author="Windows-felhasználó" w:date="2017-12-04T13:53:00Z">
        <w:r w:rsidR="00934B8B">
          <w:t>,</w:t>
        </w:r>
      </w:ins>
      <w:ins w:id="513" w:author="Windows-felhasználó" w:date="2017-12-04T13:45:00Z">
        <w:r>
          <w:t xml:space="preserve"> </w:t>
        </w:r>
      </w:ins>
      <w:ins w:id="514" w:author="Windows-felhasználó" w:date="2017-12-04T13:46:00Z">
        <w:r>
          <w:t>ami tartalmazza a felhasználó és a telepített egység azonosítóját</w:t>
        </w:r>
      </w:ins>
      <w:ins w:id="515" w:author="Windows-felhasználó" w:date="2017-12-04T13:42:00Z">
        <w:r>
          <w:t>.</w:t>
        </w:r>
      </w:ins>
      <w:ins w:id="516" w:author="Windows-felhasználó" w:date="2017-12-04T13:35:00Z">
        <w:r w:rsidR="006849EE">
          <w:t xml:space="preserve"> </w:t>
        </w:r>
      </w:ins>
      <w:ins w:id="517" w:author="Windows-felhasználó" w:date="2017-12-04T13:57:00Z">
        <w:r w:rsidR="00934B8B">
          <w:t xml:space="preserve">A </w:t>
        </w:r>
      </w:ins>
      <w:ins w:id="518" w:author="Windows-felhasználó" w:date="2017-12-04T13:46:00Z">
        <w:r w:rsidR="00934B8B">
          <w:t>Yii alkalmazásokban</w:t>
        </w:r>
        <w:r>
          <w:t xml:space="preserve"> az adatbázis tábláihoz generálhatunk modell osztályokat, </w:t>
        </w:r>
      </w:ins>
      <w:ins w:id="519" w:author="Windows-felhasználó" w:date="2017-12-04T13:51:00Z">
        <w:r w:rsidR="00934B8B">
          <w:t xml:space="preserve">amiken </w:t>
        </w:r>
      </w:ins>
      <w:ins w:id="520" w:author="Windows-felhasználó" w:date="2017-12-04T13:50:00Z">
        <w:r w:rsidR="00934B8B">
          <w:t>keresztül az adott táblára vonatkozó lekérdezéseket végezhetünk</w:t>
        </w:r>
      </w:ins>
      <w:ins w:id="521" w:author="Windows-felhasználó" w:date="2017-12-04T13:51:00Z">
        <w:r w:rsidR="00934B8B">
          <w:t xml:space="preserve">. </w:t>
        </w:r>
      </w:ins>
      <w:ins w:id="522" w:author="Windows-felhasználó" w:date="2017-12-04T13:52:00Z">
        <w:r w:rsidR="00934B8B">
          <w:t xml:space="preserve"> </w:t>
        </w:r>
      </w:ins>
      <w:ins w:id="523" w:author="Windows-felhasználó" w:date="2017-12-04T13:57:00Z">
        <w:r w:rsidR="00934B8B">
          <w:t xml:space="preserve">Egy ilyen generált modell osztály kezdetben csak egy lekérdező függvényt tartalmaz, ami </w:t>
        </w:r>
      </w:ins>
      <w:ins w:id="524" w:author="Windows-felhasználó" w:date="2017-12-04T13:58:00Z">
        <w:r w:rsidR="00934B8B">
          <w:t xml:space="preserve">a paraméterül kapott azonosítóhoz tartozó rekordot kérdezi le az adatbázisból: </w:t>
        </w:r>
      </w:ins>
    </w:p>
    <w:p w14:paraId="7E1F1B38" w14:textId="67EFB44B" w:rsidR="00934B8B" w:rsidRDefault="00934B8B" w:rsidP="00934B8B">
      <w:pPr>
        <w:pStyle w:val="Kd"/>
        <w:rPr>
          <w:ins w:id="525" w:author="Windows-felhasználó" w:date="2017-12-04T13:59:00Z"/>
        </w:rPr>
      </w:pPr>
      <w:ins w:id="526" w:author="Windows-felhasználó" w:date="2017-12-04T13:59:00Z">
        <w:r>
          <w:t xml:space="preserve">    public static function findIdentity($id) {</w:t>
        </w:r>
      </w:ins>
    </w:p>
    <w:p w14:paraId="0A6436FF" w14:textId="77777777" w:rsidR="00934B8B" w:rsidRDefault="00934B8B" w:rsidP="00934B8B">
      <w:pPr>
        <w:pStyle w:val="Kd"/>
        <w:rPr>
          <w:ins w:id="527" w:author="Windows-felhasználó" w:date="2017-12-04T13:59:00Z"/>
        </w:rPr>
      </w:pPr>
      <w:ins w:id="528" w:author="Windows-felhasználó" w:date="2017-12-04T13:59:00Z">
        <w:r>
          <w:t xml:space="preserve">        return self::findOne($id);</w:t>
        </w:r>
      </w:ins>
    </w:p>
    <w:p w14:paraId="419E8DA8" w14:textId="0D25B48F" w:rsidR="00934B8B" w:rsidRDefault="00934B8B" w:rsidP="00934B8B">
      <w:pPr>
        <w:pStyle w:val="Kd"/>
        <w:rPr>
          <w:ins w:id="529" w:author="Windows-felhasználó" w:date="2017-12-04T14:01:00Z"/>
        </w:rPr>
      </w:pPr>
      <w:ins w:id="530" w:author="Windows-felhasználó" w:date="2017-12-04T13:59:00Z">
        <w:r>
          <w:t xml:space="preserve">    }</w:t>
        </w:r>
      </w:ins>
    </w:p>
    <w:p w14:paraId="7A8C899E" w14:textId="78AFDB5D" w:rsidR="002B68C1" w:rsidRDefault="002B68C1" w:rsidP="002B68C1">
      <w:pPr>
        <w:rPr>
          <w:ins w:id="531" w:author="Windows-felhasználó" w:date="2017-12-04T14:06:00Z"/>
        </w:rPr>
        <w:pPrChange w:id="532" w:author="Windows-felhasználó" w:date="2017-12-04T14:01:00Z">
          <w:pPr>
            <w:pStyle w:val="Kd"/>
          </w:pPr>
        </w:pPrChange>
      </w:pPr>
      <w:ins w:id="533" w:author="Windows-felhasználó" w:date="2017-12-04T14:01:00Z">
        <w:r>
          <w:t xml:space="preserve">Én a </w:t>
        </w:r>
      </w:ins>
      <w:ins w:id="534" w:author="Windows-felhasználó" w:date="2017-12-04T14:02:00Z">
        <w:r>
          <w:t>felhasználó azonosítója alapján keresem a rekordot ezért egy új függvényt hozok létre</w:t>
        </w:r>
      </w:ins>
      <w:ins w:id="535" w:author="Windows-felhasználó" w:date="2017-12-04T14:05:00Z">
        <w:r>
          <w:t xml:space="preserve">. Ehhez egy feltételes lekérdezést kell végrehajtani, </w:t>
        </w:r>
      </w:ins>
      <w:ins w:id="536" w:author="Windows-felhasználó" w:date="2017-12-04T14:06:00Z">
        <w:r>
          <w:t xml:space="preserve">amihez az fent látható </w:t>
        </w:r>
        <w:r>
          <w:rPr>
            <w:b/>
          </w:rPr>
          <w:t>findOne</w:t>
        </w:r>
        <w:r>
          <w:t xml:space="preserve"> függvényt kell az alábbi módon paraméterezni:</w:t>
        </w:r>
      </w:ins>
    </w:p>
    <w:p w14:paraId="146E4914" w14:textId="2A6B6C05" w:rsidR="002B68C1" w:rsidRDefault="002B68C1" w:rsidP="002B68C1">
      <w:pPr>
        <w:pStyle w:val="Kd"/>
        <w:rPr>
          <w:ins w:id="537" w:author="Windows-felhasználó" w:date="2017-12-04T14:07:00Z"/>
        </w:rPr>
        <w:pPrChange w:id="538" w:author="Windows-felhasználó" w:date="2017-12-04T14:07:00Z">
          <w:pPr/>
        </w:pPrChange>
      </w:pPr>
      <w:ins w:id="539" w:author="Windows-felhasználó" w:date="2017-12-04T14:07:00Z">
        <w:r>
          <w:tab/>
        </w:r>
        <w:r>
          <w:t>public static function findByUserIdentity($user_id) {</w:t>
        </w:r>
      </w:ins>
    </w:p>
    <w:p w14:paraId="65F647C6" w14:textId="44E15AA9" w:rsidR="002B68C1" w:rsidRDefault="002B68C1" w:rsidP="002B68C1">
      <w:pPr>
        <w:pStyle w:val="Kd"/>
        <w:rPr>
          <w:ins w:id="540" w:author="Windows-felhasználó" w:date="2017-12-04T14:07:00Z"/>
        </w:rPr>
        <w:pPrChange w:id="541" w:author="Windows-felhasználó" w:date="2017-12-04T14:07:00Z">
          <w:pPr/>
        </w:pPrChange>
      </w:pPr>
      <w:ins w:id="542" w:author="Windows-felhasználó" w:date="2017-12-04T14:07:00Z">
        <w:r>
          <w:t xml:space="preserve">     </w:t>
        </w:r>
        <w:r>
          <w:tab/>
        </w:r>
        <w:r>
          <w:t xml:space="preserve">   return self::findOne(['user_id'=&gt;$user_id]);</w:t>
        </w:r>
      </w:ins>
    </w:p>
    <w:p w14:paraId="0D7F666A" w14:textId="55815060" w:rsidR="002B68C1" w:rsidRDefault="002B68C1" w:rsidP="002B68C1">
      <w:pPr>
        <w:pStyle w:val="Kd"/>
        <w:rPr>
          <w:ins w:id="543" w:author="Windows-felhasználó" w:date="2017-12-04T14:07:00Z"/>
        </w:rPr>
        <w:pPrChange w:id="544" w:author="Windows-felhasználó" w:date="2017-12-04T14:07:00Z">
          <w:pPr>
            <w:pStyle w:val="Kd"/>
          </w:pPr>
        </w:pPrChange>
      </w:pPr>
      <w:ins w:id="545" w:author="Windows-felhasználó" w:date="2017-12-04T14:07:00Z">
        <w:r>
          <w:t xml:space="preserve">    </w:t>
        </w:r>
        <w:r>
          <w:tab/>
        </w:r>
        <w:r>
          <w:t>}</w:t>
        </w:r>
      </w:ins>
    </w:p>
    <w:p w14:paraId="2CC2718C" w14:textId="4AB3D81C" w:rsidR="002B68C1" w:rsidRDefault="00072168" w:rsidP="002B68C1">
      <w:pPr>
        <w:rPr>
          <w:ins w:id="546" w:author="Windows-felhasználó" w:date="2017-12-04T14:25:00Z"/>
        </w:rPr>
        <w:pPrChange w:id="547" w:author="Windows-felhasználó" w:date="2017-12-04T14:07:00Z">
          <w:pPr>
            <w:pStyle w:val="Kd"/>
          </w:pPr>
        </w:pPrChange>
      </w:pPr>
      <w:ins w:id="548" w:author="Windows-felhasználó" w:date="2017-12-04T14:23:00Z">
        <w:r>
          <w:t>Ezek után a fő oldal felületleíró fájljában annyit kell</w:t>
        </w:r>
      </w:ins>
      <w:ins w:id="549" w:author="Windows-felhasználó" w:date="2017-12-04T14:24:00Z">
        <w:r>
          <w:t xml:space="preserve"> csupán tenni, hogy beimportáljuk a </w:t>
        </w:r>
        <w:r>
          <w:rPr>
            <w:b/>
          </w:rPr>
          <w:t>UserPi</w:t>
        </w:r>
        <w:r>
          <w:t xml:space="preserve"> modell osztályt, meghívjuk a lekérdező függvényét, és az eredmény alapján kirajzoljuk a kívánt felületet:</w:t>
        </w:r>
      </w:ins>
    </w:p>
    <w:p w14:paraId="311C1AFB" w14:textId="3303870D" w:rsidR="00072168" w:rsidRDefault="00072168" w:rsidP="00072168">
      <w:pPr>
        <w:pStyle w:val="Kd"/>
        <w:rPr>
          <w:ins w:id="550" w:author="Windows-felhasználó" w:date="2017-12-04T14:25:00Z"/>
        </w:rPr>
      </w:pPr>
      <w:ins w:id="551" w:author="Windows-felhasználó" w:date="2017-12-04T14:27:00Z">
        <w:r>
          <w:tab/>
        </w:r>
      </w:ins>
      <w:ins w:id="552" w:author="Windows-felhasználó" w:date="2017-12-04T14:42:00Z">
        <w:r w:rsidR="007E5E91">
          <w:t>&lt;?php</w:t>
        </w:r>
      </w:ins>
    </w:p>
    <w:p w14:paraId="70769205" w14:textId="3408CAC6" w:rsidR="00072168" w:rsidRDefault="00072168" w:rsidP="00072168">
      <w:pPr>
        <w:pStyle w:val="Kd"/>
        <w:rPr>
          <w:ins w:id="553" w:author="Windows-felhasználó" w:date="2017-12-04T14:25:00Z"/>
        </w:rPr>
        <w:pPrChange w:id="554" w:author="Windows-felhasználó" w:date="2017-12-04T14:25:00Z">
          <w:pPr>
            <w:pStyle w:val="Kd"/>
          </w:pPr>
        </w:pPrChange>
      </w:pPr>
      <w:ins w:id="555" w:author="Windows-felhasználó" w:date="2017-12-04T14:26:00Z">
        <w:r>
          <w:tab/>
        </w:r>
      </w:ins>
      <w:ins w:id="556" w:author="Windows-felhasználó" w:date="2017-12-04T14:43:00Z">
        <w:r w:rsidR="007E5E91">
          <w:tab/>
        </w:r>
      </w:ins>
      <w:ins w:id="557" w:author="Windows-felhasználó" w:date="2017-12-04T14:25:00Z">
        <w:r>
          <w:t>use app\models\UserPi;</w:t>
        </w:r>
      </w:ins>
    </w:p>
    <w:p w14:paraId="34C1A126" w14:textId="309A5B48" w:rsidR="00072168" w:rsidRDefault="007E5E91" w:rsidP="00072168">
      <w:pPr>
        <w:pStyle w:val="Kd"/>
        <w:rPr>
          <w:ins w:id="558" w:author="Windows-felhasználó" w:date="2017-12-04T14:25:00Z"/>
        </w:rPr>
        <w:pPrChange w:id="559" w:author="Windows-felhasználó" w:date="2017-12-04T14:25:00Z">
          <w:pPr>
            <w:pStyle w:val="Kd"/>
          </w:pPr>
        </w:pPrChange>
      </w:pPr>
      <w:ins w:id="560" w:author="Windows-felhasználó" w:date="2017-12-04T14:43:00Z">
        <w:r>
          <w:tab/>
        </w:r>
      </w:ins>
      <w:ins w:id="561" w:author="Windows-felhasználó" w:date="2017-12-04T14:27:00Z">
        <w:r w:rsidR="00072168">
          <w:tab/>
        </w:r>
      </w:ins>
      <w:ins w:id="562" w:author="Windows-felhasználó" w:date="2017-12-04T14:25:00Z">
        <w:r w:rsidR="00072168" w:rsidRPr="00072168">
          <w:t>$usr_pi = UserPi::findByUserIdentity(Yii::$app-&gt;user-&gt;getId());</w:t>
        </w:r>
      </w:ins>
    </w:p>
    <w:p w14:paraId="59C87747" w14:textId="0540BF67" w:rsidR="00072168" w:rsidRDefault="00072168" w:rsidP="007E5E91">
      <w:pPr>
        <w:pStyle w:val="Kd"/>
        <w:rPr>
          <w:ins w:id="563" w:author="Windows-felhasználó" w:date="2017-12-04T14:25:00Z"/>
        </w:rPr>
        <w:pPrChange w:id="564" w:author="Windows-felhasználó" w:date="2017-12-04T14:44:00Z">
          <w:pPr>
            <w:pStyle w:val="Kd"/>
          </w:pPr>
        </w:pPrChange>
      </w:pPr>
      <w:ins w:id="565" w:author="Windows-felhasználó" w:date="2017-12-04T14:26:00Z">
        <w:r>
          <w:tab/>
        </w:r>
      </w:ins>
      <w:ins w:id="566" w:author="Windows-felhasználó" w:date="2017-12-04T14:43:00Z">
        <w:r w:rsidR="007E5E91">
          <w:tab/>
        </w:r>
      </w:ins>
      <w:ins w:id="567" w:author="Windows-felhasználó" w:date="2017-12-04T14:25:00Z">
        <w:r>
          <w:t>if ($usr_pi) {</w:t>
        </w:r>
      </w:ins>
    </w:p>
    <w:p w14:paraId="7A94C97D" w14:textId="557EE073" w:rsidR="00072168" w:rsidRDefault="007E5E91" w:rsidP="00072168">
      <w:pPr>
        <w:pStyle w:val="Kd"/>
        <w:rPr>
          <w:ins w:id="568" w:author="Windows-felhasználó" w:date="2017-12-04T14:25:00Z"/>
        </w:rPr>
      </w:pPr>
      <w:ins w:id="569" w:author="Windows-felhasználó" w:date="2017-12-04T14:43:00Z">
        <w:r>
          <w:tab/>
        </w:r>
        <w:r>
          <w:tab/>
        </w:r>
      </w:ins>
      <w:ins w:id="570" w:author="Windows-felhasználó" w:date="2017-12-04T14:25:00Z">
        <w:r w:rsidR="00072168">
          <w:t xml:space="preserve">     </w:t>
        </w:r>
      </w:ins>
      <w:ins w:id="571" w:author="Windows-felhasználó" w:date="2017-12-04T14:27:00Z">
        <w:r w:rsidR="00072168">
          <w:tab/>
        </w:r>
      </w:ins>
      <w:ins w:id="572" w:author="Windows-felhasználó" w:date="2017-12-04T14:25:00Z">
        <w:r w:rsidR="00072168">
          <w:t>if (Pots::findPotsByUserId(Yii::$app-&gt;user-&gt;getId())) {</w:t>
        </w:r>
      </w:ins>
    </w:p>
    <w:p w14:paraId="3902B36D" w14:textId="0E87DFBB" w:rsidR="00072168" w:rsidRDefault="007E5E91" w:rsidP="00072168">
      <w:pPr>
        <w:pStyle w:val="Kd"/>
        <w:rPr>
          <w:ins w:id="573" w:author="Windows-felhasználó" w:date="2017-12-04T14:25:00Z"/>
        </w:rPr>
      </w:pPr>
      <w:ins w:id="574" w:author="Windows-felhasználó" w:date="2017-12-04T14:43:00Z">
        <w:r>
          <w:tab/>
        </w:r>
        <w:r>
          <w:tab/>
        </w:r>
        <w:r>
          <w:tab/>
        </w:r>
      </w:ins>
      <w:ins w:id="575" w:author="Windows-felhasználó" w:date="2017-12-04T14:25:00Z">
        <w:r w:rsidR="00072168">
          <w:t xml:space="preserve">     </w:t>
        </w:r>
      </w:ins>
      <w:ins w:id="576" w:author="Windows-felhasználó" w:date="2017-12-04T14:27:00Z">
        <w:r w:rsidR="00072168">
          <w:tab/>
        </w:r>
      </w:ins>
      <w:ins w:id="577" w:author="Windows-felhasználó" w:date="2017-12-04T14:25:00Z">
        <w:r w:rsidR="00072168">
          <w:t>echo '&lt;p class="lead"&gt;Your pots:&lt;/p&gt;';</w:t>
        </w:r>
      </w:ins>
    </w:p>
    <w:p w14:paraId="37AA2F8B" w14:textId="74D5AF28" w:rsidR="00072168" w:rsidRDefault="007E5E91" w:rsidP="00072168">
      <w:pPr>
        <w:pStyle w:val="Kd"/>
        <w:rPr>
          <w:ins w:id="578" w:author="Windows-felhasználó" w:date="2017-12-04T14:25:00Z"/>
        </w:rPr>
      </w:pPr>
      <w:ins w:id="579" w:author="Windows-felhasználó" w:date="2017-12-04T14:43:00Z">
        <w:r>
          <w:tab/>
        </w:r>
        <w:r>
          <w:tab/>
        </w:r>
      </w:ins>
      <w:ins w:id="580" w:author="Windows-felhasználó" w:date="2017-12-04T14:27:00Z">
        <w:r w:rsidR="00072168">
          <w:tab/>
        </w:r>
      </w:ins>
      <w:ins w:id="581" w:author="Windows-felhasználó" w:date="2017-12-04T14:25:00Z">
        <w:r w:rsidR="00072168">
          <w:t>} else {</w:t>
        </w:r>
      </w:ins>
    </w:p>
    <w:p w14:paraId="16EEC443" w14:textId="086AA551" w:rsidR="00072168" w:rsidRDefault="007E5E91" w:rsidP="00072168">
      <w:pPr>
        <w:pStyle w:val="Kd"/>
        <w:rPr>
          <w:ins w:id="582" w:author="Windows-felhasználó" w:date="2017-12-04T14:25:00Z"/>
        </w:rPr>
      </w:pPr>
      <w:ins w:id="583" w:author="Windows-felhasználó" w:date="2017-12-04T14:43:00Z">
        <w:r>
          <w:tab/>
        </w:r>
        <w:r>
          <w:tab/>
        </w:r>
        <w:r>
          <w:tab/>
        </w:r>
      </w:ins>
      <w:ins w:id="584" w:author="Windows-felhasználó" w:date="2017-12-04T14:25:00Z">
        <w:r w:rsidR="00072168">
          <w:t xml:space="preserve">     </w:t>
        </w:r>
      </w:ins>
      <w:ins w:id="585" w:author="Windows-felhasználó" w:date="2017-12-04T14:27:00Z">
        <w:r w:rsidR="00072168">
          <w:tab/>
        </w:r>
      </w:ins>
      <w:ins w:id="586" w:author="Windows-felhasználó" w:date="2017-12-04T14:25:00Z">
        <w:r w:rsidR="00072168">
          <w:t>echo Html::button('Add Your first Pot!', [</w:t>
        </w:r>
      </w:ins>
    </w:p>
    <w:p w14:paraId="60EBECDE" w14:textId="1C2C4742" w:rsidR="00072168" w:rsidRDefault="007E5E91" w:rsidP="00072168">
      <w:pPr>
        <w:pStyle w:val="Kd"/>
        <w:rPr>
          <w:ins w:id="587" w:author="Windows-felhasználó" w:date="2017-12-04T14:25:00Z"/>
        </w:rPr>
      </w:pPr>
      <w:ins w:id="588" w:author="Windows-felhasználó" w:date="2017-12-04T14:43:00Z">
        <w:r>
          <w:tab/>
        </w:r>
        <w:r>
          <w:tab/>
        </w:r>
        <w:r>
          <w:tab/>
        </w:r>
      </w:ins>
      <w:ins w:id="589" w:author="Windows-felhasználó" w:date="2017-12-04T14:25:00Z">
        <w:r w:rsidR="00072168">
          <w:t xml:space="preserve">     'value' =&gt; Url::to('index.php?r=pots/create'),</w:t>
        </w:r>
      </w:ins>
    </w:p>
    <w:p w14:paraId="55EAF922" w14:textId="1148AFF7" w:rsidR="00072168" w:rsidRDefault="007E5E91" w:rsidP="00072168">
      <w:pPr>
        <w:pStyle w:val="Kd"/>
        <w:rPr>
          <w:ins w:id="590" w:author="Windows-felhasználó" w:date="2017-12-04T14:25:00Z"/>
        </w:rPr>
      </w:pPr>
      <w:ins w:id="591" w:author="Windows-felhasználó" w:date="2017-12-04T14:43:00Z">
        <w:r>
          <w:tab/>
        </w:r>
        <w:r>
          <w:tab/>
        </w:r>
        <w:r>
          <w:tab/>
        </w:r>
      </w:ins>
      <w:ins w:id="592" w:author="Windows-felhasználó" w:date="2017-12-04T14:25:00Z">
        <w:r w:rsidR="00072168">
          <w:t xml:space="preserve">     'class' =&gt; 'btn btn-success', 'id' =&gt; 'modalButtonPots'</w:t>
        </w:r>
      </w:ins>
    </w:p>
    <w:p w14:paraId="514A8F4D" w14:textId="0201DF46" w:rsidR="00072168" w:rsidRDefault="007E5E91" w:rsidP="00072168">
      <w:pPr>
        <w:pStyle w:val="Kd"/>
        <w:rPr>
          <w:ins w:id="593" w:author="Windows-felhasználó" w:date="2017-12-04T14:25:00Z"/>
        </w:rPr>
      </w:pPr>
      <w:ins w:id="594" w:author="Windows-felhasználó" w:date="2017-12-04T14:43:00Z">
        <w:r>
          <w:tab/>
        </w:r>
        <w:r>
          <w:tab/>
        </w:r>
      </w:ins>
      <w:ins w:id="595" w:author="Windows-felhasználó" w:date="2017-12-04T14:44:00Z">
        <w:r>
          <w:tab/>
        </w:r>
      </w:ins>
      <w:ins w:id="596" w:author="Windows-felhasználó" w:date="2017-12-04T14:25:00Z">
        <w:r w:rsidR="00072168">
          <w:t xml:space="preserve">     ]);</w:t>
        </w:r>
      </w:ins>
    </w:p>
    <w:p w14:paraId="34684AF9" w14:textId="58C14A1A" w:rsidR="00072168" w:rsidRDefault="00072168" w:rsidP="00072168">
      <w:pPr>
        <w:pStyle w:val="Kd"/>
        <w:rPr>
          <w:ins w:id="597" w:author="Windows-felhasználó" w:date="2017-12-04T14:25:00Z"/>
        </w:rPr>
      </w:pPr>
      <w:ins w:id="598" w:author="Windows-felhasználó" w:date="2017-12-04T14:25:00Z">
        <w:r>
          <w:t xml:space="preserve">     </w:t>
        </w:r>
      </w:ins>
      <w:ins w:id="599" w:author="Windows-felhasználó" w:date="2017-12-04T14:44:00Z">
        <w:r w:rsidR="007E5E91">
          <w:tab/>
        </w:r>
        <w:r w:rsidR="007E5E91">
          <w:tab/>
        </w:r>
        <w:r w:rsidR="007E5E91">
          <w:tab/>
        </w:r>
      </w:ins>
      <w:ins w:id="600" w:author="Windows-felhasználó" w:date="2017-12-04T14:25:00Z">
        <w:r>
          <w:t>}</w:t>
        </w:r>
      </w:ins>
    </w:p>
    <w:p w14:paraId="20110FAC" w14:textId="2846227B" w:rsidR="00072168" w:rsidRDefault="007E5E91" w:rsidP="00072168">
      <w:pPr>
        <w:pStyle w:val="Kd"/>
        <w:rPr>
          <w:ins w:id="601" w:author="Windows-felhasználó" w:date="2017-12-04T14:25:00Z"/>
        </w:rPr>
      </w:pPr>
      <w:ins w:id="602" w:author="Windows-felhasználó" w:date="2017-12-04T14:44:00Z">
        <w:r>
          <w:tab/>
        </w:r>
      </w:ins>
      <w:ins w:id="603" w:author="Windows-felhasználó" w:date="2017-12-04T14:25:00Z">
        <w:r w:rsidR="00072168">
          <w:t xml:space="preserve">     } else {</w:t>
        </w:r>
      </w:ins>
    </w:p>
    <w:p w14:paraId="4992EB76" w14:textId="27A587A3" w:rsidR="00072168" w:rsidRDefault="00072168" w:rsidP="00072168">
      <w:pPr>
        <w:pStyle w:val="Kd"/>
        <w:rPr>
          <w:ins w:id="604" w:author="Windows-felhasználó" w:date="2017-12-04T14:25:00Z"/>
        </w:rPr>
      </w:pPr>
      <w:ins w:id="605" w:author="Windows-felhasználó" w:date="2017-12-04T14:25:00Z">
        <w:r>
          <w:t xml:space="preserve">     </w:t>
        </w:r>
      </w:ins>
      <w:ins w:id="606" w:author="Windows-felhasználó" w:date="2017-12-04T14:44:00Z">
        <w:r w:rsidR="007E5E91">
          <w:tab/>
        </w:r>
        <w:r w:rsidR="007E5E91">
          <w:tab/>
        </w:r>
        <w:r w:rsidR="007E5E91">
          <w:tab/>
        </w:r>
      </w:ins>
      <w:ins w:id="607" w:author="Windows-felhasználó" w:date="2017-12-04T14:25:00Z">
        <w:r>
          <w:t>echo Html::button('Set Up Your Pi!', [</w:t>
        </w:r>
      </w:ins>
    </w:p>
    <w:p w14:paraId="245FEDA1" w14:textId="3C0D01D4" w:rsidR="00072168" w:rsidRDefault="007E5E91" w:rsidP="00072168">
      <w:pPr>
        <w:pStyle w:val="Kd"/>
        <w:rPr>
          <w:ins w:id="608" w:author="Windows-felhasználó" w:date="2017-12-04T14:25:00Z"/>
        </w:rPr>
      </w:pPr>
      <w:ins w:id="609" w:author="Windows-felhasználó" w:date="2017-12-04T14:44:00Z">
        <w:r>
          <w:tab/>
        </w:r>
        <w:r>
          <w:tab/>
        </w:r>
      </w:ins>
      <w:ins w:id="610" w:author="Windows-felhasználó" w:date="2017-12-04T14:25:00Z">
        <w:r w:rsidR="00072168">
          <w:t xml:space="preserve">     'value' =&gt; Url::to('index.php?r=pis/create'),</w:t>
        </w:r>
      </w:ins>
    </w:p>
    <w:p w14:paraId="0F2BF236" w14:textId="47C9A347" w:rsidR="00072168" w:rsidRDefault="007E5E91" w:rsidP="00072168">
      <w:pPr>
        <w:pStyle w:val="Kd"/>
        <w:rPr>
          <w:ins w:id="611" w:author="Windows-felhasználó" w:date="2017-12-04T14:25:00Z"/>
        </w:rPr>
      </w:pPr>
      <w:ins w:id="612" w:author="Windows-felhasználó" w:date="2017-12-04T14:44:00Z">
        <w:r>
          <w:tab/>
        </w:r>
        <w:r>
          <w:tab/>
        </w:r>
      </w:ins>
      <w:ins w:id="613" w:author="Windows-felhasználó" w:date="2017-12-04T14:25:00Z">
        <w:r w:rsidR="00072168">
          <w:t xml:space="preserve">     'class' =&gt; 'btn btn-success', 'id' =&gt; 'modalButtonPots'</w:t>
        </w:r>
      </w:ins>
    </w:p>
    <w:p w14:paraId="73CDEA27" w14:textId="35E63BB2" w:rsidR="00072168" w:rsidRDefault="007E5E91" w:rsidP="00072168">
      <w:pPr>
        <w:pStyle w:val="Kd"/>
        <w:rPr>
          <w:ins w:id="614" w:author="Windows-felhasználó" w:date="2017-12-04T14:25:00Z"/>
        </w:rPr>
      </w:pPr>
      <w:ins w:id="615" w:author="Windows-felhasználó" w:date="2017-12-04T14:44:00Z">
        <w:r>
          <w:tab/>
        </w:r>
      </w:ins>
      <w:ins w:id="616" w:author="Windows-felhasználó" w:date="2017-12-04T14:25:00Z">
        <w:r w:rsidR="00072168">
          <w:t xml:space="preserve">     </w:t>
        </w:r>
      </w:ins>
      <w:ins w:id="617" w:author="Windows-felhasználó" w:date="2017-12-04T14:44:00Z">
        <w:r>
          <w:tab/>
        </w:r>
        <w:r>
          <w:tab/>
        </w:r>
      </w:ins>
      <w:ins w:id="618" w:author="Windows-felhasználó" w:date="2017-12-04T14:25:00Z">
        <w:r w:rsidR="00072168">
          <w:t>]);</w:t>
        </w:r>
      </w:ins>
    </w:p>
    <w:p w14:paraId="3D9CC29E" w14:textId="28C06CDF" w:rsidR="00072168" w:rsidRDefault="00072168" w:rsidP="00072168">
      <w:pPr>
        <w:pStyle w:val="Kd"/>
        <w:rPr>
          <w:ins w:id="619" w:author="Windows-felhasználó" w:date="2017-12-04T14:25:00Z"/>
        </w:rPr>
      </w:pPr>
      <w:ins w:id="620" w:author="Windows-felhasználó" w:date="2017-12-04T14:25:00Z">
        <w:r>
          <w:t xml:space="preserve">     </w:t>
        </w:r>
      </w:ins>
      <w:ins w:id="621" w:author="Windows-felhasználó" w:date="2017-12-04T14:44:00Z">
        <w:r w:rsidR="007E5E91">
          <w:tab/>
        </w:r>
        <w:r w:rsidR="007E5E91">
          <w:tab/>
        </w:r>
      </w:ins>
      <w:ins w:id="622" w:author="Windows-felhasználó" w:date="2017-12-04T14:25:00Z">
        <w:r>
          <w:t>}</w:t>
        </w:r>
      </w:ins>
    </w:p>
    <w:p w14:paraId="06835D8C" w14:textId="2CF78A09" w:rsidR="00072168" w:rsidRDefault="007E5E91" w:rsidP="00072168">
      <w:pPr>
        <w:pStyle w:val="Kd"/>
        <w:rPr>
          <w:ins w:id="623" w:author="Windows-felhasználó" w:date="2017-12-04T14:27:00Z"/>
        </w:rPr>
        <w:pPrChange w:id="624" w:author="Windows-felhasználó" w:date="2017-12-04T14:25:00Z">
          <w:pPr>
            <w:pStyle w:val="Kd"/>
          </w:pPr>
        </w:pPrChange>
      </w:pPr>
      <w:ins w:id="625" w:author="Windows-felhasználó" w:date="2017-12-04T14:25:00Z">
        <w:r>
          <w:t xml:space="preserve">     </w:t>
        </w:r>
        <w:r w:rsidR="00072168">
          <w:t>?&gt;</w:t>
        </w:r>
      </w:ins>
    </w:p>
    <w:p w14:paraId="2B903283" w14:textId="77777777" w:rsidR="00072168" w:rsidRPr="00072168" w:rsidRDefault="00072168" w:rsidP="00072168">
      <w:pPr>
        <w:rPr>
          <w:ins w:id="626" w:author="Windows-felhasználó" w:date="2017-12-04T13:59:00Z"/>
          <w:rPrChange w:id="627" w:author="Windows-felhasználó" w:date="2017-12-04T14:24:00Z">
            <w:rPr>
              <w:ins w:id="628" w:author="Windows-felhasználó" w:date="2017-12-04T13:59:00Z"/>
            </w:rPr>
          </w:rPrChange>
        </w:rPr>
        <w:pPrChange w:id="629" w:author="Windows-felhasználó" w:date="2017-12-04T14:27:00Z">
          <w:pPr>
            <w:pStyle w:val="Kd"/>
          </w:pPr>
        </w:pPrChange>
      </w:pPr>
      <w:bookmarkStart w:id="630" w:name="_GoBack"/>
      <w:bookmarkEnd w:id="630"/>
    </w:p>
    <w:p w14:paraId="7CE63E24" w14:textId="5A5807B9" w:rsidR="00507313" w:rsidRPr="00360E40" w:rsidDel="00BC1744" w:rsidRDefault="00507313">
      <w:pPr>
        <w:rPr>
          <w:del w:id="631" w:author="Windows-felhasználó" w:date="2017-12-04T10:59:00Z"/>
          <w:rPrChange w:id="632" w:author="Windows-felhasználó" w:date="2017-12-02T12:58:00Z">
            <w:rPr>
              <w:del w:id="633" w:author="Windows-felhasználó" w:date="2017-12-04T10:59:00Z"/>
            </w:rPr>
          </w:rPrChange>
        </w:rPr>
        <w:pPrChange w:id="634" w:author="Windows-felhasználó" w:date="2017-12-02T14:32:00Z">
          <w:pPr>
            <w:pStyle w:val="Cmsor1"/>
          </w:pPr>
        </w:pPrChange>
      </w:pPr>
    </w:p>
    <w:p w14:paraId="0A2695DE" w14:textId="76777D65" w:rsidR="00FD45B1" w:rsidRPr="00FD45B1" w:rsidRDefault="00847798">
      <w:pPr>
        <w:pStyle w:val="Cmsor2"/>
        <w:rPr>
          <w:ins w:id="635" w:author="Windows-felhasználó" w:date="2017-12-02T14:44:00Z"/>
          <w:rPrChange w:id="636" w:author="Windows-felhasználó" w:date="2017-12-02T14:44:00Z">
            <w:rPr>
              <w:ins w:id="637" w:author="Windows-felhasználó" w:date="2017-12-02T14:44:00Z"/>
            </w:rPr>
          </w:rPrChange>
        </w:rPr>
        <w:pPrChange w:id="638" w:author="Windows-felhasználó" w:date="2017-12-02T14:45:00Z">
          <w:pPr>
            <w:pStyle w:val="Cmsor4"/>
          </w:pPr>
        </w:pPrChange>
      </w:pPr>
      <w:ins w:id="639" w:author="Windows-felhasználó" w:date="2017-11-28T23:36:00Z">
        <w:r>
          <w:t xml:space="preserve">Telepített egység </w:t>
        </w:r>
      </w:ins>
      <w:ins w:id="640" w:author="Windows-felhasználó" w:date="2017-12-02T14:32:00Z">
        <w:r w:rsidR="00BD2434">
          <w:t>szoftvere</w:t>
        </w:r>
      </w:ins>
    </w:p>
    <w:p w14:paraId="11B27047" w14:textId="5A7431FC" w:rsidR="00FD45B1" w:rsidRPr="00FD45B1" w:rsidRDefault="00FD45B1">
      <w:pPr>
        <w:pStyle w:val="Cmsor3"/>
        <w:rPr>
          <w:ins w:id="641" w:author="Windows-felhasználó" w:date="2017-11-28T23:33:00Z"/>
          <w:rPrChange w:id="642" w:author="Windows-felhasználó" w:date="2017-12-02T14:44:00Z">
            <w:rPr>
              <w:ins w:id="643" w:author="Windows-felhasználó" w:date="2017-11-28T23:33:00Z"/>
            </w:rPr>
          </w:rPrChange>
        </w:rPr>
        <w:pPrChange w:id="644" w:author="Windows-felhasználó" w:date="2017-12-02T14:44:00Z">
          <w:pPr>
            <w:pStyle w:val="Cmsor4"/>
          </w:pPr>
        </w:pPrChange>
      </w:pPr>
      <w:ins w:id="645" w:author="Windows-felhasználó" w:date="2017-12-02T14:44:00Z">
        <w:r>
          <w:t>Választott technológia</w:t>
        </w:r>
      </w:ins>
    </w:p>
    <w:p w14:paraId="18061D61" w14:textId="0ACBD661" w:rsidR="00422893" w:rsidRDefault="00422893" w:rsidP="00422893">
      <w:pPr>
        <w:rPr>
          <w:ins w:id="646" w:author="Windows-felhasználó" w:date="2017-11-28T23:33:00Z"/>
        </w:rPr>
      </w:pPr>
      <w:ins w:id="647" w:author="Windows-felhasználó" w:date="2017-11-28T23:33:00Z">
        <w:r>
          <w:t>A háttérlogika megvalósításához a Python nyelvet választottam, azért, mert ez egy olyan nyelv, amivel korábban még nem volt dolgom, és szerettem volna kipróbálni. Hatalmas közösség áll mögötte, nagy az irodalmi háttere, rengeteg ingyenes könyvtárral rendelkezik megoldásként gyakori programozási problémákra, így legtöbb esetben csak az aktuális projekt sajátosságait kell implementálni. Nagyon kedvelt nyelv az IoT világában, olyan eszközök esetében, amikor limitált a rendelkezésre álló számítási kapacitás, memória.</w:t>
        </w:r>
      </w:ins>
      <w:ins w:id="648" w:author="Windows-felhasználó" w:date="2017-12-02T14:43:00Z">
        <w:r w:rsidR="00FD45B1">
          <w:t xml:space="preserve"> Könnyű a különböző technológiák használata, adatbázis hozzáférés, HTTP kérések adása mind csak pár sor kódot kíván.</w:t>
        </w:r>
      </w:ins>
      <w:ins w:id="649" w:author="Windows-felhasználó" w:date="2017-11-28T23:33:00Z">
        <w:r w:rsidR="00FD45B1">
          <w:t xml:space="preserve"> </w:t>
        </w:r>
        <w:r>
          <w:t>Használják tudományos számításokhoz, oktatási célra, mivel egyszerű a szintaxisa, könnye</w:t>
        </w:r>
        <w:r w:rsidR="00FD45B1">
          <w:t>n olvasható, könnyen tanulható.</w:t>
        </w:r>
      </w:ins>
      <w:ins w:id="650" w:author="Windows-felhasználó" w:date="2017-12-02T14:42:00Z">
        <w:r w:rsidR="00FD45B1">
          <w:t xml:space="preserve"> </w:t>
        </w:r>
      </w:ins>
      <w:ins w:id="651" w:author="Windows-felhasználó" w:date="2017-12-02T14:40:00Z">
        <w:r w:rsidR="00FD45B1">
          <w:t xml:space="preserve"> </w:t>
        </w:r>
      </w:ins>
    </w:p>
    <w:p w14:paraId="35282A91" w14:textId="21148DD1" w:rsidR="00422893" w:rsidRDefault="00422893" w:rsidP="00422893">
      <w:pPr>
        <w:rPr>
          <w:ins w:id="652" w:author="Windows-felhasználó" w:date="2017-12-02T14:43:00Z"/>
        </w:rPr>
      </w:pPr>
      <w:moveToRangeStart w:id="653" w:author="Windows-felhasználó" w:date="2017-11-28T23:37:00Z" w:name="move499675580"/>
      <w:moveTo w:id="654" w:author="Windows-felhasználó" w:date="2017-11-28T23:37:00Z">
        <w:r>
          <w:t>Adatbázis technológiának a MySQL-t választottam. Ez ma a leginkább elterjedt adatbáziskezelő rendszer, azért rá esett a választásom, mert egyszerűen telepíthető, SQL nyelven írhatunk benne utasításokat, aminek alapjait már ismerem, így ez remek lehetőség a tudás elmélyítésére.</w:t>
        </w:r>
      </w:moveTo>
    </w:p>
    <w:p w14:paraId="2C9159E7" w14:textId="22A508DB" w:rsidR="00FD45B1" w:rsidRDefault="00FD45B1">
      <w:pPr>
        <w:pStyle w:val="Cmsor3"/>
        <w:rPr>
          <w:ins w:id="655" w:author="Windows-felhasználó" w:date="2017-12-02T17:01:00Z"/>
        </w:rPr>
        <w:pPrChange w:id="656" w:author="Windows-felhasználó" w:date="2017-12-02T14:45:00Z">
          <w:pPr/>
        </w:pPrChange>
      </w:pPr>
      <w:ins w:id="657" w:author="Windows-felhasználó" w:date="2017-12-02T14:45:00Z">
        <w:r>
          <w:t>Megvalósítás</w:t>
        </w:r>
      </w:ins>
    </w:p>
    <w:p w14:paraId="30517EB8" w14:textId="3D30968E" w:rsidR="00497555" w:rsidRPr="00497555" w:rsidRDefault="00497555">
      <w:pPr>
        <w:pStyle w:val="Cmsor4"/>
        <w:rPr>
          <w:ins w:id="658" w:author="Windows-felhasználó" w:date="2017-12-02T14:45:00Z"/>
          <w:rPrChange w:id="659" w:author="Windows-felhasználó" w:date="2017-12-02T17:01:00Z">
            <w:rPr>
              <w:ins w:id="660" w:author="Windows-felhasználó" w:date="2017-12-02T14:45:00Z"/>
            </w:rPr>
          </w:rPrChange>
        </w:rPr>
        <w:pPrChange w:id="661" w:author="Windows-felhasználó" w:date="2017-12-02T17:01:00Z">
          <w:pPr/>
        </w:pPrChange>
      </w:pPr>
      <w:ins w:id="662" w:author="Windows-felhasználó" w:date="2017-12-02T17:01:00Z">
        <w:r>
          <w:t>Rendszer indítása</w:t>
        </w:r>
      </w:ins>
    </w:p>
    <w:p w14:paraId="5B0242A5" w14:textId="51B1B09B" w:rsidR="00FD45B1" w:rsidRDefault="00A32CD0">
      <w:pPr>
        <w:rPr>
          <w:ins w:id="663" w:author="Windows-felhasználó" w:date="2017-12-02T14:59:00Z"/>
        </w:rPr>
      </w:pPr>
      <w:ins w:id="664" w:author="Windows-felhasználó" w:date="2017-12-02T14:45:00Z">
        <w:r>
          <w:t xml:space="preserve">A telepített egység indítása során két </w:t>
        </w:r>
      </w:ins>
      <w:ins w:id="665" w:author="Windows-felhasználó" w:date="2017-12-02T14:54:00Z">
        <w:r>
          <w:t xml:space="preserve">helyzet </w:t>
        </w:r>
      </w:ins>
      <w:ins w:id="666" w:author="Windows-felhasználó" w:date="2017-12-02T15:28:00Z">
        <w:r w:rsidR="00144BFA">
          <w:t>állhat fenn</w:t>
        </w:r>
      </w:ins>
      <w:ins w:id="667" w:author="Windows-felhasználó" w:date="2017-12-02T14:54:00Z">
        <w:r>
          <w:t xml:space="preserve">, nincs bekonfigurálva egy cserép sem, </w:t>
        </w:r>
      </w:ins>
      <w:ins w:id="668" w:author="Windows-felhasználó" w:date="2017-12-02T14:55:00Z">
        <w:r>
          <w:t>vagy pedig be van állítva</w:t>
        </w:r>
      </w:ins>
      <w:ins w:id="669" w:author="Windows-felhasználó" w:date="2017-12-02T14:57:00Z">
        <w:r>
          <w:t xml:space="preserve"> egy vagy több cserép</w:t>
        </w:r>
      </w:ins>
      <w:ins w:id="670" w:author="Windows-felhasználó" w:date="2017-12-02T14:55:00Z">
        <w:r>
          <w:t>. Előbbi esetben várni kell az utasításra a</w:t>
        </w:r>
      </w:ins>
      <w:ins w:id="671" w:author="Windows-felhasználó" w:date="2017-12-02T14:56:00Z">
        <w:r>
          <w:t xml:space="preserve"> beállítandó</w:t>
        </w:r>
      </w:ins>
      <w:ins w:id="672" w:author="Windows-felhasználó" w:date="2017-12-02T14:55:00Z">
        <w:r>
          <w:t xml:space="preserve"> cserép adataival</w:t>
        </w:r>
      </w:ins>
      <w:ins w:id="673" w:author="Windows-felhasználó" w:date="2017-12-02T14:56:00Z">
        <w:r>
          <w:t xml:space="preserve">, majd ezeket a beállításokat el kell végezni. </w:t>
        </w:r>
      </w:ins>
      <w:ins w:id="674" w:author="Windows-felhasználó" w:date="2017-12-02T14:57:00Z">
        <w:r>
          <w:t xml:space="preserve">Ha </w:t>
        </w:r>
      </w:ins>
      <w:ins w:id="675" w:author="Windows-felhasználó" w:date="2017-12-02T14:58:00Z">
        <w:r w:rsidR="009540A0">
          <w:t xml:space="preserve">már vannak beállítva cserepek, akkor </w:t>
        </w:r>
      </w:ins>
      <w:ins w:id="676" w:author="Windows-felhasználó" w:date="2017-12-02T14:59:00Z">
        <w:r w:rsidR="009540A0">
          <w:t>hozzájuk el lehet indítani a fő programot.</w:t>
        </w:r>
      </w:ins>
    </w:p>
    <w:p w14:paraId="08FEB435" w14:textId="1A9976E5" w:rsidR="00915490" w:rsidRDefault="009540A0">
      <w:pPr>
        <w:rPr>
          <w:ins w:id="677" w:author="Windows-felhasználó" w:date="2017-12-02T15:04:00Z"/>
        </w:rPr>
      </w:pPr>
      <w:ins w:id="678" w:author="Windows-felhasználó" w:date="2017-12-02T14:59:00Z">
        <w:r>
          <w:t xml:space="preserve">Ahhoz, hogy a felhasználónak ne kelljen ügyelnie a programok elindítására, </w:t>
        </w:r>
      </w:ins>
      <w:ins w:id="679" w:author="Windows-felhasználó" w:date="2017-12-02T15:00:00Z">
        <w:r>
          <w:t xml:space="preserve">az operációs rendszer indulására időzítek egy szkriptet, ami elindítja az </w:t>
        </w:r>
      </w:ins>
      <w:ins w:id="680" w:author="Windows-felhasználó" w:date="2017-12-02T15:01:00Z">
        <w:r>
          <w:t>programot. Ehhez a Cron</w:t>
        </w:r>
      </w:ins>
      <w:ins w:id="681" w:author="Windows-felhasználó" w:date="2017-12-02T15:02:00Z">
        <w:r>
          <w:rPr>
            <w:rStyle w:val="Lbjegyzet-hivatkozs"/>
          </w:rPr>
          <w:footnoteReference w:id="12"/>
        </w:r>
      </w:ins>
      <w:ins w:id="687" w:author="Windows-felhasználó" w:date="2017-12-02T15:01:00Z">
        <w:r>
          <w:t xml:space="preserve"> nevű szoftvert használom</w:t>
        </w:r>
      </w:ins>
      <w:ins w:id="688" w:author="Windows-felhasználó" w:date="2017-12-02T15:04:00Z">
        <w:r w:rsidR="00CB5452">
          <w:t xml:space="preserve">, amit </w:t>
        </w:r>
        <w:r w:rsidR="00915490">
          <w:t>a következőképpen konfiguráltam:</w:t>
        </w:r>
      </w:ins>
    </w:p>
    <w:p w14:paraId="70CC43DD" w14:textId="2481139B" w:rsidR="00915490" w:rsidRDefault="00DA1D7E">
      <w:pPr>
        <w:pStyle w:val="Kd"/>
        <w:jc w:val="left"/>
        <w:rPr>
          <w:ins w:id="689" w:author="Windows-felhasználó" w:date="2017-12-02T15:09:00Z"/>
        </w:rPr>
        <w:pPrChange w:id="690" w:author="Windows-felhasználó" w:date="2017-12-02T15:35:00Z">
          <w:pPr/>
        </w:pPrChange>
      </w:pPr>
      <w:ins w:id="691" w:author="Windows-felhasználó" w:date="2017-12-02T15:35:00Z">
        <w:r>
          <w:t>@reboot /usr/bin/python</w:t>
        </w:r>
      </w:ins>
      <w:ins w:id="692" w:author="Windows-felhasználó" w:date="2017-12-02T15:36:00Z">
        <w:r>
          <w:t xml:space="preserve"> </w:t>
        </w:r>
      </w:ins>
      <w:ins w:id="693" w:author="Windows-felhasználó" w:date="2017-12-02T15:35:00Z">
        <w:r>
          <w:t>/</w:t>
        </w:r>
      </w:ins>
      <w:ins w:id="694" w:author="Windows-felhasználó" w:date="2017-12-02T15:37:00Z">
        <w:r>
          <w:t>.., elérési út</w:t>
        </w:r>
      </w:ins>
      <w:ins w:id="695" w:author="Windows-felhasználó" w:date="2017-12-02T15:38:00Z">
        <w:r>
          <w:t xml:space="preserve"> </w:t>
        </w:r>
      </w:ins>
      <w:ins w:id="696" w:author="Windows-felhasználó" w:date="2017-12-02T15:37:00Z">
        <w:r>
          <w:t>...</w:t>
        </w:r>
      </w:ins>
      <w:ins w:id="697" w:author="Windows-felhasználó" w:date="2017-12-02T15:35:00Z">
        <w:r w:rsidRPr="00DA1D7E">
          <w:t>/startupScript.py</w:t>
        </w:r>
      </w:ins>
    </w:p>
    <w:p w14:paraId="2E37DFB2" w14:textId="5AA16175" w:rsidR="00915490" w:rsidRDefault="00915490">
      <w:pPr>
        <w:rPr>
          <w:ins w:id="698" w:author="Windows-felhasználó" w:date="2017-12-02T15:43:00Z"/>
        </w:rPr>
      </w:pPr>
      <w:ins w:id="699" w:author="Windows-felhasználó" w:date="2017-12-02T15:11:00Z">
        <w:r>
          <w:lastRenderedPageBreak/>
          <w:t xml:space="preserve">A cron-feladatot a </w:t>
        </w:r>
        <w:r w:rsidRPr="00915490">
          <w:rPr>
            <w:i/>
            <w:rPrChange w:id="700" w:author="Windows-felhasználó" w:date="2017-12-02T15:12:00Z">
              <w:rPr/>
            </w:rPrChange>
          </w:rPr>
          <w:t>@reboot</w:t>
        </w:r>
      </w:ins>
      <w:ins w:id="701" w:author="Windows-felhasználó" w:date="2017-12-02T15:12:00Z">
        <w:r>
          <w:rPr>
            <w:i/>
          </w:rPr>
          <w:t xml:space="preserve"> </w:t>
        </w:r>
        <w:r>
          <w:t>idejére ütemez</w:t>
        </w:r>
      </w:ins>
      <w:ins w:id="702" w:author="Windows-felhasználó" w:date="2017-12-02T15:40:00Z">
        <w:r w:rsidR="00CB5452">
          <w:t>t</w:t>
        </w:r>
      </w:ins>
      <w:ins w:id="703" w:author="Windows-felhasználó" w:date="2017-12-02T15:12:00Z">
        <w:r>
          <w:t xml:space="preserve">em, </w:t>
        </w:r>
      </w:ins>
      <w:ins w:id="704" w:author="Windows-felhasználó" w:date="2017-12-02T15:13:00Z">
        <w:r>
          <w:t xml:space="preserve">így minden induláskor le fog futni az utána következő utasítás. </w:t>
        </w:r>
      </w:ins>
      <w:ins w:id="705" w:author="Windows-felhasználó" w:date="2017-12-02T15:14:00Z">
        <w:r>
          <w:t xml:space="preserve">Ez az utasítás </w:t>
        </w:r>
      </w:ins>
      <w:ins w:id="706" w:author="Windows-felhasználó" w:date="2017-12-02T15:39:00Z">
        <w:r w:rsidR="00DA1D7E">
          <w:t>elindítja a startupScript.py</w:t>
        </w:r>
        <w:r w:rsidR="00CB5452">
          <w:t xml:space="preserve"> nevű Python programot. </w:t>
        </w:r>
      </w:ins>
      <w:ins w:id="707" w:author="Windows-felhasználó" w:date="2017-12-02T15:42:00Z">
        <w:r w:rsidR="00CB5452">
          <w:t xml:space="preserve">Ez a program felelős azért, hogy megfelelően induljon el a rendszer. Ha nincs cserép bejegyzés az adatbázisban, vár az utasításra, ha pedig már van cserép, akkor elindítja hozzájuk a </w:t>
        </w:r>
      </w:ins>
      <w:ins w:id="708" w:author="Windows-felhasználó" w:date="2017-12-02T15:43:00Z">
        <w:r w:rsidR="00CB5452">
          <w:t xml:space="preserve">fő programot. </w:t>
        </w:r>
      </w:ins>
    </w:p>
    <w:p w14:paraId="7C24AC4D" w14:textId="64BAA400" w:rsidR="00CB5452" w:rsidRDefault="00CB5452">
      <w:pPr>
        <w:rPr>
          <w:ins w:id="709" w:author="Windows-felhasználó" w:date="2017-12-02T15:44:00Z"/>
        </w:rPr>
      </w:pPr>
      <w:ins w:id="710" w:author="Windows-felhasználó" w:date="2017-12-02T15:44:00Z">
        <w:r>
          <w:t>Az adatbázishoz való csatlakozáshoz mindössze néhány sor kód szükséges:</w:t>
        </w:r>
      </w:ins>
    </w:p>
    <w:p w14:paraId="3E45480B" w14:textId="77777777" w:rsidR="00CB5452" w:rsidRDefault="00CB5452">
      <w:pPr>
        <w:pStyle w:val="Kd"/>
        <w:rPr>
          <w:ins w:id="711" w:author="Windows-felhasználó" w:date="2017-12-02T15:45:00Z"/>
        </w:rPr>
        <w:pPrChange w:id="712" w:author="Windows-felhasználó" w:date="2017-12-02T15:46:00Z">
          <w:pPr/>
        </w:pPrChange>
      </w:pPr>
      <w:ins w:id="713" w:author="Windows-felhasználó" w:date="2017-12-02T15:45:00Z">
        <w:r>
          <w:t>db_config = {</w:t>
        </w:r>
      </w:ins>
    </w:p>
    <w:p w14:paraId="02E9A79D" w14:textId="77777777" w:rsidR="00CB5452" w:rsidRDefault="00CB5452">
      <w:pPr>
        <w:pStyle w:val="Kd"/>
        <w:rPr>
          <w:ins w:id="714" w:author="Windows-felhasználó" w:date="2017-12-02T15:45:00Z"/>
        </w:rPr>
        <w:pPrChange w:id="715" w:author="Windows-felhasználó" w:date="2017-12-02T15:46:00Z">
          <w:pPr/>
        </w:pPrChange>
      </w:pPr>
      <w:ins w:id="716" w:author="Windows-felhasználó" w:date="2017-12-02T15:45:00Z">
        <w:r>
          <w:tab/>
          <w:t xml:space="preserve">'user': 'root', </w:t>
        </w:r>
      </w:ins>
    </w:p>
    <w:p w14:paraId="58CFEECD" w14:textId="127A552C" w:rsidR="00CB5452" w:rsidRDefault="00CB5452">
      <w:pPr>
        <w:pStyle w:val="Kd"/>
        <w:rPr>
          <w:ins w:id="717" w:author="Windows-felhasználó" w:date="2017-12-02T15:45:00Z"/>
        </w:rPr>
        <w:pPrChange w:id="718" w:author="Windows-felhasználó" w:date="2017-12-02T15:46:00Z">
          <w:pPr/>
        </w:pPrChange>
      </w:pPr>
      <w:ins w:id="719" w:author="Windows-felhasználó" w:date="2017-12-02T15:45:00Z">
        <w:r>
          <w:tab/>
          <w:t>'password': '</w:t>
        </w:r>
      </w:ins>
      <w:ins w:id="720" w:author="Windows-felhasználó" w:date="2017-12-02T15:49:00Z">
        <w:r>
          <w:t>****</w:t>
        </w:r>
      </w:ins>
      <w:ins w:id="721" w:author="Windows-felhasználó" w:date="2017-12-02T15:45:00Z">
        <w:r>
          <w:t xml:space="preserve">', </w:t>
        </w:r>
      </w:ins>
    </w:p>
    <w:p w14:paraId="3C09143A" w14:textId="77777777" w:rsidR="00CB5452" w:rsidRDefault="00CB5452">
      <w:pPr>
        <w:pStyle w:val="Kd"/>
        <w:rPr>
          <w:ins w:id="722" w:author="Windows-felhasználó" w:date="2017-12-02T15:45:00Z"/>
        </w:rPr>
        <w:pPrChange w:id="723" w:author="Windows-felhasználó" w:date="2017-12-02T15:46:00Z">
          <w:pPr/>
        </w:pPrChange>
      </w:pPr>
      <w:ins w:id="724" w:author="Windows-felhasználó" w:date="2017-12-02T15:45:00Z">
        <w:r>
          <w:tab/>
          <w:t xml:space="preserve">'host': 'localhost', </w:t>
        </w:r>
      </w:ins>
    </w:p>
    <w:p w14:paraId="4359D92D" w14:textId="77777777" w:rsidR="00CB5452" w:rsidRDefault="00CB5452">
      <w:pPr>
        <w:pStyle w:val="Kd"/>
        <w:rPr>
          <w:ins w:id="725" w:author="Windows-felhasználó" w:date="2017-12-02T15:45:00Z"/>
        </w:rPr>
        <w:pPrChange w:id="726" w:author="Windows-felhasználó" w:date="2017-12-02T15:46:00Z">
          <w:pPr/>
        </w:pPrChange>
      </w:pPr>
      <w:ins w:id="727" w:author="Windows-felhasználó" w:date="2017-12-02T15:45:00Z">
        <w:r>
          <w:tab/>
          <w:t>'database': 'PLANT_CARE'</w:t>
        </w:r>
      </w:ins>
    </w:p>
    <w:p w14:paraId="5859DD1A" w14:textId="499A9341" w:rsidR="00CB5452" w:rsidRDefault="00CB5452">
      <w:pPr>
        <w:pStyle w:val="Kd"/>
        <w:rPr>
          <w:ins w:id="728" w:author="Windows-felhasználó" w:date="2017-12-02T15:45:00Z"/>
        </w:rPr>
        <w:pPrChange w:id="729" w:author="Windows-felhasználó" w:date="2017-12-02T15:46:00Z">
          <w:pPr/>
        </w:pPrChange>
      </w:pPr>
      <w:ins w:id="730" w:author="Windows-felhasználó" w:date="2017-12-02T15:45:00Z">
        <w:r>
          <w:t>}</w:t>
        </w:r>
      </w:ins>
    </w:p>
    <w:p w14:paraId="19A14DCF" w14:textId="77777777" w:rsidR="00CB5452" w:rsidRDefault="00CB5452">
      <w:pPr>
        <w:pStyle w:val="Kd"/>
        <w:rPr>
          <w:ins w:id="731" w:author="Windows-felhasználó" w:date="2017-12-02T15:45:00Z"/>
        </w:rPr>
        <w:pPrChange w:id="732" w:author="Windows-felhasználó" w:date="2017-12-02T15:46:00Z">
          <w:pPr/>
        </w:pPrChange>
      </w:pPr>
      <w:ins w:id="733" w:author="Windows-felhasználó" w:date="2017-12-02T15:45:00Z">
        <w:r>
          <w:t>db_cnx = mysql.connector.connect(**db_config)</w:t>
        </w:r>
      </w:ins>
    </w:p>
    <w:p w14:paraId="4A0FF9BB" w14:textId="5C32C95A" w:rsidR="00CB5452" w:rsidRDefault="00CB5452">
      <w:pPr>
        <w:pStyle w:val="Kd"/>
        <w:rPr>
          <w:ins w:id="734" w:author="Windows-felhasználó" w:date="2017-12-02T15:25:00Z"/>
        </w:rPr>
        <w:pPrChange w:id="735" w:author="Windows-felhasználó" w:date="2017-12-02T15:46:00Z">
          <w:pPr/>
        </w:pPrChange>
      </w:pPr>
      <w:ins w:id="736" w:author="Windows-felhasználó" w:date="2017-12-02T15:45:00Z">
        <w:r>
          <w:t>db_cursor = db_cnx.cursor()</w:t>
        </w:r>
      </w:ins>
    </w:p>
    <w:p w14:paraId="0D12B801" w14:textId="4F40F19F" w:rsidR="00144BFA" w:rsidRPr="00CB5452" w:rsidDel="00CB5452" w:rsidRDefault="00144BFA">
      <w:pPr>
        <w:rPr>
          <w:del w:id="737" w:author="Windows-felhasználó" w:date="2017-12-02T15:27:00Z"/>
          <w:rPrChange w:id="738" w:author="Windows-felhasználó" w:date="2017-12-02T15:46:00Z">
            <w:rPr>
              <w:del w:id="739" w:author="Windows-felhasználó" w:date="2017-12-02T15:27:00Z"/>
              <w:rStyle w:val="Kiemels2"/>
            </w:rPr>
          </w:rPrChange>
        </w:rPr>
      </w:pPr>
    </w:p>
    <w:p w14:paraId="09824B9D" w14:textId="47FB58F9" w:rsidR="00CB5452" w:rsidRDefault="00CB5452">
      <w:pPr>
        <w:rPr>
          <w:ins w:id="740" w:author="Windows-felhasználó" w:date="2017-12-02T15:54:00Z"/>
        </w:rPr>
      </w:pPr>
      <w:ins w:id="741" w:author="Windows-felhasználó" w:date="2017-12-02T15:46:00Z">
        <w:r>
          <w:rPr>
            <w:rPrChange w:id="742" w:author="Windows-felhasználó" w:date="2017-12-02T15:46:00Z">
              <w:rPr>
                <w:b/>
                <w:bCs/>
              </w:rPr>
            </w:rPrChange>
          </w:rPr>
          <w:t xml:space="preserve">Importálom a </w:t>
        </w:r>
        <w:r w:rsidRPr="00B45567">
          <w:rPr>
            <w:b/>
            <w:rPrChange w:id="743" w:author="Windows-felhasználó" w:date="2017-12-02T15:52:00Z">
              <w:rPr/>
            </w:rPrChange>
          </w:rPr>
          <w:t>mysql</w:t>
        </w:r>
      </w:ins>
      <w:ins w:id="744" w:author="Windows-felhasználó" w:date="2017-12-02T15:49:00Z">
        <w:r w:rsidRPr="00B45567">
          <w:rPr>
            <w:b/>
            <w:rPrChange w:id="745" w:author="Windows-felhasználó" w:date="2017-12-02T15:52:00Z">
              <w:rPr/>
            </w:rPrChange>
          </w:rPr>
          <w:t>.connector</w:t>
        </w:r>
        <w:r>
          <w:t xml:space="preserve"> </w:t>
        </w:r>
      </w:ins>
      <w:ins w:id="746" w:author="Windows-felhasználó" w:date="2017-12-02T15:46:00Z">
        <w:r>
          <w:t>könyvtárat</w:t>
        </w:r>
      </w:ins>
      <w:ins w:id="747" w:author="Windows-felhasználó" w:date="2017-12-02T15:50:00Z">
        <w:r w:rsidR="00B45567">
          <w:t>, és</w:t>
        </w:r>
      </w:ins>
      <w:ins w:id="748" w:author="Windows-felhasználó" w:date="2017-12-02T15:49:00Z">
        <w:r>
          <w:t xml:space="preserve"> </w:t>
        </w:r>
        <w:r w:rsidR="00B45567">
          <w:t xml:space="preserve">megadom az adatbáziskapcsolat adatait. </w:t>
        </w:r>
      </w:ins>
      <w:ins w:id="749" w:author="Windows-felhasználó" w:date="2017-12-02T15:52:00Z">
        <w:r w:rsidR="00B45567">
          <w:t xml:space="preserve">A </w:t>
        </w:r>
        <w:r w:rsidR="00B45567" w:rsidRPr="00B45567">
          <w:rPr>
            <w:b/>
            <w:rPrChange w:id="750" w:author="Windows-felhasználó" w:date="2017-12-02T15:52:00Z">
              <w:rPr/>
            </w:rPrChange>
          </w:rPr>
          <w:t>db_cnx</w:t>
        </w:r>
        <w:r w:rsidR="00B45567">
          <w:rPr>
            <w:b/>
          </w:rPr>
          <w:t xml:space="preserve"> </w:t>
        </w:r>
      </w:ins>
      <w:ins w:id="751" w:author="Windows-felhasználó" w:date="2017-12-02T15:53:00Z">
        <w:r w:rsidR="00B45567">
          <w:t xml:space="preserve">változó az adatbázis kapcsolatot reprezentálja, a </w:t>
        </w:r>
        <w:r w:rsidR="00B45567">
          <w:rPr>
            <w:b/>
          </w:rPr>
          <w:t>db_cursor</w:t>
        </w:r>
      </w:ins>
      <w:ins w:id="752" w:author="Windows-felhasználó" w:date="2017-12-02T15:55:00Z">
        <w:r w:rsidR="00B45567" w:rsidRPr="00B45567">
          <w:rPr>
            <w:rPrChange w:id="753" w:author="Windows-felhasználó" w:date="2017-12-02T15:55:00Z">
              <w:rPr>
                <w:b/>
              </w:rPr>
            </w:rPrChange>
          </w:rPr>
          <w:t>-ra</w:t>
        </w:r>
      </w:ins>
      <w:ins w:id="754" w:author="Windows-felhasználó" w:date="2017-12-02T15:53:00Z">
        <w:r w:rsidR="00B45567">
          <w:t xml:space="preserve"> </w:t>
        </w:r>
      </w:ins>
      <w:ins w:id="755" w:author="Windows-felhasználó" w:date="2017-12-02T15:54:00Z">
        <w:r w:rsidR="00B45567">
          <w:t>pedig azért van szükség, mert azon keresztül tudjuk a lekérdezéseket végrehajtani. Egy ilyen lekérdezés a következőképpen történik:</w:t>
        </w:r>
      </w:ins>
    </w:p>
    <w:p w14:paraId="27DE1624" w14:textId="403011F2" w:rsidR="00B45567" w:rsidRDefault="00B45567">
      <w:pPr>
        <w:pStyle w:val="Kd"/>
        <w:rPr>
          <w:ins w:id="756" w:author="Windows-felhasználó" w:date="2017-12-02T15:54:00Z"/>
        </w:rPr>
        <w:pPrChange w:id="757" w:author="Windows-felhasználó" w:date="2017-12-02T15:54:00Z">
          <w:pPr/>
        </w:pPrChange>
      </w:pPr>
      <w:ins w:id="758" w:author="Windows-felhasználó" w:date="2017-12-02T15:54:00Z">
        <w:r>
          <w:t>get_pots = ("select COUNT(*) from POTS;")</w:t>
        </w:r>
        <w:r w:rsidRPr="00B45567">
          <w:t xml:space="preserve"> </w:t>
        </w:r>
      </w:ins>
    </w:p>
    <w:p w14:paraId="3CC6E1FA" w14:textId="5F7F9ED7" w:rsidR="00B45567" w:rsidRDefault="00B45567" w:rsidP="00B45567">
      <w:pPr>
        <w:pStyle w:val="Kd"/>
        <w:rPr>
          <w:ins w:id="759" w:author="Windows-felhasználó" w:date="2017-12-02T15:59:00Z"/>
        </w:rPr>
      </w:pPr>
      <w:ins w:id="760" w:author="Windows-felhasználó" w:date="2017-12-02T15:54:00Z">
        <w:r>
          <w:t>db_cursor.execute(get_pots)</w:t>
        </w:r>
      </w:ins>
      <w:ins w:id="761" w:author="Windows-felhasználó" w:date="2017-12-02T15:59:00Z">
        <w:r w:rsidRPr="00B45567">
          <w:t xml:space="preserve"> </w:t>
        </w:r>
      </w:ins>
    </w:p>
    <w:p w14:paraId="09C13F5A" w14:textId="34D80D36" w:rsidR="00B45567" w:rsidRDefault="00B45567">
      <w:pPr>
        <w:pStyle w:val="Kd"/>
        <w:rPr>
          <w:ins w:id="762" w:author="Windows-felhasználó" w:date="2017-12-02T15:54:00Z"/>
        </w:rPr>
        <w:pPrChange w:id="763" w:author="Windows-felhasználó" w:date="2017-12-02T15:54:00Z">
          <w:pPr/>
        </w:pPrChange>
      </w:pPr>
      <w:ins w:id="764" w:author="Windows-felhasználó" w:date="2017-12-02T15:59:00Z">
        <w:r>
          <w:t>count_of_pots = db_cursor.fetchall()[0][0]</w:t>
        </w:r>
      </w:ins>
    </w:p>
    <w:p w14:paraId="060B2551" w14:textId="6B8E8243" w:rsidR="00B45567" w:rsidRDefault="00DD708A">
      <w:pPr>
        <w:rPr>
          <w:ins w:id="765" w:author="Windows-felhasználó" w:date="2017-12-02T16:27:00Z"/>
        </w:rPr>
      </w:pPr>
      <w:ins w:id="766" w:author="Windows-felhasználó" w:date="2017-12-02T16:23:00Z">
        <w:r>
          <w:t xml:space="preserve">A db_cursor </w:t>
        </w:r>
        <w:r>
          <w:rPr>
            <w:b/>
          </w:rPr>
          <w:t>execute</w:t>
        </w:r>
        <w:r>
          <w:t xml:space="preserve"> függvényének </w:t>
        </w:r>
      </w:ins>
      <w:ins w:id="767" w:author="Windows-felhasználó" w:date="2017-12-02T15:56:00Z">
        <w:r>
          <w:t>SQL utasítás</w:t>
        </w:r>
        <w:r w:rsidR="00B45567">
          <w:t xml:space="preserve">t adunk meg szöveges paraméterként, </w:t>
        </w:r>
      </w:ins>
      <w:ins w:id="768" w:author="Windows-felhasználó" w:date="2017-12-02T15:59:00Z">
        <w:r>
          <w:t>majd a lekérdezés eredményét</w:t>
        </w:r>
        <w:r w:rsidR="00B45567">
          <w:t xml:space="preserve"> a </w:t>
        </w:r>
        <w:r w:rsidR="00B45567">
          <w:rPr>
            <w:b/>
          </w:rPr>
          <w:t>fetchall</w:t>
        </w:r>
        <w:r w:rsidR="00B45567">
          <w:t xml:space="preserve"> függvénnyel</w:t>
        </w:r>
        <w:r>
          <w:t xml:space="preserve"> kapjuk meg. Ez egy tömböt ad vissza, amiben </w:t>
        </w:r>
      </w:ins>
      <w:ins w:id="769" w:author="Windows-felhasználó" w:date="2017-12-02T16:25:00Z">
        <w:r>
          <w:t xml:space="preserve">az eredmény sorok találhatóak. A </w:t>
        </w:r>
        <w:r w:rsidRPr="00DD708A">
          <w:rPr>
            <w:b/>
            <w:rPrChange w:id="770" w:author="Windows-felhasználó" w:date="2017-12-02T16:25:00Z">
              <w:rPr/>
            </w:rPrChange>
          </w:rPr>
          <w:t>COUNT(*)</w:t>
        </w:r>
        <w:r>
          <w:rPr>
            <w:b/>
          </w:rPr>
          <w:t xml:space="preserve"> </w:t>
        </w:r>
        <w:r>
          <w:t>lekérdezés során egy darab szám az eredmény</w:t>
        </w:r>
      </w:ins>
      <w:ins w:id="771" w:author="Windows-felhasználó" w:date="2017-12-02T16:27:00Z">
        <w:r>
          <w:t xml:space="preserve"> - az adott táblában lévő elemek száma -</w:t>
        </w:r>
      </w:ins>
      <w:ins w:id="772" w:author="Windows-felhasználó" w:date="2017-12-02T16:25:00Z">
        <w:r>
          <w:t xml:space="preserve">, szóval az első sor első mezőjének értékére van szükségem, ezért a </w:t>
        </w:r>
        <w:r w:rsidRPr="00DD708A">
          <w:rPr>
            <w:b/>
            <w:rPrChange w:id="773" w:author="Windows-felhasználó" w:date="2017-12-02T16:27:00Z">
              <w:rPr/>
            </w:rPrChange>
          </w:rPr>
          <w:t>[</w:t>
        </w:r>
      </w:ins>
      <w:ins w:id="774" w:author="Windows-felhasználó" w:date="2017-12-02T16:27:00Z">
        <w:r w:rsidRPr="00DD708A">
          <w:rPr>
            <w:b/>
            <w:rPrChange w:id="775" w:author="Windows-felhasználó" w:date="2017-12-02T16:27:00Z">
              <w:rPr/>
            </w:rPrChange>
          </w:rPr>
          <w:t>0</w:t>
        </w:r>
      </w:ins>
      <w:ins w:id="776" w:author="Windows-felhasználó" w:date="2017-12-02T16:25:00Z">
        <w:r w:rsidRPr="00DD708A">
          <w:rPr>
            <w:b/>
            <w:rPrChange w:id="777" w:author="Windows-felhasználó" w:date="2017-12-02T16:27:00Z">
              <w:rPr/>
            </w:rPrChange>
          </w:rPr>
          <w:t>]</w:t>
        </w:r>
      </w:ins>
      <w:ins w:id="778" w:author="Windows-felhasználó" w:date="2017-12-02T16:27:00Z">
        <w:r w:rsidRPr="00DD708A">
          <w:rPr>
            <w:b/>
            <w:rPrChange w:id="779" w:author="Windows-felhasználó" w:date="2017-12-02T16:27:00Z">
              <w:rPr/>
            </w:rPrChange>
          </w:rPr>
          <w:t>[0]</w:t>
        </w:r>
        <w:r>
          <w:rPr>
            <w:b/>
          </w:rPr>
          <w:t xml:space="preserve"> </w:t>
        </w:r>
        <w:r>
          <w:t>indexelés.</w:t>
        </w:r>
      </w:ins>
    </w:p>
    <w:p w14:paraId="2A828B29" w14:textId="27F2B85B" w:rsidR="003E4766" w:rsidRDefault="00237059">
      <w:pPr>
        <w:rPr>
          <w:ins w:id="780" w:author="Windows-felhasználó" w:date="2017-12-02T17:22:00Z"/>
        </w:rPr>
      </w:pPr>
      <w:ins w:id="781" w:author="Windows-felhasználó" w:date="2017-12-02T16:43:00Z">
        <w:r>
          <w:t>Ha az eredmény nulla, akkor a következő utasításokat hajtom végre:</w:t>
        </w:r>
      </w:ins>
    </w:p>
    <w:p w14:paraId="447F0108" w14:textId="77777777" w:rsidR="005E7079" w:rsidRDefault="005E7079" w:rsidP="005E7079">
      <w:pPr>
        <w:pStyle w:val="Kd"/>
        <w:rPr>
          <w:ins w:id="782" w:author="Windows-felhasználó" w:date="2017-12-03T12:49:00Z"/>
        </w:rPr>
      </w:pPr>
      <w:ins w:id="783" w:author="Windows-felhasználó" w:date="2017-12-03T12:49:00Z">
        <w:r>
          <w:t xml:space="preserve">if( </w:t>
        </w:r>
        <w:r w:rsidRPr="006631F7">
          <w:t>count_of_pots == 0</w:t>
        </w:r>
        <w:r>
          <w:t xml:space="preserve"> ):</w:t>
        </w:r>
      </w:ins>
    </w:p>
    <w:p w14:paraId="7B892BD0" w14:textId="2E50366C" w:rsidR="00237059" w:rsidRDefault="005E7079">
      <w:pPr>
        <w:pStyle w:val="Kd"/>
        <w:rPr>
          <w:ins w:id="784" w:author="Windows-felhasználó" w:date="2017-12-02T16:45:00Z"/>
        </w:rPr>
        <w:pPrChange w:id="785" w:author="Windows-felhasználó" w:date="2017-12-02T16:46:00Z">
          <w:pPr/>
        </w:pPrChange>
      </w:pPr>
      <w:ins w:id="786" w:author="Windows-felhasználó" w:date="2017-12-03T12:49:00Z">
        <w:r>
          <w:tab/>
        </w:r>
      </w:ins>
      <w:ins w:id="787" w:author="Windows-felhasználó" w:date="2017-12-02T16:45:00Z">
        <w:r w:rsidR="00237059">
          <w:t>schedule.every(</w:t>
        </w:r>
        <w:r w:rsidR="005F5010">
          <w:t>1).minutes.do(checkNewPots</w:t>
        </w:r>
      </w:ins>
      <w:ins w:id="788" w:author="Windows-felhasználó" w:date="2017-12-02T17:34:00Z">
        <w:r w:rsidR="005F5010">
          <w:t>.work</w:t>
        </w:r>
      </w:ins>
      <w:ins w:id="789" w:author="Windows-felhasználó" w:date="2017-12-02T16:45:00Z">
        <w:r w:rsidR="005F5010">
          <w:t>(</w:t>
        </w:r>
        <w:r w:rsidR="00237059">
          <w:t>))</w:t>
        </w:r>
      </w:ins>
    </w:p>
    <w:p w14:paraId="5862BF00" w14:textId="1B3EB910" w:rsidR="00237059" w:rsidRDefault="00237059">
      <w:pPr>
        <w:pStyle w:val="Kd"/>
        <w:rPr>
          <w:ins w:id="790" w:author="Windows-felhasználó" w:date="2017-12-02T16:45:00Z"/>
        </w:rPr>
        <w:pPrChange w:id="791" w:author="Windows-felhasználó" w:date="2017-12-02T16:46:00Z">
          <w:pPr/>
        </w:pPrChange>
      </w:pPr>
      <w:ins w:id="792" w:author="Windows-felhasználó" w:date="2017-12-02T16:45:00Z">
        <w:r>
          <w:tab/>
        </w:r>
      </w:ins>
      <w:ins w:id="793" w:author="Windows-felhasználó" w:date="2017-12-03T12:49:00Z">
        <w:r w:rsidR="005E7079">
          <w:tab/>
        </w:r>
      </w:ins>
      <w:ins w:id="794" w:author="Windows-felhasználó" w:date="2017-12-02T16:45:00Z">
        <w:r>
          <w:t>while True:</w:t>
        </w:r>
      </w:ins>
    </w:p>
    <w:p w14:paraId="5F464754" w14:textId="045D17A8" w:rsidR="00237059" w:rsidRDefault="00237059">
      <w:pPr>
        <w:pStyle w:val="Kd"/>
        <w:rPr>
          <w:ins w:id="795" w:author="Windows-felhasználó" w:date="2017-12-02T16:45:00Z"/>
        </w:rPr>
        <w:pPrChange w:id="796" w:author="Windows-felhasználó" w:date="2017-12-02T16:46:00Z">
          <w:pPr/>
        </w:pPrChange>
      </w:pPr>
      <w:ins w:id="797" w:author="Windows-felhasználó" w:date="2017-12-02T16:45:00Z">
        <w:r>
          <w:tab/>
        </w:r>
        <w:r>
          <w:tab/>
        </w:r>
      </w:ins>
      <w:ins w:id="798" w:author="Windows-felhasználó" w:date="2017-12-03T12:49:00Z">
        <w:r w:rsidR="005E7079">
          <w:tab/>
        </w:r>
      </w:ins>
      <w:ins w:id="799" w:author="Windows-felhasználó" w:date="2017-12-02T16:45:00Z">
        <w:r>
          <w:t>schedule.run_pending()</w:t>
        </w:r>
      </w:ins>
    </w:p>
    <w:p w14:paraId="776E7514" w14:textId="58588752" w:rsidR="00237059" w:rsidRPr="00DD708A" w:rsidRDefault="005E7079">
      <w:pPr>
        <w:pStyle w:val="Kd"/>
        <w:rPr>
          <w:ins w:id="800" w:author="Windows-felhasználó" w:date="2017-12-02T15:46:00Z"/>
          <w:rPrChange w:id="801" w:author="Windows-felhasználó" w:date="2017-12-02T16:27:00Z">
            <w:rPr>
              <w:ins w:id="802" w:author="Windows-felhasználó" w:date="2017-12-02T15:46:00Z"/>
              <w:rStyle w:val="Kiemels2"/>
            </w:rPr>
          </w:rPrChange>
        </w:rPr>
        <w:pPrChange w:id="803" w:author="Windows-felhasználó" w:date="2017-12-02T16:46:00Z">
          <w:pPr/>
        </w:pPrChange>
      </w:pPr>
      <w:ins w:id="804" w:author="Windows-felhasználó" w:date="2017-12-03T12:49:00Z">
        <w:r>
          <w:tab/>
        </w:r>
      </w:ins>
      <w:ins w:id="805" w:author="Windows-felhasználó" w:date="2017-12-02T16:45:00Z">
        <w:r w:rsidR="00237059">
          <w:tab/>
        </w:r>
        <w:r w:rsidR="00237059">
          <w:tab/>
          <w:t>time.sleep(1)</w:t>
        </w:r>
      </w:ins>
    </w:p>
    <w:moveToRangeEnd w:id="653"/>
    <w:p w14:paraId="755C092A" w14:textId="751E0995" w:rsidR="00237059" w:rsidRDefault="00237059">
      <w:pPr>
        <w:ind w:firstLine="0"/>
        <w:rPr>
          <w:ins w:id="806" w:author="Windows-felhasználó" w:date="2017-12-02T17:02:00Z"/>
        </w:rPr>
        <w:pPrChange w:id="807" w:author="Windows-felhasználó" w:date="2017-12-02T15:27:00Z">
          <w:pPr/>
        </w:pPrChange>
      </w:pPr>
      <w:ins w:id="808" w:author="Windows-felhasználó" w:date="2017-12-02T16:46:00Z">
        <w:r>
          <w:tab/>
          <w:t xml:space="preserve">A </w:t>
        </w:r>
        <w:r>
          <w:rPr>
            <w:b/>
          </w:rPr>
          <w:t xml:space="preserve">schedule </w:t>
        </w:r>
        <w:r>
          <w:t xml:space="preserve">egy külső könyvtár, amit időzítési feladatokra használhatunk. Először be kell állítani, hogy mit és milyen </w:t>
        </w:r>
      </w:ins>
      <w:ins w:id="809" w:author="Windows-felhasználó" w:date="2017-12-02T16:47:00Z">
        <w:r>
          <w:t>időközönként s</w:t>
        </w:r>
      </w:ins>
      <w:ins w:id="810" w:author="Windows-felhasználó" w:date="2017-12-02T16:46:00Z">
        <w:r>
          <w:t>zeretnénk végrehajtani</w:t>
        </w:r>
      </w:ins>
      <w:ins w:id="811" w:author="Windows-felhasználó" w:date="2017-12-02T16:49:00Z">
        <w:r>
          <w:t xml:space="preserve"> – jelen esetben percenként -</w:t>
        </w:r>
      </w:ins>
      <w:ins w:id="812" w:author="Windows-felhasználó" w:date="2017-12-02T16:46:00Z">
        <w:r>
          <w:t xml:space="preserve">, </w:t>
        </w:r>
      </w:ins>
      <w:ins w:id="813" w:author="Windows-felhasználó" w:date="2017-12-02T16:47:00Z">
        <w:r>
          <w:t xml:space="preserve">majd egy ciklusban </w:t>
        </w:r>
      </w:ins>
      <w:ins w:id="814" w:author="Windows-felhasználó" w:date="2017-12-02T16:58:00Z">
        <w:r w:rsidR="00497555">
          <w:t xml:space="preserve">másodpercenként </w:t>
        </w:r>
      </w:ins>
      <w:ins w:id="815" w:author="Windows-felhasználó" w:date="2017-12-02T16:48:00Z">
        <w:r>
          <w:t>„felébresztjünk”, hogy hajtsa végre az esedékes parancsokat.</w:t>
        </w:r>
      </w:ins>
      <w:ins w:id="816" w:author="Windows-felhasználó" w:date="2017-12-03T11:48:00Z">
        <w:r w:rsidR="0026360C">
          <w:t xml:space="preserve"> </w:t>
        </w:r>
      </w:ins>
      <w:ins w:id="817" w:author="Windows-felhasználó" w:date="2017-12-02T16:48:00Z">
        <w:r>
          <w:t xml:space="preserve">A </w:t>
        </w:r>
        <w:r w:rsidRPr="00237059">
          <w:rPr>
            <w:b/>
            <w:rPrChange w:id="818" w:author="Windows-felhasználó" w:date="2017-12-02T16:48:00Z">
              <w:rPr/>
            </w:rPrChange>
          </w:rPr>
          <w:t>checkNewPots</w:t>
        </w:r>
      </w:ins>
      <w:ins w:id="819" w:author="Windows-felhasználó" w:date="2017-12-03T14:48:00Z">
        <w:r w:rsidR="00580DDE">
          <w:rPr>
            <w:b/>
          </w:rPr>
          <w:t>.py</w:t>
        </w:r>
      </w:ins>
      <w:ins w:id="820" w:author="Windows-felhasználó" w:date="2017-12-02T16:48:00Z">
        <w:r>
          <w:rPr>
            <w:b/>
          </w:rPr>
          <w:t xml:space="preserve"> </w:t>
        </w:r>
        <w:r>
          <w:t xml:space="preserve">egy saját </w:t>
        </w:r>
      </w:ins>
      <w:ins w:id="821" w:author="Windows-felhasználó" w:date="2017-12-02T17:33:00Z">
        <w:r w:rsidR="005F5010">
          <w:t>modul</w:t>
        </w:r>
      </w:ins>
      <w:ins w:id="822" w:author="Windows-felhasználó" w:date="2017-12-02T16:48:00Z">
        <w:r>
          <w:t>, ami</w:t>
        </w:r>
      </w:ins>
      <w:ins w:id="823" w:author="Windows-felhasználó" w:date="2017-12-02T17:34:00Z">
        <w:r w:rsidR="005F5010">
          <w:t xml:space="preserve"> a </w:t>
        </w:r>
        <w:r w:rsidR="005F5010">
          <w:rPr>
            <w:b/>
          </w:rPr>
          <w:t>work</w:t>
        </w:r>
        <w:r w:rsidR="005F5010">
          <w:t xml:space="preserve"> függvényét </w:t>
        </w:r>
        <w:r w:rsidR="005F5010">
          <w:lastRenderedPageBreak/>
          <w:t>meghívva</w:t>
        </w:r>
      </w:ins>
      <w:ins w:id="824" w:author="Windows-felhasználó" w:date="2017-12-02T16:48:00Z">
        <w:r>
          <w:t xml:space="preserve"> </w:t>
        </w:r>
      </w:ins>
      <w:ins w:id="825" w:author="Windows-felhasználó" w:date="2017-12-02T16:49:00Z">
        <w:r>
          <w:t>lekérdezi a szerverről, hogy van-e új cserép beállítására utasító parancs, ha igen, ezt végrehajtja, és újra</w:t>
        </w:r>
      </w:ins>
      <w:ins w:id="826" w:author="Windows-felhasználó" w:date="2017-12-02T16:51:00Z">
        <w:r>
          <w:t>indítja a rendszert.</w:t>
        </w:r>
      </w:ins>
    </w:p>
    <w:p w14:paraId="1E6E5E93" w14:textId="348AA2A6" w:rsidR="00D35AB7" w:rsidRDefault="00497555">
      <w:pPr>
        <w:ind w:firstLine="0"/>
        <w:rPr>
          <w:ins w:id="827" w:author="Windows-felhasználó" w:date="2017-12-02T17:49:00Z"/>
        </w:rPr>
      </w:pPr>
      <w:ins w:id="828" w:author="Windows-felhasználó" w:date="2017-12-02T17:02:00Z">
        <w:r>
          <w:tab/>
        </w:r>
      </w:ins>
      <w:ins w:id="829" w:author="Windows-felhasználó" w:date="2017-12-02T17:36:00Z">
        <w:r w:rsidR="005F5010">
          <w:t>A checkNewPots modul két függvényből és egy osztálydefinícióból áll. A work</w:t>
        </w:r>
      </w:ins>
      <w:ins w:id="830" w:author="Windows-felhasználó" w:date="2017-12-02T17:43:00Z">
        <w:r w:rsidR="00D35AB7">
          <w:t xml:space="preserve"> függvény lekérdezi az adatbázisból a telepített egység azonosítóját, </w:t>
        </w:r>
      </w:ins>
      <w:ins w:id="831" w:author="Windows-felhasználó" w:date="2017-12-02T17:58:00Z">
        <w:r w:rsidR="00860274">
          <w:t xml:space="preserve">majd </w:t>
        </w:r>
      </w:ins>
      <w:ins w:id="832" w:author="Windows-felhasználó" w:date="2017-12-02T17:45:00Z">
        <w:r w:rsidR="00D35AB7">
          <w:t>lekérdezi a szerverről ehhez az azonosítóhoz tartozó utasításokat</w:t>
        </w:r>
      </w:ins>
      <w:ins w:id="833" w:author="Windows-felhasználó" w:date="2017-12-02T17:46:00Z">
        <w:r w:rsidR="00D35AB7">
          <w:t xml:space="preserve">. Ehhez a </w:t>
        </w:r>
      </w:ins>
      <w:ins w:id="834" w:author="Windows-felhasználó" w:date="2017-12-02T17:47:00Z">
        <w:r w:rsidR="00D35AB7">
          <w:rPr>
            <w:b/>
          </w:rPr>
          <w:t>requests</w:t>
        </w:r>
        <w:r w:rsidR="00D35AB7">
          <w:t xml:space="preserve"> könyvtárat használom, egy ilyen kérés kiadása a következőképpen történik.</w:t>
        </w:r>
      </w:ins>
    </w:p>
    <w:p w14:paraId="284791B7" w14:textId="77777777" w:rsidR="00860274" w:rsidRDefault="00860274" w:rsidP="00860274">
      <w:pPr>
        <w:pStyle w:val="Kd"/>
        <w:rPr>
          <w:ins w:id="835" w:author="Windows-felhasználó" w:date="2017-12-02T17:53:00Z"/>
        </w:rPr>
      </w:pPr>
      <w:ins w:id="836" w:author="Windows-felhasználó" w:date="2017-12-02T17:53:00Z">
        <w:r>
          <w:t>get_commands_address = 'http://152.66.254.93/speti/myapi.php/COMMANDS/PIS'</w:t>
        </w:r>
      </w:ins>
    </w:p>
    <w:p w14:paraId="1AEC3AD2" w14:textId="753E7EB0" w:rsidR="00860274" w:rsidRDefault="00D35AB7">
      <w:pPr>
        <w:pStyle w:val="Kd"/>
        <w:rPr>
          <w:ins w:id="837" w:author="Windows-felhasználó" w:date="2017-12-02T17:47:00Z"/>
        </w:rPr>
        <w:pPrChange w:id="838" w:author="Windows-felhasználó" w:date="2017-12-02T17:53:00Z">
          <w:pPr>
            <w:ind w:firstLine="0"/>
          </w:pPr>
        </w:pPrChange>
      </w:pPr>
      <w:ins w:id="839" w:author="Windows-felhasználó" w:date="2017-12-02T17:47:00Z">
        <w:r>
          <w:t>payload = { 'PI_ID' : pi_id }</w:t>
        </w:r>
      </w:ins>
    </w:p>
    <w:p w14:paraId="71FBB80A" w14:textId="5DC5F578" w:rsidR="00D35AB7" w:rsidRDefault="00D35AB7">
      <w:pPr>
        <w:pStyle w:val="Kd"/>
        <w:rPr>
          <w:ins w:id="840" w:author="Windows-felhasználó" w:date="2017-12-02T17:47:00Z"/>
        </w:rPr>
        <w:pPrChange w:id="841" w:author="Windows-felhasználó" w:date="2017-12-02T17:50:00Z">
          <w:pPr>
            <w:ind w:firstLine="0"/>
          </w:pPr>
        </w:pPrChange>
      </w:pPr>
      <w:ins w:id="842" w:author="Windows-felhasználó" w:date="2017-12-02T17:47:00Z">
        <w:r>
          <w:t>headers = {'content-type': 'application/json'}</w:t>
        </w:r>
      </w:ins>
    </w:p>
    <w:p w14:paraId="14068024" w14:textId="038831EC" w:rsidR="00D35AB7" w:rsidRDefault="00D35AB7">
      <w:pPr>
        <w:pStyle w:val="Kd"/>
        <w:rPr>
          <w:ins w:id="843" w:author="Windows-felhasználó" w:date="2017-12-02T17:48:00Z"/>
        </w:rPr>
        <w:pPrChange w:id="844" w:author="Windows-felhasználó" w:date="2017-12-02T17:50:00Z">
          <w:pPr/>
        </w:pPrChange>
      </w:pPr>
      <w:ins w:id="845" w:author="Windows-felhasználó" w:date="2017-12-02T17:47:00Z">
        <w:r>
          <w:t>commands</w:t>
        </w:r>
      </w:ins>
      <w:ins w:id="846" w:author="Windows-felhasználó" w:date="2017-12-02T17:48:00Z">
        <w:r>
          <w:t xml:space="preserve"> </w:t>
        </w:r>
      </w:ins>
      <w:ins w:id="847" w:author="Windows-felhasználó" w:date="2017-12-02T17:47:00Z">
        <w:r>
          <w:t>= requests.get(</w:t>
        </w:r>
      </w:ins>
    </w:p>
    <w:p w14:paraId="7D53A341" w14:textId="07B45039" w:rsidR="00D35AB7" w:rsidRDefault="00D35AB7">
      <w:pPr>
        <w:pStyle w:val="Kd"/>
        <w:rPr>
          <w:ins w:id="848" w:author="Windows-felhasználó" w:date="2017-12-02T17:48:00Z"/>
        </w:rPr>
        <w:pPrChange w:id="849" w:author="Windows-felhasználó" w:date="2017-12-02T17:50:00Z">
          <w:pPr/>
        </w:pPrChange>
      </w:pPr>
      <w:ins w:id="850" w:author="Windows-felhasználó" w:date="2017-12-02T17:48:00Z">
        <w:r>
          <w:tab/>
        </w:r>
        <w:r>
          <w:tab/>
        </w:r>
        <w:r>
          <w:tab/>
        </w:r>
      </w:ins>
      <w:ins w:id="851" w:author="Windows-felhasználó" w:date="2017-12-02T17:47:00Z">
        <w:r>
          <w:t>get_commands_address,</w:t>
        </w:r>
      </w:ins>
    </w:p>
    <w:p w14:paraId="72A94933" w14:textId="413B0256" w:rsidR="00D35AB7" w:rsidRDefault="00D35AB7">
      <w:pPr>
        <w:pStyle w:val="Kd"/>
        <w:rPr>
          <w:ins w:id="852" w:author="Windows-felhasználó" w:date="2017-12-02T17:49:00Z"/>
        </w:rPr>
        <w:pPrChange w:id="853" w:author="Windows-felhasználó" w:date="2017-12-02T17:50:00Z">
          <w:pPr/>
        </w:pPrChange>
      </w:pPr>
      <w:ins w:id="854" w:author="Windows-felhasználó" w:date="2017-12-02T17:48:00Z">
        <w:r>
          <w:tab/>
        </w:r>
        <w:r>
          <w:tab/>
        </w:r>
        <w:r>
          <w:tab/>
        </w:r>
      </w:ins>
      <w:ins w:id="855" w:author="Windows-felhasználó" w:date="2017-12-02T17:47:00Z">
        <w:r>
          <w:t xml:space="preserve">data = json.dumps(payload), </w:t>
        </w:r>
      </w:ins>
    </w:p>
    <w:p w14:paraId="01941B0D" w14:textId="1FA2E786" w:rsidR="00D35AB7" w:rsidRDefault="00D35AB7">
      <w:pPr>
        <w:pStyle w:val="Kd"/>
        <w:rPr>
          <w:ins w:id="856" w:author="Windows-felhasználó" w:date="2017-12-02T17:49:00Z"/>
        </w:rPr>
        <w:pPrChange w:id="857" w:author="Windows-felhasználó" w:date="2017-12-02T17:50:00Z">
          <w:pPr/>
        </w:pPrChange>
      </w:pPr>
      <w:ins w:id="858" w:author="Windows-felhasználó" w:date="2017-12-02T17:49:00Z">
        <w:r>
          <w:tab/>
        </w:r>
        <w:r>
          <w:tab/>
        </w:r>
        <w:r>
          <w:tab/>
        </w:r>
      </w:ins>
      <w:ins w:id="859" w:author="Windows-felhasználó" w:date="2017-12-02T17:47:00Z">
        <w:r>
          <w:t>headers = headers)</w:t>
        </w:r>
      </w:ins>
    </w:p>
    <w:p w14:paraId="08B6C861" w14:textId="34DB9113" w:rsidR="00D35AB7" w:rsidRDefault="00D35AB7">
      <w:pPr>
        <w:rPr>
          <w:ins w:id="860" w:author="Windows-felhasználó" w:date="2017-12-02T17:57:00Z"/>
        </w:rPr>
      </w:pPr>
      <w:ins w:id="861" w:author="Windows-felhasználó" w:date="2017-12-02T17:50:00Z">
        <w:r>
          <w:t xml:space="preserve">A </w:t>
        </w:r>
      </w:ins>
      <w:ins w:id="862" w:author="Windows-felhasználó" w:date="2017-12-02T17:51:00Z">
        <w:r>
          <w:rPr>
            <w:b/>
          </w:rPr>
          <w:t xml:space="preserve">payload </w:t>
        </w:r>
        <w:r>
          <w:t xml:space="preserve">változóban megadjuk a kéréshez csatolni kívánt adatot, a </w:t>
        </w:r>
      </w:ins>
      <w:ins w:id="863" w:author="Windows-felhasználó" w:date="2017-12-02T17:52:00Z">
        <w:r>
          <w:rPr>
            <w:b/>
          </w:rPr>
          <w:t>headers</w:t>
        </w:r>
        <w:r>
          <w:t>-ben a beállításokat</w:t>
        </w:r>
        <w:r w:rsidR="00860274">
          <w:t>, jelen esetben, hogy json</w:t>
        </w:r>
      </w:ins>
      <w:ins w:id="864" w:author="Windows-felhasználó" w:date="2017-12-02T18:20:00Z">
        <w:r w:rsidR="00DA4ED8">
          <w:rPr>
            <w:rStyle w:val="Lbjegyzet-hivatkozs"/>
          </w:rPr>
          <w:footnoteReference w:id="13"/>
        </w:r>
      </w:ins>
      <w:ins w:id="870" w:author="Windows-felhasználó" w:date="2017-12-02T17:52:00Z">
        <w:r w:rsidR="00860274">
          <w:t xml:space="preserve"> formátumban kérjük az </w:t>
        </w:r>
      </w:ins>
      <w:ins w:id="871" w:author="Windows-felhasználó" w:date="2017-12-02T17:53:00Z">
        <w:r w:rsidR="00860274">
          <w:t>adatokat</w:t>
        </w:r>
      </w:ins>
      <w:ins w:id="872" w:author="Windows-felhasználó" w:date="2017-12-02T17:52:00Z">
        <w:r w:rsidR="00860274">
          <w:t>.</w:t>
        </w:r>
      </w:ins>
      <w:ins w:id="873" w:author="Windows-felhasználó" w:date="2017-12-02T17:53:00Z">
        <w:r w:rsidR="00860274">
          <w:t xml:space="preserve"> A </w:t>
        </w:r>
      </w:ins>
      <w:ins w:id="874" w:author="Windows-felhasználó" w:date="2017-12-02T17:54:00Z">
        <w:r w:rsidR="00860274">
          <w:rPr>
            <w:b/>
          </w:rPr>
          <w:t>get</w:t>
        </w:r>
        <w:r w:rsidR="00860274">
          <w:t xml:space="preserve"> függvénynek megadjuk a lekérdezés helyét, valamint az előbb említett változókat. </w:t>
        </w:r>
      </w:ins>
    </w:p>
    <w:p w14:paraId="58B36E3E" w14:textId="3D7A8938" w:rsidR="00DB1B5E" w:rsidRDefault="00DB1B5E">
      <w:pPr>
        <w:rPr>
          <w:ins w:id="875" w:author="Windows-felhasználó" w:date="2017-12-02T18:15:00Z"/>
        </w:rPr>
        <w:pPrChange w:id="876" w:author="Windows-felhasználó" w:date="2017-12-02T18:05:00Z">
          <w:pPr>
            <w:pStyle w:val="Kd"/>
          </w:pPr>
        </w:pPrChange>
      </w:pPr>
      <w:ins w:id="877" w:author="Windows-felhasználó" w:date="2017-12-02T18:05:00Z">
        <w:r>
          <w:t xml:space="preserve">Az utasításokat a szerver json formátumban </w:t>
        </w:r>
      </w:ins>
      <w:ins w:id="878" w:author="Windows-felhasználó" w:date="2017-12-02T18:09:00Z">
        <w:r>
          <w:t xml:space="preserve">bocsájtja rendelkezésemre. A könnyebb kezelhetőség érdekében </w:t>
        </w:r>
      </w:ins>
      <w:ins w:id="879" w:author="Windows-felhasználó" w:date="2017-12-02T18:10:00Z">
        <w:r>
          <w:t>létrehoztam egy osztályt, ami reprezentál egy ilyen utasítást</w:t>
        </w:r>
      </w:ins>
      <w:ins w:id="880" w:author="Windows-felhasználó" w:date="2017-12-02T18:14:00Z">
        <w:r w:rsidR="00DA4ED8">
          <w:t>.</w:t>
        </w:r>
      </w:ins>
      <w:ins w:id="881" w:author="Windows-felhasználó" w:date="2017-12-02T18:16:00Z">
        <w:r w:rsidR="00DA4ED8">
          <w:t xml:space="preserve"> Egy új cserép utasítás a következőképpen fest:</w:t>
        </w:r>
      </w:ins>
    </w:p>
    <w:tbl>
      <w:tblPr>
        <w:tblW w:w="88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833"/>
        <w:gridCol w:w="1427"/>
        <w:gridCol w:w="841"/>
        <w:gridCol w:w="1699"/>
        <w:gridCol w:w="1060"/>
        <w:gridCol w:w="2020"/>
      </w:tblGrid>
      <w:tr w:rsidR="00DA4ED8" w:rsidRPr="003E4766" w14:paraId="7A756E00" w14:textId="77777777" w:rsidTr="00BD138E">
        <w:trPr>
          <w:trHeight w:val="300"/>
          <w:ins w:id="882" w:author="Windows-felhasználó" w:date="2017-12-02T18:15:00Z"/>
        </w:trPr>
        <w:tc>
          <w:tcPr>
            <w:tcW w:w="1833" w:type="dxa"/>
            <w:shd w:val="clear" w:color="auto" w:fill="auto"/>
            <w:noWrap/>
            <w:vAlign w:val="bottom"/>
            <w:hideMark/>
          </w:tcPr>
          <w:p w14:paraId="34FE7729" w14:textId="77777777" w:rsidR="00DA4ED8" w:rsidRPr="003E4766" w:rsidRDefault="00DA4ED8" w:rsidP="00BD138E">
            <w:pPr>
              <w:spacing w:after="0" w:line="240" w:lineRule="auto"/>
              <w:ind w:firstLine="0"/>
              <w:jc w:val="left"/>
              <w:rPr>
                <w:ins w:id="883" w:author="Windows-felhasználó" w:date="2017-12-02T18:15:00Z"/>
                <w:rFonts w:ascii="Calibri" w:hAnsi="Calibri" w:cs="Calibri"/>
                <w:color w:val="000000"/>
                <w:sz w:val="22"/>
                <w:szCs w:val="22"/>
                <w:lang w:eastAsia="hu-HU"/>
              </w:rPr>
            </w:pPr>
            <w:ins w:id="884" w:author="Windows-felhasználó" w:date="2017-12-02T18:15:00Z">
              <w:r w:rsidRPr="003E4766">
                <w:rPr>
                  <w:rFonts w:ascii="Calibri" w:hAnsi="Calibri" w:cs="Calibri"/>
                  <w:color w:val="000000"/>
                  <w:sz w:val="22"/>
                  <w:szCs w:val="22"/>
                  <w:lang w:eastAsia="hu-HU"/>
                </w:rPr>
                <w:t>ID</w:t>
              </w:r>
            </w:ins>
          </w:p>
        </w:tc>
        <w:tc>
          <w:tcPr>
            <w:tcW w:w="1427" w:type="dxa"/>
            <w:shd w:val="clear" w:color="auto" w:fill="auto"/>
            <w:noWrap/>
            <w:vAlign w:val="bottom"/>
            <w:hideMark/>
          </w:tcPr>
          <w:p w14:paraId="212E1D1D" w14:textId="77777777" w:rsidR="00DA4ED8" w:rsidRPr="003E4766" w:rsidRDefault="00DA4ED8" w:rsidP="00BD138E">
            <w:pPr>
              <w:spacing w:after="0" w:line="240" w:lineRule="auto"/>
              <w:ind w:firstLine="0"/>
              <w:jc w:val="left"/>
              <w:rPr>
                <w:ins w:id="885" w:author="Windows-felhasználó" w:date="2017-12-02T18:15:00Z"/>
                <w:rFonts w:ascii="Calibri" w:hAnsi="Calibri" w:cs="Calibri"/>
                <w:color w:val="000000"/>
                <w:sz w:val="22"/>
                <w:szCs w:val="22"/>
                <w:lang w:eastAsia="hu-HU"/>
              </w:rPr>
            </w:pPr>
            <w:ins w:id="886" w:author="Windows-felhasználó" w:date="2017-12-02T18:15:00Z">
              <w:r w:rsidRPr="003E4766">
                <w:rPr>
                  <w:rFonts w:ascii="Calibri" w:hAnsi="Calibri" w:cs="Calibri"/>
                  <w:color w:val="000000"/>
                  <w:sz w:val="22"/>
                  <w:szCs w:val="22"/>
                  <w:lang w:eastAsia="hu-HU"/>
                </w:rPr>
                <w:t>PI_ID</w:t>
              </w:r>
            </w:ins>
          </w:p>
        </w:tc>
        <w:tc>
          <w:tcPr>
            <w:tcW w:w="841" w:type="dxa"/>
            <w:shd w:val="clear" w:color="auto" w:fill="auto"/>
            <w:noWrap/>
            <w:vAlign w:val="bottom"/>
            <w:hideMark/>
          </w:tcPr>
          <w:p w14:paraId="011FA460" w14:textId="77777777" w:rsidR="00DA4ED8" w:rsidRPr="003E4766" w:rsidRDefault="00DA4ED8" w:rsidP="00BD138E">
            <w:pPr>
              <w:spacing w:after="0" w:line="240" w:lineRule="auto"/>
              <w:ind w:firstLine="0"/>
              <w:jc w:val="left"/>
              <w:rPr>
                <w:ins w:id="887" w:author="Windows-felhasználó" w:date="2017-12-02T18:15:00Z"/>
                <w:rFonts w:ascii="Calibri" w:hAnsi="Calibri" w:cs="Calibri"/>
                <w:color w:val="000000"/>
                <w:sz w:val="22"/>
                <w:szCs w:val="22"/>
                <w:lang w:eastAsia="hu-HU"/>
              </w:rPr>
            </w:pPr>
            <w:ins w:id="888" w:author="Windows-felhasználó" w:date="2017-12-02T18:15:00Z">
              <w:r w:rsidRPr="003E4766">
                <w:rPr>
                  <w:rFonts w:ascii="Calibri" w:hAnsi="Calibri" w:cs="Calibri"/>
                  <w:color w:val="000000"/>
                  <w:sz w:val="22"/>
                  <w:szCs w:val="22"/>
                  <w:lang w:eastAsia="hu-HU"/>
                </w:rPr>
                <w:t>POT_ID</w:t>
              </w:r>
            </w:ins>
          </w:p>
        </w:tc>
        <w:tc>
          <w:tcPr>
            <w:tcW w:w="1699" w:type="dxa"/>
            <w:shd w:val="clear" w:color="auto" w:fill="auto"/>
            <w:noWrap/>
            <w:vAlign w:val="bottom"/>
            <w:hideMark/>
          </w:tcPr>
          <w:p w14:paraId="35F1AB40" w14:textId="77777777" w:rsidR="00DA4ED8" w:rsidRPr="003E4766" w:rsidRDefault="00DA4ED8" w:rsidP="00BD138E">
            <w:pPr>
              <w:spacing w:after="0" w:line="240" w:lineRule="auto"/>
              <w:ind w:firstLine="0"/>
              <w:jc w:val="left"/>
              <w:rPr>
                <w:ins w:id="889" w:author="Windows-felhasználó" w:date="2017-12-02T18:15:00Z"/>
                <w:rFonts w:ascii="Calibri" w:hAnsi="Calibri" w:cs="Calibri"/>
                <w:color w:val="000000"/>
                <w:sz w:val="22"/>
                <w:szCs w:val="22"/>
                <w:lang w:eastAsia="hu-HU"/>
              </w:rPr>
            </w:pPr>
            <w:ins w:id="890" w:author="Windows-felhasználó" w:date="2017-12-02T18:15:00Z">
              <w:r w:rsidRPr="003E4766">
                <w:rPr>
                  <w:rFonts w:ascii="Calibri" w:hAnsi="Calibri" w:cs="Calibri"/>
                  <w:color w:val="000000"/>
                  <w:sz w:val="22"/>
                  <w:szCs w:val="22"/>
                  <w:lang w:eastAsia="hu-HU"/>
                </w:rPr>
                <w:t>TIMESTAMP</w:t>
              </w:r>
            </w:ins>
          </w:p>
        </w:tc>
        <w:tc>
          <w:tcPr>
            <w:tcW w:w="1060" w:type="dxa"/>
            <w:shd w:val="clear" w:color="auto" w:fill="auto"/>
            <w:noWrap/>
            <w:vAlign w:val="bottom"/>
            <w:hideMark/>
          </w:tcPr>
          <w:p w14:paraId="13438ED2" w14:textId="77777777" w:rsidR="00DA4ED8" w:rsidRPr="003E4766" w:rsidRDefault="00DA4ED8" w:rsidP="00BD138E">
            <w:pPr>
              <w:spacing w:after="0" w:line="240" w:lineRule="auto"/>
              <w:ind w:firstLine="0"/>
              <w:jc w:val="left"/>
              <w:rPr>
                <w:ins w:id="891" w:author="Windows-felhasználó" w:date="2017-12-02T18:15:00Z"/>
                <w:rFonts w:ascii="Calibri" w:hAnsi="Calibri" w:cs="Calibri"/>
                <w:color w:val="000000"/>
                <w:sz w:val="22"/>
                <w:szCs w:val="22"/>
                <w:lang w:eastAsia="hu-HU"/>
              </w:rPr>
            </w:pPr>
            <w:ins w:id="892" w:author="Windows-felhasználó" w:date="2017-12-02T18:15:00Z">
              <w:r w:rsidRPr="003E4766">
                <w:rPr>
                  <w:rFonts w:ascii="Calibri" w:hAnsi="Calibri" w:cs="Calibri"/>
                  <w:color w:val="000000"/>
                  <w:sz w:val="22"/>
                  <w:szCs w:val="22"/>
                  <w:lang w:eastAsia="hu-HU"/>
                </w:rPr>
                <w:t>TASK</w:t>
              </w:r>
            </w:ins>
          </w:p>
        </w:tc>
        <w:tc>
          <w:tcPr>
            <w:tcW w:w="2020" w:type="dxa"/>
            <w:shd w:val="clear" w:color="auto" w:fill="auto"/>
            <w:noWrap/>
            <w:vAlign w:val="bottom"/>
            <w:hideMark/>
          </w:tcPr>
          <w:p w14:paraId="21CAC1B1" w14:textId="77777777" w:rsidR="00DA4ED8" w:rsidRPr="003E4766" w:rsidRDefault="00DA4ED8" w:rsidP="00BD138E">
            <w:pPr>
              <w:spacing w:after="0" w:line="240" w:lineRule="auto"/>
              <w:ind w:firstLine="0"/>
              <w:jc w:val="left"/>
              <w:rPr>
                <w:ins w:id="893" w:author="Windows-felhasználó" w:date="2017-12-02T18:15:00Z"/>
                <w:rFonts w:ascii="Calibri" w:hAnsi="Calibri" w:cs="Calibri"/>
                <w:color w:val="000000"/>
                <w:sz w:val="22"/>
                <w:szCs w:val="22"/>
                <w:lang w:eastAsia="hu-HU"/>
              </w:rPr>
            </w:pPr>
            <w:ins w:id="894" w:author="Windows-felhasználó" w:date="2017-12-02T18:15:00Z">
              <w:r w:rsidRPr="003E4766">
                <w:rPr>
                  <w:rFonts w:ascii="Calibri" w:hAnsi="Calibri" w:cs="Calibri"/>
                  <w:color w:val="000000"/>
                  <w:sz w:val="22"/>
                  <w:szCs w:val="22"/>
                  <w:lang w:eastAsia="hu-HU"/>
                </w:rPr>
                <w:t>PARAMETER</w:t>
              </w:r>
            </w:ins>
          </w:p>
        </w:tc>
      </w:tr>
      <w:tr w:rsidR="00DA4ED8" w:rsidRPr="003E4766" w14:paraId="42D31AE4" w14:textId="77777777" w:rsidTr="00BD138E">
        <w:trPr>
          <w:trHeight w:val="300"/>
          <w:ins w:id="895" w:author="Windows-felhasználó" w:date="2017-12-02T18:15:00Z"/>
        </w:trPr>
        <w:tc>
          <w:tcPr>
            <w:tcW w:w="1833" w:type="dxa"/>
            <w:shd w:val="clear" w:color="auto" w:fill="auto"/>
            <w:noWrap/>
            <w:vAlign w:val="bottom"/>
            <w:hideMark/>
          </w:tcPr>
          <w:p w14:paraId="0609F9E1" w14:textId="77777777" w:rsidR="00DA4ED8" w:rsidRPr="003E4766" w:rsidRDefault="00DA4ED8" w:rsidP="00BD138E">
            <w:pPr>
              <w:spacing w:after="0" w:line="240" w:lineRule="auto"/>
              <w:ind w:firstLine="0"/>
              <w:jc w:val="left"/>
              <w:rPr>
                <w:ins w:id="896" w:author="Windows-felhasználó" w:date="2017-12-02T18:15:00Z"/>
                <w:rFonts w:ascii="Calibri" w:hAnsi="Calibri" w:cs="Calibri"/>
                <w:color w:val="000000"/>
                <w:sz w:val="22"/>
                <w:szCs w:val="22"/>
                <w:lang w:eastAsia="hu-HU"/>
              </w:rPr>
            </w:pPr>
            <w:ins w:id="897" w:author="Windows-felhasználó" w:date="2017-12-02T18:15:00Z">
              <w:r w:rsidRPr="003E4766">
                <w:rPr>
                  <w:rFonts w:ascii="Calibri" w:hAnsi="Calibri" w:cs="Calibri"/>
                  <w:color w:val="000000"/>
                  <w:sz w:val="22"/>
                  <w:szCs w:val="22"/>
                  <w:lang w:eastAsia="hu-HU"/>
                </w:rPr>
                <w:t>Parancs azonosító</w:t>
              </w:r>
            </w:ins>
          </w:p>
        </w:tc>
        <w:tc>
          <w:tcPr>
            <w:tcW w:w="1427" w:type="dxa"/>
            <w:shd w:val="clear" w:color="auto" w:fill="auto"/>
            <w:noWrap/>
            <w:vAlign w:val="bottom"/>
            <w:hideMark/>
          </w:tcPr>
          <w:p w14:paraId="47C3D43A" w14:textId="77777777" w:rsidR="00DA4ED8" w:rsidRPr="003E4766" w:rsidRDefault="00DA4ED8" w:rsidP="00BD138E">
            <w:pPr>
              <w:spacing w:after="0" w:line="240" w:lineRule="auto"/>
              <w:ind w:firstLine="0"/>
              <w:jc w:val="left"/>
              <w:rPr>
                <w:ins w:id="898" w:author="Windows-felhasználó" w:date="2017-12-02T18:15:00Z"/>
                <w:rFonts w:ascii="Calibri" w:hAnsi="Calibri" w:cs="Calibri"/>
                <w:color w:val="000000"/>
                <w:sz w:val="22"/>
                <w:szCs w:val="22"/>
                <w:lang w:eastAsia="hu-HU"/>
              </w:rPr>
            </w:pPr>
            <w:ins w:id="899" w:author="Windows-felhasználó" w:date="2017-12-02T18:15:00Z">
              <w:r w:rsidRPr="003E4766">
                <w:rPr>
                  <w:rFonts w:ascii="Calibri" w:hAnsi="Calibri" w:cs="Calibri"/>
                  <w:color w:val="000000"/>
                  <w:sz w:val="22"/>
                  <w:szCs w:val="22"/>
                  <w:lang w:eastAsia="hu-HU"/>
                </w:rPr>
                <w:t>Pi azonosító</w:t>
              </w:r>
            </w:ins>
          </w:p>
        </w:tc>
        <w:tc>
          <w:tcPr>
            <w:tcW w:w="841" w:type="dxa"/>
            <w:shd w:val="clear" w:color="auto" w:fill="auto"/>
            <w:noWrap/>
            <w:vAlign w:val="bottom"/>
            <w:hideMark/>
          </w:tcPr>
          <w:p w14:paraId="3EB18458" w14:textId="77777777" w:rsidR="00DA4ED8" w:rsidRPr="003E4766" w:rsidRDefault="00DA4ED8" w:rsidP="00BD138E">
            <w:pPr>
              <w:spacing w:after="0" w:line="240" w:lineRule="auto"/>
              <w:ind w:firstLine="0"/>
              <w:jc w:val="right"/>
              <w:rPr>
                <w:ins w:id="900" w:author="Windows-felhasználó" w:date="2017-12-02T18:15:00Z"/>
                <w:rFonts w:ascii="Calibri" w:hAnsi="Calibri" w:cs="Calibri"/>
                <w:color w:val="000000"/>
                <w:sz w:val="22"/>
                <w:szCs w:val="22"/>
                <w:lang w:eastAsia="hu-HU"/>
              </w:rPr>
            </w:pPr>
            <w:ins w:id="901" w:author="Windows-felhasználó" w:date="2017-12-02T18:15:00Z">
              <w:r w:rsidRPr="003E4766">
                <w:rPr>
                  <w:rFonts w:ascii="Calibri" w:hAnsi="Calibri" w:cs="Calibri"/>
                  <w:color w:val="000000"/>
                  <w:sz w:val="22"/>
                  <w:szCs w:val="22"/>
                  <w:lang w:eastAsia="hu-HU"/>
                </w:rPr>
                <w:t>0</w:t>
              </w:r>
            </w:ins>
          </w:p>
        </w:tc>
        <w:tc>
          <w:tcPr>
            <w:tcW w:w="1699" w:type="dxa"/>
            <w:shd w:val="clear" w:color="auto" w:fill="auto"/>
            <w:noWrap/>
            <w:vAlign w:val="bottom"/>
            <w:hideMark/>
          </w:tcPr>
          <w:p w14:paraId="3B2F048D" w14:textId="77777777" w:rsidR="00DA4ED8" w:rsidRPr="003E4766" w:rsidRDefault="00DA4ED8" w:rsidP="00BD138E">
            <w:pPr>
              <w:spacing w:after="0" w:line="240" w:lineRule="auto"/>
              <w:ind w:firstLine="0"/>
              <w:jc w:val="left"/>
              <w:rPr>
                <w:ins w:id="902" w:author="Windows-felhasználó" w:date="2017-12-02T18:15:00Z"/>
                <w:rFonts w:ascii="Calibri" w:hAnsi="Calibri" w:cs="Calibri"/>
                <w:color w:val="000000"/>
                <w:sz w:val="22"/>
                <w:szCs w:val="22"/>
                <w:lang w:eastAsia="hu-HU"/>
              </w:rPr>
            </w:pPr>
            <w:ins w:id="903" w:author="Windows-felhasználó" w:date="2017-12-02T18:15:00Z">
              <w:r w:rsidRPr="003E4766">
                <w:rPr>
                  <w:rFonts w:ascii="Calibri" w:hAnsi="Calibri" w:cs="Calibri"/>
                  <w:color w:val="000000"/>
                  <w:sz w:val="22"/>
                  <w:szCs w:val="22"/>
                  <w:lang w:eastAsia="hu-HU"/>
                </w:rPr>
                <w:t>Létrehozás ideje</w:t>
              </w:r>
            </w:ins>
          </w:p>
        </w:tc>
        <w:tc>
          <w:tcPr>
            <w:tcW w:w="1060" w:type="dxa"/>
            <w:shd w:val="clear" w:color="auto" w:fill="auto"/>
            <w:noWrap/>
            <w:vAlign w:val="bottom"/>
            <w:hideMark/>
          </w:tcPr>
          <w:p w14:paraId="15CE743C" w14:textId="77777777" w:rsidR="00DA4ED8" w:rsidRPr="003E4766" w:rsidRDefault="00DA4ED8" w:rsidP="00BD138E">
            <w:pPr>
              <w:spacing w:after="0" w:line="240" w:lineRule="auto"/>
              <w:ind w:firstLine="0"/>
              <w:jc w:val="left"/>
              <w:rPr>
                <w:ins w:id="904" w:author="Windows-felhasználó" w:date="2017-12-02T18:15:00Z"/>
                <w:rFonts w:ascii="Calibri" w:hAnsi="Calibri" w:cs="Calibri"/>
                <w:color w:val="000000"/>
                <w:sz w:val="22"/>
                <w:szCs w:val="22"/>
                <w:lang w:eastAsia="hu-HU"/>
              </w:rPr>
            </w:pPr>
            <w:ins w:id="905" w:author="Windows-felhasználó" w:date="2017-12-02T18:15:00Z">
              <w:r w:rsidRPr="003E4766">
                <w:rPr>
                  <w:rFonts w:ascii="Calibri" w:hAnsi="Calibri" w:cs="Calibri"/>
                  <w:color w:val="000000"/>
                  <w:sz w:val="22"/>
                  <w:szCs w:val="22"/>
                  <w:lang w:eastAsia="hu-HU"/>
                </w:rPr>
                <w:t>P_ADDED</w:t>
              </w:r>
            </w:ins>
          </w:p>
        </w:tc>
        <w:tc>
          <w:tcPr>
            <w:tcW w:w="2020" w:type="dxa"/>
            <w:shd w:val="clear" w:color="auto" w:fill="auto"/>
            <w:noWrap/>
            <w:vAlign w:val="bottom"/>
            <w:hideMark/>
          </w:tcPr>
          <w:p w14:paraId="2C4DE190" w14:textId="77777777" w:rsidR="00DA4ED8" w:rsidRPr="003E4766" w:rsidRDefault="00DA4ED8" w:rsidP="00BD138E">
            <w:pPr>
              <w:spacing w:after="0" w:line="240" w:lineRule="auto"/>
              <w:ind w:firstLine="0"/>
              <w:jc w:val="left"/>
              <w:rPr>
                <w:ins w:id="906" w:author="Windows-felhasználó" w:date="2017-12-02T18:15:00Z"/>
                <w:rFonts w:ascii="Calibri" w:hAnsi="Calibri" w:cs="Calibri"/>
                <w:color w:val="000000"/>
                <w:sz w:val="22"/>
                <w:szCs w:val="22"/>
                <w:lang w:eastAsia="hu-HU"/>
              </w:rPr>
            </w:pPr>
            <w:ins w:id="907" w:author="Windows-felhasználó" w:date="2017-12-02T18:15:00Z">
              <w:r w:rsidRPr="003E4766">
                <w:rPr>
                  <w:rFonts w:ascii="Calibri" w:hAnsi="Calibri" w:cs="Calibri"/>
                  <w:color w:val="000000"/>
                  <w:sz w:val="22"/>
                  <w:szCs w:val="22"/>
                  <w:lang w:eastAsia="hu-HU"/>
                </w:rPr>
                <w:t>A cserép azonosítója</w:t>
              </w:r>
            </w:ins>
          </w:p>
        </w:tc>
      </w:tr>
    </w:tbl>
    <w:p w14:paraId="1A77F58C" w14:textId="77777777" w:rsidR="00DA4ED8" w:rsidRDefault="00DA4ED8">
      <w:pPr>
        <w:rPr>
          <w:ins w:id="908" w:author="Windows-felhasználó" w:date="2017-12-02T18:18:00Z"/>
        </w:rPr>
        <w:pPrChange w:id="909" w:author="Windows-felhasználó" w:date="2017-12-02T18:05:00Z">
          <w:pPr>
            <w:pStyle w:val="Kd"/>
          </w:pPr>
        </w:pPrChange>
      </w:pPr>
    </w:p>
    <w:p w14:paraId="4B83C09A" w14:textId="5AAF256D" w:rsidR="00DA4ED8" w:rsidRDefault="00DA4ED8">
      <w:pPr>
        <w:rPr>
          <w:ins w:id="910" w:author="Windows-felhasználó" w:date="2017-12-02T18:18:00Z"/>
        </w:rPr>
        <w:pPrChange w:id="911" w:author="Windows-felhasználó" w:date="2017-12-02T18:05:00Z">
          <w:pPr>
            <w:pStyle w:val="Kd"/>
          </w:pPr>
        </w:pPrChange>
      </w:pPr>
      <w:ins w:id="912" w:author="Windows-felhasználó" w:date="2017-12-02T18:17:00Z">
        <w:r>
          <w:t xml:space="preserve">Amire nekem jelen esetben szükségem van, az az utasítás azonosítója, az utasítás típusa, valamint a paraméter, így az </w:t>
        </w:r>
      </w:ins>
      <w:ins w:id="913" w:author="Windows-felhasználó" w:date="2017-12-02T18:18:00Z">
        <w:r>
          <w:t xml:space="preserve">utasítás </w:t>
        </w:r>
      </w:ins>
      <w:ins w:id="914" w:author="Windows-felhasználó" w:date="2017-12-02T18:17:00Z">
        <w:r>
          <w:t>osztály</w:t>
        </w:r>
      </w:ins>
      <w:ins w:id="915" w:author="Windows-felhasználó" w:date="2017-12-02T18:19:00Z">
        <w:r>
          <w:t xml:space="preserve"> az alábbi módon alkottam meg</w:t>
        </w:r>
      </w:ins>
      <w:ins w:id="916" w:author="Windows-felhasználó" w:date="2017-12-02T18:17:00Z">
        <w:r>
          <w:t>:</w:t>
        </w:r>
      </w:ins>
    </w:p>
    <w:p w14:paraId="71F8C899" w14:textId="77777777" w:rsidR="00DA4ED8" w:rsidRDefault="00DA4ED8">
      <w:pPr>
        <w:pStyle w:val="Kd"/>
        <w:rPr>
          <w:ins w:id="917" w:author="Windows-felhasználó" w:date="2017-12-02T18:18:00Z"/>
        </w:rPr>
        <w:pPrChange w:id="918" w:author="Windows-felhasználó" w:date="2017-12-02T18:18:00Z">
          <w:pPr/>
        </w:pPrChange>
      </w:pPr>
      <w:ins w:id="919" w:author="Windows-felhasználó" w:date="2017-12-02T18:18:00Z">
        <w:r>
          <w:t>class Command:</w:t>
        </w:r>
      </w:ins>
    </w:p>
    <w:p w14:paraId="7034829A" w14:textId="77777777" w:rsidR="00DA4ED8" w:rsidRDefault="00DA4ED8">
      <w:pPr>
        <w:pStyle w:val="Kd"/>
        <w:rPr>
          <w:ins w:id="920" w:author="Windows-felhasználó" w:date="2017-12-02T18:18:00Z"/>
        </w:rPr>
        <w:pPrChange w:id="921" w:author="Windows-felhasználó" w:date="2017-12-02T18:18:00Z">
          <w:pPr/>
        </w:pPrChange>
      </w:pPr>
      <w:ins w:id="922" w:author="Windows-felhasználó" w:date="2017-12-02T18:18:00Z">
        <w:r>
          <w:tab/>
          <w:t>def __init__(self, ID, task, parameter):</w:t>
        </w:r>
      </w:ins>
    </w:p>
    <w:p w14:paraId="298332E0" w14:textId="77777777" w:rsidR="00DA4ED8" w:rsidRDefault="00DA4ED8">
      <w:pPr>
        <w:pStyle w:val="Kd"/>
        <w:rPr>
          <w:ins w:id="923" w:author="Windows-felhasználó" w:date="2017-12-02T18:18:00Z"/>
        </w:rPr>
        <w:pPrChange w:id="924" w:author="Windows-felhasználó" w:date="2017-12-02T18:18:00Z">
          <w:pPr/>
        </w:pPrChange>
      </w:pPr>
      <w:ins w:id="925" w:author="Windows-felhasználó" w:date="2017-12-02T18:18:00Z">
        <w:r>
          <w:tab/>
        </w:r>
        <w:r>
          <w:tab/>
          <w:t>self.ID</w:t>
        </w:r>
      </w:ins>
    </w:p>
    <w:p w14:paraId="294388A1" w14:textId="77777777" w:rsidR="00DA4ED8" w:rsidRDefault="00DA4ED8">
      <w:pPr>
        <w:pStyle w:val="Kd"/>
        <w:rPr>
          <w:ins w:id="926" w:author="Windows-felhasználó" w:date="2017-12-02T18:18:00Z"/>
        </w:rPr>
        <w:pPrChange w:id="927" w:author="Windows-felhasználó" w:date="2017-12-02T18:18:00Z">
          <w:pPr/>
        </w:pPrChange>
      </w:pPr>
      <w:ins w:id="928" w:author="Windows-felhasználó" w:date="2017-12-02T18:18:00Z">
        <w:r>
          <w:tab/>
        </w:r>
        <w:r>
          <w:tab/>
          <w:t>self.task</w:t>
        </w:r>
      </w:ins>
    </w:p>
    <w:p w14:paraId="36193270" w14:textId="1EDD4662" w:rsidR="00DA4ED8" w:rsidRDefault="00DA4ED8">
      <w:pPr>
        <w:pStyle w:val="Kd"/>
        <w:rPr>
          <w:ins w:id="929" w:author="Windows-felhasználó" w:date="2017-12-02T18:17:00Z"/>
        </w:rPr>
      </w:pPr>
      <w:ins w:id="930" w:author="Windows-felhasználó" w:date="2017-12-02T18:18:00Z">
        <w:r>
          <w:tab/>
        </w:r>
        <w:r>
          <w:tab/>
          <w:t>self.parameter</w:t>
        </w:r>
      </w:ins>
    </w:p>
    <w:p w14:paraId="34EE1B30" w14:textId="4EDB97E8" w:rsidR="00DA4ED8" w:rsidRPr="00EF7AD7" w:rsidRDefault="00EF7AD7">
      <w:pPr>
        <w:rPr>
          <w:ins w:id="931" w:author="Windows-felhasználó" w:date="2017-12-02T18:05:00Z"/>
          <w:rPrChange w:id="932" w:author="Windows-felhasználó" w:date="2017-12-02T18:28:00Z">
            <w:rPr>
              <w:ins w:id="933" w:author="Windows-felhasználó" w:date="2017-12-02T18:05:00Z"/>
            </w:rPr>
          </w:rPrChange>
        </w:rPr>
        <w:pPrChange w:id="934" w:author="Windows-felhasználó" w:date="2017-12-02T18:05:00Z">
          <w:pPr>
            <w:pStyle w:val="Kd"/>
          </w:pPr>
        </w:pPrChange>
      </w:pPr>
      <w:ins w:id="935" w:author="Windows-felhasználó" w:date="2017-12-02T18:22:00Z">
        <w:r>
          <w:t xml:space="preserve">Miután lekérdeztem az utasításokat, </w:t>
        </w:r>
      </w:ins>
      <w:ins w:id="936" w:author="Windows-felhasználó" w:date="2017-12-02T18:26:00Z">
        <w:r>
          <w:t xml:space="preserve">végigiterálok a kapott json objektumon, és </w:t>
        </w:r>
      </w:ins>
      <w:ins w:id="937" w:author="Windows-felhasználó" w:date="2017-12-02T18:27:00Z">
        <w:r>
          <w:t xml:space="preserve">a benne szereplő </w:t>
        </w:r>
        <w:r w:rsidRPr="00EF7AD7">
          <w:rPr>
            <w:b/>
            <w:rPrChange w:id="938" w:author="Windows-felhasználó" w:date="2017-12-02T18:27:00Z">
              <w:rPr/>
            </w:rPrChange>
          </w:rPr>
          <w:t>P_ADDED</w:t>
        </w:r>
        <w:r>
          <w:rPr>
            <w:b/>
          </w:rPr>
          <w:t xml:space="preserve"> </w:t>
        </w:r>
        <w:r>
          <w:t xml:space="preserve">típusú utasításokat hozzáadom egy tömbhöz. Ha ez a tömb nem üres, akkor </w:t>
        </w:r>
      </w:ins>
      <w:ins w:id="939" w:author="Windows-felhasználó" w:date="2017-12-02T18:28:00Z">
        <w:r>
          <w:t xml:space="preserve">a benne található elemekkel meghívom az </w:t>
        </w:r>
        <w:r>
          <w:rPr>
            <w:b/>
          </w:rPr>
          <w:t>executeOrder</w:t>
        </w:r>
        <w:r>
          <w:t xml:space="preserve"> függvényt.</w:t>
        </w:r>
      </w:ins>
    </w:p>
    <w:p w14:paraId="21A018D2" w14:textId="479946BC" w:rsidR="00DB1B5E" w:rsidRDefault="00DB1B5E" w:rsidP="00DB1B5E">
      <w:pPr>
        <w:pStyle w:val="Kd"/>
        <w:rPr>
          <w:ins w:id="940" w:author="Windows-felhasználó" w:date="2017-12-02T18:08:00Z"/>
        </w:rPr>
      </w:pPr>
      <w:ins w:id="941" w:author="Windows-felhasználó" w:date="2017-12-02T18:08:00Z">
        <w:r>
          <w:lastRenderedPageBreak/>
          <w:t>try:</w:t>
        </w:r>
      </w:ins>
    </w:p>
    <w:p w14:paraId="15E4EF28" w14:textId="0CF64188" w:rsidR="00DB1B5E" w:rsidRDefault="006631F7" w:rsidP="00DB1B5E">
      <w:pPr>
        <w:pStyle w:val="Kd"/>
        <w:rPr>
          <w:ins w:id="942" w:author="Windows-felhasználó" w:date="2017-12-02T18:08:00Z"/>
        </w:rPr>
      </w:pPr>
      <w:ins w:id="943" w:author="Windows-felhasználó" w:date="2017-12-03T11:32:00Z">
        <w:r>
          <w:tab/>
        </w:r>
      </w:ins>
      <w:ins w:id="944" w:author="Windows-felhasználó" w:date="2017-12-02T18:08:00Z">
        <w:r w:rsidR="00DB1B5E">
          <w:t>json_response = commands.json()</w:t>
        </w:r>
      </w:ins>
    </w:p>
    <w:p w14:paraId="0AB79439" w14:textId="354ED911" w:rsidR="00DB1B5E" w:rsidRDefault="00DB1B5E" w:rsidP="00DB1B5E">
      <w:pPr>
        <w:pStyle w:val="Kd"/>
        <w:rPr>
          <w:ins w:id="945" w:author="Windows-felhasználó" w:date="2017-12-02T18:08:00Z"/>
        </w:rPr>
      </w:pPr>
      <w:ins w:id="946" w:author="Windows-felhasználó" w:date="2017-12-02T18:08:00Z">
        <w:r>
          <w:tab/>
          <w:t>new_pot_commands = []</w:t>
        </w:r>
      </w:ins>
    </w:p>
    <w:p w14:paraId="75726D3F" w14:textId="108AB119" w:rsidR="00DB1B5E" w:rsidRDefault="00DB1B5E" w:rsidP="00DB1B5E">
      <w:pPr>
        <w:pStyle w:val="Kd"/>
        <w:rPr>
          <w:ins w:id="947" w:author="Windows-felhasználó" w:date="2017-12-02T18:08:00Z"/>
        </w:rPr>
      </w:pPr>
      <w:ins w:id="948" w:author="Windows-felhasználó" w:date="2017-12-02T18:08:00Z">
        <w:r>
          <w:tab/>
          <w:t>for rec in json_response:</w:t>
        </w:r>
      </w:ins>
    </w:p>
    <w:p w14:paraId="38C4242A" w14:textId="1EDFDFAC" w:rsidR="00DB1B5E" w:rsidRDefault="00DB1B5E">
      <w:pPr>
        <w:pStyle w:val="Kd"/>
        <w:rPr>
          <w:ins w:id="949" w:author="Windows-felhasználó" w:date="2017-12-02T18:08:00Z"/>
        </w:rPr>
      </w:pPr>
      <w:ins w:id="950" w:author="Windows-felhasználó" w:date="2017-12-02T18:08:00Z">
        <w:r>
          <w:tab/>
        </w:r>
      </w:ins>
      <w:ins w:id="951" w:author="Windows-felhasználó" w:date="2017-12-03T11:32:00Z">
        <w:r w:rsidR="006631F7">
          <w:tab/>
        </w:r>
      </w:ins>
      <w:ins w:id="952" w:author="Windows-felhasználó" w:date="2017-12-02T18:08:00Z">
        <w:r>
          <w:t>cmmnd = Command(rec["id"], rec["task"], rec["parameter"])</w:t>
        </w:r>
      </w:ins>
    </w:p>
    <w:p w14:paraId="57AC2B02" w14:textId="34D46D5E" w:rsidR="00DB1B5E" w:rsidRDefault="00DB1B5E" w:rsidP="00DB1B5E">
      <w:pPr>
        <w:pStyle w:val="Kd"/>
        <w:rPr>
          <w:ins w:id="953" w:author="Windows-felhasználó" w:date="2017-12-02T18:08:00Z"/>
        </w:rPr>
      </w:pPr>
      <w:ins w:id="954" w:author="Windows-felhasználó" w:date="2017-12-02T18:08:00Z">
        <w:r>
          <w:tab/>
        </w:r>
        <w:r>
          <w:tab/>
          <w:t xml:space="preserve">if (cmmnd.task == 'P_ADDED'): </w:t>
        </w:r>
      </w:ins>
    </w:p>
    <w:p w14:paraId="02FADE12" w14:textId="01020429" w:rsidR="00DB1B5E" w:rsidRDefault="006631F7" w:rsidP="00DB1B5E">
      <w:pPr>
        <w:pStyle w:val="Kd"/>
        <w:rPr>
          <w:ins w:id="955" w:author="Windows-felhasználó" w:date="2017-12-02T18:08:00Z"/>
        </w:rPr>
      </w:pPr>
      <w:ins w:id="956" w:author="Windows-felhasználó" w:date="2017-12-03T11:32:00Z">
        <w:r>
          <w:tab/>
        </w:r>
      </w:ins>
      <w:ins w:id="957" w:author="Windows-felhasználó" w:date="2017-12-02T18:08:00Z">
        <w:r w:rsidR="00DB1B5E">
          <w:tab/>
        </w:r>
        <w:r w:rsidR="00DB1B5E">
          <w:tab/>
        </w:r>
        <w:r w:rsidR="00DB1B5E">
          <w:tab/>
          <w:t>new_pot_commands.append(cmmnd)</w:t>
        </w:r>
      </w:ins>
    </w:p>
    <w:p w14:paraId="6D26130E" w14:textId="15A9AEC4" w:rsidR="00DB1B5E" w:rsidRDefault="00DB1B5E" w:rsidP="00DB1B5E">
      <w:pPr>
        <w:pStyle w:val="Kd"/>
        <w:rPr>
          <w:ins w:id="958" w:author="Windows-felhasználó" w:date="2017-12-02T18:08:00Z"/>
        </w:rPr>
      </w:pPr>
      <w:ins w:id="959" w:author="Windows-felhasználó" w:date="2017-12-02T18:08:00Z">
        <w:r>
          <w:tab/>
        </w:r>
        <w:r>
          <w:tab/>
        </w:r>
        <w:r>
          <w:tab/>
        </w:r>
      </w:ins>
    </w:p>
    <w:p w14:paraId="68B5FAF8" w14:textId="0D7870C0" w:rsidR="00DB1B5E" w:rsidRDefault="00DB1B5E" w:rsidP="00DB1B5E">
      <w:pPr>
        <w:pStyle w:val="Kd"/>
        <w:rPr>
          <w:ins w:id="960" w:author="Windows-felhasználó" w:date="2017-12-02T18:08:00Z"/>
        </w:rPr>
      </w:pPr>
      <w:ins w:id="961" w:author="Windows-felhasználó" w:date="2017-12-02T18:08:00Z">
        <w:r>
          <w:tab/>
          <w:t>if new_pot_commands:</w:t>
        </w:r>
      </w:ins>
    </w:p>
    <w:p w14:paraId="2869E8D1" w14:textId="6FC76E24" w:rsidR="00DB1B5E" w:rsidRDefault="006631F7" w:rsidP="00DB1B5E">
      <w:pPr>
        <w:pStyle w:val="Kd"/>
        <w:rPr>
          <w:ins w:id="962" w:author="Windows-felhasználó" w:date="2017-12-02T18:08:00Z"/>
        </w:rPr>
      </w:pPr>
      <w:ins w:id="963" w:author="Windows-felhasználó" w:date="2017-12-03T11:32:00Z">
        <w:r>
          <w:tab/>
        </w:r>
      </w:ins>
      <w:ins w:id="964" w:author="Windows-felhasználó" w:date="2017-12-02T18:08:00Z">
        <w:r w:rsidR="00DB1B5E">
          <w:tab/>
          <w:t>for t in new_pot_commands:</w:t>
        </w:r>
      </w:ins>
    </w:p>
    <w:p w14:paraId="021562E9" w14:textId="4198A684" w:rsidR="00DB1B5E" w:rsidRDefault="00DB1B5E" w:rsidP="00DB1B5E">
      <w:pPr>
        <w:pStyle w:val="Kd"/>
        <w:rPr>
          <w:ins w:id="965" w:author="Windows-felhasználó" w:date="2017-12-02T18:08:00Z"/>
        </w:rPr>
      </w:pPr>
      <w:ins w:id="966" w:author="Windows-felhasználó" w:date="2017-12-02T18:08:00Z">
        <w:r>
          <w:tab/>
        </w:r>
      </w:ins>
      <w:ins w:id="967" w:author="Windows-felhasználó" w:date="2017-12-03T11:32:00Z">
        <w:r w:rsidR="006631F7">
          <w:tab/>
        </w:r>
      </w:ins>
      <w:ins w:id="968" w:author="Windows-felhasználó" w:date="2017-12-02T18:08:00Z">
        <w:r>
          <w:tab/>
          <w:t>executeCommand(t)</w:t>
        </w:r>
      </w:ins>
    </w:p>
    <w:p w14:paraId="098034FA" w14:textId="4D09B1DA" w:rsidR="00DB1B5E" w:rsidRDefault="00DB1B5E" w:rsidP="00DB1B5E">
      <w:pPr>
        <w:pStyle w:val="Kd"/>
        <w:rPr>
          <w:ins w:id="969" w:author="Windows-felhasználó" w:date="2017-12-02T18:08:00Z"/>
        </w:rPr>
      </w:pPr>
      <w:ins w:id="970" w:author="Windows-felhasználó" w:date="2017-12-02T18:08:00Z">
        <w:r>
          <w:tab/>
        </w:r>
      </w:ins>
    </w:p>
    <w:p w14:paraId="167D145F" w14:textId="3E73E801" w:rsidR="00DB1B5E" w:rsidRDefault="00DB1B5E" w:rsidP="00DB1B5E">
      <w:pPr>
        <w:pStyle w:val="Kd"/>
        <w:rPr>
          <w:ins w:id="971" w:author="Windows-felhasználó" w:date="2017-12-02T18:08:00Z"/>
        </w:rPr>
      </w:pPr>
      <w:ins w:id="972" w:author="Windows-felhasználó" w:date="2017-12-02T18:08:00Z">
        <w:r>
          <w:tab/>
        </w:r>
        <w:r>
          <w:tab/>
          <w:t>os.system("sudo reboot")</w:t>
        </w:r>
      </w:ins>
    </w:p>
    <w:p w14:paraId="60008003" w14:textId="65CD9092" w:rsidR="00DB1B5E" w:rsidRDefault="00DB1B5E" w:rsidP="00DB1B5E">
      <w:pPr>
        <w:pStyle w:val="Kd"/>
        <w:rPr>
          <w:ins w:id="973" w:author="Windows-felhasználó" w:date="2017-12-02T18:08:00Z"/>
        </w:rPr>
      </w:pPr>
      <w:ins w:id="974" w:author="Windows-felhasználó" w:date="2017-12-02T18:08:00Z">
        <w:r>
          <w:tab/>
        </w:r>
        <w:r>
          <w:tab/>
        </w:r>
      </w:ins>
    </w:p>
    <w:p w14:paraId="0E3BCEA8" w14:textId="2B225C68" w:rsidR="00DB1B5E" w:rsidRDefault="00DB1B5E" w:rsidP="00DB1B5E">
      <w:pPr>
        <w:pStyle w:val="Kd"/>
        <w:rPr>
          <w:ins w:id="975" w:author="Windows-felhasználó" w:date="2017-12-02T18:08:00Z"/>
        </w:rPr>
      </w:pPr>
      <w:ins w:id="976" w:author="Windows-felhasználó" w:date="2017-12-02T18:08:00Z">
        <w:r>
          <w:t>except ValueError, e:</w:t>
        </w:r>
      </w:ins>
    </w:p>
    <w:p w14:paraId="2773B529" w14:textId="06F9A614" w:rsidR="00DB1B5E" w:rsidRDefault="006631F7" w:rsidP="00DB1B5E">
      <w:pPr>
        <w:pStyle w:val="Kd"/>
        <w:rPr>
          <w:ins w:id="977" w:author="Windows-felhasználó" w:date="2017-12-02T18:08:00Z"/>
        </w:rPr>
      </w:pPr>
      <w:ins w:id="978" w:author="Windows-felhasználó" w:date="2017-12-03T11:32:00Z">
        <w:r>
          <w:tab/>
        </w:r>
      </w:ins>
      <w:ins w:id="979" w:author="Windows-felhasználó" w:date="2017-12-02T18:08:00Z">
        <w:r w:rsidR="00DB1B5E">
          <w:t>print e</w:t>
        </w:r>
      </w:ins>
    </w:p>
    <w:p w14:paraId="29647C38" w14:textId="70B31D43" w:rsidR="00860274" w:rsidRPr="00860274" w:rsidRDefault="005E7079">
      <w:pPr>
        <w:pStyle w:val="Kd"/>
        <w:rPr>
          <w:ins w:id="980" w:author="Windows-felhasználó" w:date="2017-12-02T17:29:00Z"/>
          <w:rPrChange w:id="981" w:author="Windows-felhasználó" w:date="2017-12-02T17:54:00Z">
            <w:rPr>
              <w:ins w:id="982" w:author="Windows-felhasználó" w:date="2017-12-02T17:29:00Z"/>
            </w:rPr>
          </w:rPrChange>
        </w:rPr>
        <w:pPrChange w:id="983" w:author="Windows-felhasználó" w:date="2017-12-02T17:59:00Z">
          <w:pPr/>
        </w:pPrChange>
      </w:pPr>
      <w:ins w:id="984" w:author="Windows-felhasználó" w:date="2017-12-03T12:49:00Z">
        <w:r>
          <w:tab/>
        </w:r>
      </w:ins>
      <w:ins w:id="985" w:author="Windows-felhasználó" w:date="2017-12-02T18:08:00Z">
        <w:r w:rsidR="00DB1B5E">
          <w:t>print "There aren't new pots"</w:t>
        </w:r>
      </w:ins>
    </w:p>
    <w:p w14:paraId="0F566CC8" w14:textId="50DA3DF3" w:rsidR="003E4766" w:rsidRDefault="00EF7AD7">
      <w:pPr>
        <w:ind w:firstLine="0"/>
        <w:rPr>
          <w:ins w:id="986" w:author="Windows-felhasználó" w:date="2017-12-02T18:38:00Z"/>
        </w:rPr>
        <w:pPrChange w:id="987" w:author="Windows-felhasználó" w:date="2017-12-02T15:27:00Z">
          <w:pPr/>
        </w:pPrChange>
      </w:pPr>
      <w:ins w:id="988" w:author="Windows-felhasználó" w:date="2017-12-02T18:29:00Z">
        <w:r>
          <w:tab/>
        </w:r>
      </w:ins>
      <w:ins w:id="989" w:author="Windows-felhasználó" w:date="2017-12-02T18:34:00Z">
        <w:r>
          <w:t xml:space="preserve">Az executeCommand első lépésben lekérdezi az új cserép adatait a szerverről. Ezután lekérdezi a </w:t>
        </w:r>
      </w:ins>
      <w:ins w:id="990" w:author="Windows-felhasználó" w:date="2017-12-02T18:35:00Z">
        <w:r>
          <w:t xml:space="preserve">hozzá tartozó </w:t>
        </w:r>
      </w:ins>
      <w:ins w:id="991" w:author="Windows-felhasználó" w:date="2017-12-02T18:34:00Z">
        <w:r w:rsidR="00201FD5">
          <w:t>növény-</w:t>
        </w:r>
        <w:r>
          <w:t>konfiguráci</w:t>
        </w:r>
      </w:ins>
      <w:ins w:id="992" w:author="Windows-felhasználó" w:date="2017-12-02T18:35:00Z">
        <w:r w:rsidR="00201FD5">
          <w:t xml:space="preserve">ót, és beszúrja az adatbázisba. Ezt a cserép beszúrása előtt kell megtenni, mivel a cserép hivatkozik a növény-konfigurációra, </w:t>
        </w:r>
      </w:ins>
      <w:ins w:id="993" w:author="Windows-felhasználó" w:date="2017-12-02T18:36:00Z">
        <w:r w:rsidR="00201FD5">
          <w:t xml:space="preserve">így annak bent kell lennie az adatbázisban, hogy lehessen rá hivatkozni. Ha ez megtörtént, akkor a </w:t>
        </w:r>
      </w:ins>
      <w:ins w:id="994" w:author="Windows-felhasználó" w:date="2017-12-02T18:37:00Z">
        <w:r w:rsidR="00201FD5">
          <w:t>cserepet is felveszem</w:t>
        </w:r>
      </w:ins>
      <w:ins w:id="995" w:author="Windows-felhasználó" w:date="2017-12-02T18:38:00Z">
        <w:r w:rsidR="00201FD5">
          <w:t>, és kiadok egy törlési kérést a szervernek,</w:t>
        </w:r>
        <w:r w:rsidR="001B7A64">
          <w:t xml:space="preserve"> a végrehajtott</w:t>
        </w:r>
        <w:r w:rsidR="00201FD5">
          <w:t xml:space="preserve"> utasítás azonosítójával.</w:t>
        </w:r>
      </w:ins>
    </w:p>
    <w:p w14:paraId="0F52DD8C" w14:textId="77777777" w:rsidR="00201FD5" w:rsidRDefault="00201FD5">
      <w:pPr>
        <w:pStyle w:val="Kd"/>
        <w:jc w:val="left"/>
        <w:rPr>
          <w:ins w:id="996" w:author="Windows-felhasználó" w:date="2017-12-02T18:38:00Z"/>
        </w:rPr>
        <w:pPrChange w:id="997" w:author="Windows-felhasználó" w:date="2017-12-02T18:39:00Z">
          <w:pPr>
            <w:ind w:firstLine="0"/>
          </w:pPr>
        </w:pPrChange>
      </w:pPr>
      <w:ins w:id="998" w:author="Windows-felhasználó" w:date="2017-12-02T18:38:00Z">
        <w:r>
          <w:t>def executeCommand( commandToExecute ):</w:t>
        </w:r>
      </w:ins>
    </w:p>
    <w:p w14:paraId="7909EF8A" w14:textId="77777777" w:rsidR="00201FD5" w:rsidRDefault="00201FD5">
      <w:pPr>
        <w:pStyle w:val="Kd"/>
        <w:jc w:val="left"/>
        <w:rPr>
          <w:ins w:id="999" w:author="Windows-felhasználó" w:date="2017-12-02T18:38:00Z"/>
        </w:rPr>
        <w:pPrChange w:id="1000" w:author="Windows-felhasználó" w:date="2017-12-02T18:39:00Z">
          <w:pPr>
            <w:ind w:firstLine="0"/>
          </w:pPr>
        </w:pPrChange>
      </w:pPr>
      <w:ins w:id="1001" w:author="Windows-felhasználó" w:date="2017-12-02T18:38:00Z">
        <w:r>
          <w:tab/>
          <w:t>try:</w:t>
        </w:r>
      </w:ins>
    </w:p>
    <w:p w14:paraId="0D377D5E" w14:textId="77777777" w:rsidR="00201FD5" w:rsidRDefault="00201FD5">
      <w:pPr>
        <w:pStyle w:val="Kd"/>
        <w:jc w:val="left"/>
        <w:rPr>
          <w:ins w:id="1002" w:author="Windows-felhasználó" w:date="2017-12-02T18:38:00Z"/>
        </w:rPr>
        <w:pPrChange w:id="1003" w:author="Windows-felhasználó" w:date="2017-12-02T18:39:00Z">
          <w:pPr>
            <w:ind w:firstLine="0"/>
          </w:pPr>
        </w:pPrChange>
      </w:pPr>
      <w:ins w:id="1004" w:author="Windows-felhasználó" w:date="2017-12-02T18:38:00Z">
        <w:r>
          <w:tab/>
        </w:r>
        <w:r>
          <w:tab/>
          <w:t>#get new pot</w:t>
        </w:r>
      </w:ins>
    </w:p>
    <w:p w14:paraId="24D138EC" w14:textId="77777777" w:rsidR="00201FD5" w:rsidRDefault="00201FD5">
      <w:pPr>
        <w:pStyle w:val="Kd"/>
        <w:jc w:val="left"/>
        <w:rPr>
          <w:ins w:id="1005" w:author="Windows-felhasználó" w:date="2017-12-02T18:38:00Z"/>
        </w:rPr>
        <w:pPrChange w:id="1006" w:author="Windows-felhasználó" w:date="2017-12-02T18:39:00Z">
          <w:pPr>
            <w:ind w:firstLine="0"/>
          </w:pPr>
        </w:pPrChange>
      </w:pPr>
      <w:ins w:id="1007" w:author="Windows-felhasználó" w:date="2017-12-02T18:38:00Z">
        <w:r>
          <w:tab/>
        </w:r>
        <w:r>
          <w:tab/>
          <w:t>payload = { 'ID' : commandToExecute.parameter }</w:t>
        </w:r>
      </w:ins>
    </w:p>
    <w:p w14:paraId="09816AF0" w14:textId="77777777" w:rsidR="00201FD5" w:rsidRDefault="00201FD5">
      <w:pPr>
        <w:pStyle w:val="Kd"/>
        <w:jc w:val="left"/>
        <w:rPr>
          <w:ins w:id="1008" w:author="Windows-felhasználó" w:date="2017-12-02T18:38:00Z"/>
        </w:rPr>
        <w:pPrChange w:id="1009" w:author="Windows-felhasználó" w:date="2017-12-02T18:39:00Z">
          <w:pPr>
            <w:ind w:firstLine="0"/>
          </w:pPr>
        </w:pPrChange>
      </w:pPr>
      <w:ins w:id="1010" w:author="Windows-felhasználó" w:date="2017-12-02T18:38:00Z">
        <w:r>
          <w:tab/>
        </w:r>
        <w:r>
          <w:tab/>
          <w:t>headers = {'content-type-*': 'application/json'}</w:t>
        </w:r>
      </w:ins>
    </w:p>
    <w:p w14:paraId="44F02B51" w14:textId="77777777" w:rsidR="00201FD5" w:rsidRDefault="00201FD5">
      <w:pPr>
        <w:pStyle w:val="Kd"/>
        <w:jc w:val="left"/>
        <w:rPr>
          <w:ins w:id="1011" w:author="Windows-felhasználó" w:date="2017-12-02T18:38:00Z"/>
        </w:rPr>
        <w:pPrChange w:id="1012" w:author="Windows-felhasználó" w:date="2017-12-02T18:39:00Z">
          <w:pPr>
            <w:ind w:firstLine="0"/>
          </w:pPr>
        </w:pPrChange>
      </w:pPr>
      <w:ins w:id="1013" w:author="Windows-felhasználó" w:date="2017-12-02T18:38:00Z">
        <w:r>
          <w:tab/>
        </w:r>
        <w:r>
          <w:tab/>
          <w:t>new_pot = requests.get(get_pot, data = json.dumps(payload), headers = headers)</w:t>
        </w:r>
      </w:ins>
    </w:p>
    <w:p w14:paraId="4CBA89C2" w14:textId="77777777" w:rsidR="00201FD5" w:rsidRDefault="00201FD5">
      <w:pPr>
        <w:pStyle w:val="Kd"/>
        <w:jc w:val="left"/>
        <w:rPr>
          <w:ins w:id="1014" w:author="Windows-felhasználó" w:date="2017-12-02T18:38:00Z"/>
        </w:rPr>
        <w:pPrChange w:id="1015" w:author="Windows-felhasználó" w:date="2017-12-02T18:39:00Z">
          <w:pPr>
            <w:ind w:firstLine="0"/>
          </w:pPr>
        </w:pPrChange>
      </w:pPr>
      <w:ins w:id="1016" w:author="Windows-felhasználó" w:date="2017-12-02T18:38:00Z">
        <w:r>
          <w:tab/>
        </w:r>
        <w:r>
          <w:tab/>
          <w:t>json_pot = new_pot.json()</w:t>
        </w:r>
      </w:ins>
    </w:p>
    <w:p w14:paraId="2B43AE52" w14:textId="77777777" w:rsidR="00201FD5" w:rsidRDefault="00201FD5">
      <w:pPr>
        <w:pStyle w:val="Kd"/>
        <w:jc w:val="left"/>
        <w:rPr>
          <w:ins w:id="1017" w:author="Windows-felhasználó" w:date="2017-12-02T18:38:00Z"/>
        </w:rPr>
        <w:pPrChange w:id="1018" w:author="Windows-felhasználó" w:date="2017-12-02T18:39:00Z">
          <w:pPr>
            <w:ind w:firstLine="0"/>
          </w:pPr>
        </w:pPrChange>
      </w:pPr>
      <w:ins w:id="1019" w:author="Windows-felhasználó" w:date="2017-12-02T18:38:00Z">
        <w:r>
          <w:tab/>
        </w:r>
        <w:r>
          <w:tab/>
        </w:r>
      </w:ins>
    </w:p>
    <w:p w14:paraId="5E834745" w14:textId="77777777" w:rsidR="00201FD5" w:rsidRDefault="00201FD5">
      <w:pPr>
        <w:pStyle w:val="Kd"/>
        <w:jc w:val="left"/>
        <w:rPr>
          <w:ins w:id="1020" w:author="Windows-felhasználó" w:date="2017-12-02T18:38:00Z"/>
        </w:rPr>
        <w:pPrChange w:id="1021" w:author="Windows-felhasználó" w:date="2017-12-02T18:39:00Z">
          <w:pPr>
            <w:ind w:firstLine="0"/>
          </w:pPr>
        </w:pPrChange>
      </w:pPr>
      <w:ins w:id="1022" w:author="Windows-felhasználó" w:date="2017-12-02T18:38:00Z">
        <w:r>
          <w:tab/>
        </w:r>
        <w:r>
          <w:tab/>
          <w:t>db_cnx = mysql.connector.connect(**db_config)</w:t>
        </w:r>
      </w:ins>
    </w:p>
    <w:p w14:paraId="6D5206D8" w14:textId="77777777" w:rsidR="00201FD5" w:rsidRDefault="00201FD5">
      <w:pPr>
        <w:pStyle w:val="Kd"/>
        <w:jc w:val="left"/>
        <w:rPr>
          <w:ins w:id="1023" w:author="Windows-felhasználó" w:date="2017-12-02T18:38:00Z"/>
        </w:rPr>
        <w:pPrChange w:id="1024" w:author="Windows-felhasználó" w:date="2017-12-02T18:39:00Z">
          <w:pPr>
            <w:ind w:firstLine="0"/>
          </w:pPr>
        </w:pPrChange>
      </w:pPr>
      <w:ins w:id="1025" w:author="Windows-felhasználó" w:date="2017-12-02T18:38:00Z">
        <w:r>
          <w:tab/>
        </w:r>
        <w:r>
          <w:tab/>
          <w:t>db_cursor = db_cnx.cursor()</w:t>
        </w:r>
      </w:ins>
    </w:p>
    <w:p w14:paraId="7EDD7211" w14:textId="77777777" w:rsidR="00201FD5" w:rsidRDefault="00201FD5">
      <w:pPr>
        <w:pStyle w:val="Kd"/>
        <w:jc w:val="left"/>
        <w:rPr>
          <w:ins w:id="1026" w:author="Windows-felhasználó" w:date="2017-12-02T18:38:00Z"/>
        </w:rPr>
        <w:pPrChange w:id="1027" w:author="Windows-felhasználó" w:date="2017-12-02T18:39:00Z">
          <w:pPr>
            <w:ind w:firstLine="0"/>
          </w:pPr>
        </w:pPrChange>
      </w:pPr>
      <w:ins w:id="1028" w:author="Windows-felhasználó" w:date="2017-12-02T18:38:00Z">
        <w:r>
          <w:tab/>
        </w:r>
        <w:r>
          <w:tab/>
        </w:r>
      </w:ins>
    </w:p>
    <w:p w14:paraId="106E0212" w14:textId="77777777" w:rsidR="00201FD5" w:rsidRDefault="00201FD5">
      <w:pPr>
        <w:pStyle w:val="Kd"/>
        <w:jc w:val="left"/>
        <w:rPr>
          <w:ins w:id="1029" w:author="Windows-felhasználó" w:date="2017-12-02T18:38:00Z"/>
        </w:rPr>
        <w:pPrChange w:id="1030" w:author="Windows-felhasználó" w:date="2017-12-02T18:39:00Z">
          <w:pPr>
            <w:ind w:firstLine="0"/>
          </w:pPr>
        </w:pPrChange>
      </w:pPr>
      <w:ins w:id="1031" w:author="Windows-felhasználó" w:date="2017-12-02T18:38:00Z">
        <w:r>
          <w:tab/>
        </w:r>
        <w:r>
          <w:tab/>
          <w:t>#get plant_config for new pot</w:t>
        </w:r>
      </w:ins>
    </w:p>
    <w:p w14:paraId="675224CF" w14:textId="77777777" w:rsidR="00201FD5" w:rsidRDefault="00201FD5">
      <w:pPr>
        <w:pStyle w:val="Kd"/>
        <w:jc w:val="left"/>
        <w:rPr>
          <w:ins w:id="1032" w:author="Windows-felhasználó" w:date="2017-12-02T18:38:00Z"/>
        </w:rPr>
        <w:pPrChange w:id="1033" w:author="Windows-felhasználó" w:date="2017-12-02T18:39:00Z">
          <w:pPr>
            <w:ind w:firstLine="0"/>
          </w:pPr>
        </w:pPrChange>
      </w:pPr>
      <w:ins w:id="1034" w:author="Windows-felhasználó" w:date="2017-12-02T18:38:00Z">
        <w:r>
          <w:tab/>
        </w:r>
        <w:r>
          <w:tab/>
          <w:t>payload = { 'ID' : json_pot[0]['plant_config_id'] }</w:t>
        </w:r>
      </w:ins>
    </w:p>
    <w:p w14:paraId="555B02D9" w14:textId="77777777" w:rsidR="00201FD5" w:rsidRDefault="00201FD5">
      <w:pPr>
        <w:pStyle w:val="Kd"/>
        <w:jc w:val="left"/>
        <w:rPr>
          <w:ins w:id="1035" w:author="Windows-felhasználó" w:date="2017-12-02T18:38:00Z"/>
        </w:rPr>
        <w:pPrChange w:id="1036" w:author="Windows-felhasználó" w:date="2017-12-02T18:39:00Z">
          <w:pPr>
            <w:ind w:firstLine="0"/>
          </w:pPr>
        </w:pPrChange>
      </w:pPr>
      <w:ins w:id="1037" w:author="Windows-felhasználó" w:date="2017-12-02T18:38:00Z">
        <w:r>
          <w:tab/>
        </w:r>
        <w:r>
          <w:tab/>
          <w:t>new_config = requests.get(get_plant_configs_address, data = json.dumps(payload), headers = headers)</w:t>
        </w:r>
      </w:ins>
    </w:p>
    <w:p w14:paraId="1F891D05" w14:textId="77777777" w:rsidR="00201FD5" w:rsidRDefault="00201FD5">
      <w:pPr>
        <w:pStyle w:val="Kd"/>
        <w:jc w:val="left"/>
        <w:rPr>
          <w:ins w:id="1038" w:author="Windows-felhasználó" w:date="2017-12-02T18:38:00Z"/>
        </w:rPr>
        <w:pPrChange w:id="1039" w:author="Windows-felhasználó" w:date="2017-12-02T18:39:00Z">
          <w:pPr>
            <w:ind w:firstLine="0"/>
          </w:pPr>
        </w:pPrChange>
      </w:pPr>
      <w:ins w:id="1040" w:author="Windows-felhasználó" w:date="2017-12-02T18:38:00Z">
        <w:r>
          <w:tab/>
        </w:r>
        <w:r>
          <w:tab/>
          <w:t>json_config = new_config.json()</w:t>
        </w:r>
      </w:ins>
    </w:p>
    <w:p w14:paraId="6A2B08A7" w14:textId="77777777" w:rsidR="00201FD5" w:rsidRDefault="00201FD5">
      <w:pPr>
        <w:pStyle w:val="Kd"/>
        <w:jc w:val="left"/>
        <w:rPr>
          <w:ins w:id="1041" w:author="Windows-felhasználó" w:date="2017-12-02T18:38:00Z"/>
        </w:rPr>
        <w:pPrChange w:id="1042" w:author="Windows-felhasználó" w:date="2017-12-02T18:39:00Z">
          <w:pPr>
            <w:ind w:firstLine="0"/>
          </w:pPr>
        </w:pPrChange>
      </w:pPr>
      <w:ins w:id="1043" w:author="Windows-felhasználó" w:date="2017-12-02T18:38:00Z">
        <w:r>
          <w:tab/>
        </w:r>
        <w:r>
          <w:tab/>
        </w:r>
      </w:ins>
    </w:p>
    <w:p w14:paraId="0FF7E595" w14:textId="77777777" w:rsidR="00201FD5" w:rsidRDefault="00201FD5">
      <w:pPr>
        <w:pStyle w:val="Kd"/>
        <w:jc w:val="left"/>
        <w:rPr>
          <w:ins w:id="1044" w:author="Windows-felhasználó" w:date="2017-12-02T18:38:00Z"/>
        </w:rPr>
        <w:pPrChange w:id="1045" w:author="Windows-felhasználó" w:date="2017-12-02T18:39:00Z">
          <w:pPr>
            <w:ind w:firstLine="0"/>
          </w:pPr>
        </w:pPrChange>
      </w:pPr>
      <w:ins w:id="1046" w:author="Windows-felhasználó" w:date="2017-12-02T18:38:00Z">
        <w:r>
          <w:tab/>
        </w:r>
        <w:r>
          <w:tab/>
          <w:t>#put plant_config in database</w:t>
        </w:r>
      </w:ins>
    </w:p>
    <w:p w14:paraId="342F42B9" w14:textId="62EE43E9" w:rsidR="00201FD5" w:rsidRDefault="00201FD5">
      <w:pPr>
        <w:pStyle w:val="Kd"/>
        <w:jc w:val="left"/>
        <w:rPr>
          <w:ins w:id="1047" w:author="Windows-felhasználó" w:date="2017-12-02T18:38:00Z"/>
        </w:rPr>
        <w:pPrChange w:id="1048" w:author="Windows-felhasználó" w:date="2017-12-02T18:39:00Z">
          <w:pPr>
            <w:ind w:firstLine="0"/>
          </w:pPr>
        </w:pPrChange>
      </w:pPr>
      <w:ins w:id="1049" w:author="Windows-felhasználó" w:date="2017-12-02T18:38:00Z">
        <w:r>
          <w:tab/>
        </w:r>
        <w:r>
          <w:tab/>
          <w:t>config_to_insert = (json_config[0]['plant_code'],</w:t>
        </w:r>
      </w:ins>
      <w:ins w:id="1050" w:author="Windows-felhasználó" w:date="2017-12-02T18:39:00Z">
        <w:r>
          <w:t xml:space="preserve"> </w:t>
        </w:r>
      </w:ins>
      <w:ins w:id="1051" w:author="Windows-felhasználó" w:date="2017-12-02T18:38:00Z">
        <w:r>
          <w:t>json_config[0]['plant_name'],json_config[0]['req_light'],json_config[0]['req_moist'],json_config[0]['req_temp'], 480, json_pot[0]['id'])</w:t>
        </w:r>
      </w:ins>
    </w:p>
    <w:p w14:paraId="141F7286" w14:textId="77777777" w:rsidR="00201FD5" w:rsidRDefault="00201FD5">
      <w:pPr>
        <w:pStyle w:val="Kd"/>
        <w:jc w:val="left"/>
        <w:rPr>
          <w:ins w:id="1052" w:author="Windows-felhasználó" w:date="2017-12-02T18:38:00Z"/>
        </w:rPr>
        <w:pPrChange w:id="1053" w:author="Windows-felhasználó" w:date="2017-12-02T18:39:00Z">
          <w:pPr>
            <w:ind w:firstLine="0"/>
          </w:pPr>
        </w:pPrChange>
      </w:pPr>
      <w:ins w:id="1054" w:author="Windows-felhasználó" w:date="2017-12-02T18:38:00Z">
        <w:r>
          <w:tab/>
        </w:r>
        <w:r>
          <w:tab/>
          <w:t>db_cursor.execute(insert_plant_config, config_to_insert)</w:t>
        </w:r>
      </w:ins>
    </w:p>
    <w:p w14:paraId="157944D1" w14:textId="77777777" w:rsidR="00201FD5" w:rsidRDefault="00201FD5">
      <w:pPr>
        <w:pStyle w:val="Kd"/>
        <w:jc w:val="left"/>
        <w:rPr>
          <w:ins w:id="1055" w:author="Windows-felhasználó" w:date="2017-12-02T18:38:00Z"/>
        </w:rPr>
        <w:pPrChange w:id="1056" w:author="Windows-felhasználó" w:date="2017-12-02T18:39:00Z">
          <w:pPr>
            <w:ind w:firstLine="0"/>
          </w:pPr>
        </w:pPrChange>
      </w:pPr>
      <w:ins w:id="1057" w:author="Windows-felhasználó" w:date="2017-12-02T18:38:00Z">
        <w:r>
          <w:tab/>
        </w:r>
        <w:r>
          <w:tab/>
        </w:r>
      </w:ins>
    </w:p>
    <w:p w14:paraId="6851BA00" w14:textId="77777777" w:rsidR="00201FD5" w:rsidRDefault="00201FD5">
      <w:pPr>
        <w:pStyle w:val="Kd"/>
        <w:jc w:val="left"/>
        <w:rPr>
          <w:ins w:id="1058" w:author="Windows-felhasználó" w:date="2017-12-02T18:38:00Z"/>
        </w:rPr>
        <w:pPrChange w:id="1059" w:author="Windows-felhasználó" w:date="2017-12-02T18:39:00Z">
          <w:pPr>
            <w:ind w:firstLine="0"/>
          </w:pPr>
        </w:pPrChange>
      </w:pPr>
      <w:ins w:id="1060" w:author="Windows-felhasználó" w:date="2017-12-02T18:38:00Z">
        <w:r>
          <w:tab/>
        </w:r>
        <w:r>
          <w:tab/>
          <w:t>#find the id of the plant_config put in previously</w:t>
        </w:r>
      </w:ins>
    </w:p>
    <w:p w14:paraId="2259750F" w14:textId="77777777" w:rsidR="00201FD5" w:rsidRDefault="00201FD5">
      <w:pPr>
        <w:pStyle w:val="Kd"/>
        <w:jc w:val="left"/>
        <w:rPr>
          <w:ins w:id="1061" w:author="Windows-felhasználó" w:date="2017-12-02T18:38:00Z"/>
        </w:rPr>
        <w:pPrChange w:id="1062" w:author="Windows-felhasználó" w:date="2017-12-02T18:39:00Z">
          <w:pPr>
            <w:ind w:firstLine="0"/>
          </w:pPr>
        </w:pPrChange>
      </w:pPr>
      <w:ins w:id="1063" w:author="Windows-felhasználó" w:date="2017-12-02T18:38:00Z">
        <w:r>
          <w:tab/>
        </w:r>
        <w:r>
          <w:tab/>
          <w:t>db_cursor.execute(get_plant_config_id, [json_pot[0]['id']])</w:t>
        </w:r>
      </w:ins>
    </w:p>
    <w:p w14:paraId="5CEC78DE" w14:textId="77777777" w:rsidR="00201FD5" w:rsidRDefault="00201FD5">
      <w:pPr>
        <w:pStyle w:val="Kd"/>
        <w:jc w:val="left"/>
        <w:rPr>
          <w:ins w:id="1064" w:author="Windows-felhasználó" w:date="2017-12-02T18:38:00Z"/>
        </w:rPr>
        <w:pPrChange w:id="1065" w:author="Windows-felhasználó" w:date="2017-12-02T18:39:00Z">
          <w:pPr>
            <w:ind w:firstLine="0"/>
          </w:pPr>
        </w:pPrChange>
      </w:pPr>
      <w:ins w:id="1066" w:author="Windows-felhasználó" w:date="2017-12-02T18:38:00Z">
        <w:r>
          <w:tab/>
        </w:r>
        <w:r>
          <w:tab/>
          <w:t>new_plant_config_id = db_cursor.fetchall()[0][0]</w:t>
        </w:r>
      </w:ins>
    </w:p>
    <w:p w14:paraId="76E5D43B" w14:textId="77777777" w:rsidR="00201FD5" w:rsidRDefault="00201FD5">
      <w:pPr>
        <w:pStyle w:val="Kd"/>
        <w:jc w:val="left"/>
        <w:rPr>
          <w:ins w:id="1067" w:author="Windows-felhasználó" w:date="2017-12-02T18:38:00Z"/>
        </w:rPr>
        <w:pPrChange w:id="1068" w:author="Windows-felhasználó" w:date="2017-12-02T18:39:00Z">
          <w:pPr>
            <w:ind w:firstLine="0"/>
          </w:pPr>
        </w:pPrChange>
      </w:pPr>
      <w:ins w:id="1069" w:author="Windows-felhasználó" w:date="2017-12-02T18:38:00Z">
        <w:r>
          <w:tab/>
        </w:r>
        <w:r>
          <w:tab/>
        </w:r>
      </w:ins>
    </w:p>
    <w:p w14:paraId="6A0BD7BD" w14:textId="77777777" w:rsidR="00201FD5" w:rsidRDefault="00201FD5">
      <w:pPr>
        <w:pStyle w:val="Kd"/>
        <w:jc w:val="left"/>
        <w:rPr>
          <w:ins w:id="1070" w:author="Windows-felhasználó" w:date="2017-12-02T18:38:00Z"/>
        </w:rPr>
        <w:pPrChange w:id="1071" w:author="Windows-felhasználó" w:date="2017-12-02T18:39:00Z">
          <w:pPr>
            <w:ind w:firstLine="0"/>
          </w:pPr>
        </w:pPrChange>
      </w:pPr>
      <w:ins w:id="1072" w:author="Windows-felhasználó" w:date="2017-12-02T18:38:00Z">
        <w:r>
          <w:tab/>
        </w:r>
        <w:r>
          <w:tab/>
          <w:t>db_cnx.commit()</w:t>
        </w:r>
      </w:ins>
    </w:p>
    <w:p w14:paraId="636054AF" w14:textId="77777777" w:rsidR="00201FD5" w:rsidRDefault="00201FD5">
      <w:pPr>
        <w:pStyle w:val="Kd"/>
        <w:jc w:val="left"/>
        <w:rPr>
          <w:ins w:id="1073" w:author="Windows-felhasználó" w:date="2017-12-02T18:38:00Z"/>
        </w:rPr>
        <w:pPrChange w:id="1074" w:author="Windows-felhasználó" w:date="2017-12-02T18:39:00Z">
          <w:pPr>
            <w:ind w:firstLine="0"/>
          </w:pPr>
        </w:pPrChange>
      </w:pPr>
      <w:ins w:id="1075" w:author="Windows-felhasználó" w:date="2017-12-02T18:38:00Z">
        <w:r>
          <w:tab/>
        </w:r>
        <w:r>
          <w:tab/>
        </w:r>
        <w:r>
          <w:tab/>
        </w:r>
        <w:r>
          <w:tab/>
        </w:r>
        <w:r>
          <w:tab/>
        </w:r>
      </w:ins>
    </w:p>
    <w:p w14:paraId="019DB46A" w14:textId="77777777" w:rsidR="00201FD5" w:rsidRDefault="00201FD5">
      <w:pPr>
        <w:pStyle w:val="Kd"/>
        <w:jc w:val="left"/>
        <w:rPr>
          <w:ins w:id="1076" w:author="Windows-felhasználó" w:date="2017-12-02T18:38:00Z"/>
        </w:rPr>
        <w:pPrChange w:id="1077" w:author="Windows-felhasználó" w:date="2017-12-02T18:39:00Z">
          <w:pPr>
            <w:ind w:firstLine="0"/>
          </w:pPr>
        </w:pPrChange>
      </w:pPr>
      <w:ins w:id="1078" w:author="Windows-felhasználó" w:date="2017-12-02T18:38:00Z">
        <w:r>
          <w:lastRenderedPageBreak/>
          <w:tab/>
        </w:r>
        <w:r>
          <w:tab/>
          <w:t xml:space="preserve">#insert pot into database, with the plant_config </w:t>
        </w:r>
      </w:ins>
    </w:p>
    <w:p w14:paraId="1A1EFD22" w14:textId="6EBEA981" w:rsidR="00201FD5" w:rsidRDefault="00201FD5">
      <w:pPr>
        <w:pStyle w:val="Kd"/>
        <w:jc w:val="left"/>
        <w:rPr>
          <w:ins w:id="1079" w:author="Windows-felhasználó" w:date="2017-12-02T18:38:00Z"/>
        </w:rPr>
        <w:pPrChange w:id="1080" w:author="Windows-felhasználó" w:date="2017-12-02T18:39:00Z">
          <w:pPr>
            <w:ind w:firstLine="0"/>
          </w:pPr>
        </w:pPrChange>
      </w:pPr>
      <w:ins w:id="1081" w:author="Windows-felhasználó" w:date="2017-12-02T18:38:00Z">
        <w:r>
          <w:tab/>
        </w:r>
        <w:r>
          <w:tab/>
          <w:t>pot_to_insert = (json_pot[0]['id'],</w:t>
        </w:r>
      </w:ins>
      <w:ins w:id="1082" w:author="Windows-felhasználó" w:date="2017-12-02T18:39:00Z">
        <w:r>
          <w:t xml:space="preserve"> </w:t>
        </w:r>
      </w:ins>
      <w:ins w:id="1083" w:author="Windows-felhasználó" w:date="2017-12-02T18:38:00Z">
        <w:r>
          <w:t>json_pot[0]['name'],</w:t>
        </w:r>
      </w:ins>
      <w:ins w:id="1084" w:author="Windows-felhasználó" w:date="2017-12-02T18:39:00Z">
        <w:r>
          <w:t xml:space="preserve"> </w:t>
        </w:r>
      </w:ins>
      <w:ins w:id="1085" w:author="Windows-felhasználó" w:date="2017-12-02T18:38:00Z">
        <w:r>
          <w:t>new_plant_config_id,json_pot[0]['sunrise'],json_pot[0]['sunset'], None)</w:t>
        </w:r>
      </w:ins>
    </w:p>
    <w:p w14:paraId="31E1C4CA" w14:textId="77777777" w:rsidR="00201FD5" w:rsidRDefault="00201FD5">
      <w:pPr>
        <w:pStyle w:val="Kd"/>
        <w:jc w:val="left"/>
        <w:rPr>
          <w:ins w:id="1086" w:author="Windows-felhasználó" w:date="2017-12-02T18:38:00Z"/>
        </w:rPr>
        <w:pPrChange w:id="1087" w:author="Windows-felhasználó" w:date="2017-12-02T18:39:00Z">
          <w:pPr>
            <w:ind w:firstLine="0"/>
          </w:pPr>
        </w:pPrChange>
      </w:pPr>
      <w:ins w:id="1088" w:author="Windows-felhasználó" w:date="2017-12-02T18:38:00Z">
        <w:r>
          <w:tab/>
        </w:r>
        <w:r>
          <w:tab/>
          <w:t>db_cursor.execute(insert_pot, pot_to_insert)</w:t>
        </w:r>
      </w:ins>
    </w:p>
    <w:p w14:paraId="3D474AA5" w14:textId="77777777" w:rsidR="00201FD5" w:rsidRDefault="00201FD5">
      <w:pPr>
        <w:pStyle w:val="Kd"/>
        <w:jc w:val="left"/>
        <w:rPr>
          <w:ins w:id="1089" w:author="Windows-felhasználó" w:date="2017-12-02T18:38:00Z"/>
        </w:rPr>
        <w:pPrChange w:id="1090" w:author="Windows-felhasználó" w:date="2017-12-02T18:39:00Z">
          <w:pPr>
            <w:ind w:firstLine="0"/>
          </w:pPr>
        </w:pPrChange>
      </w:pPr>
      <w:ins w:id="1091" w:author="Windows-felhasználó" w:date="2017-12-02T18:38:00Z">
        <w:r>
          <w:tab/>
        </w:r>
        <w:r>
          <w:tab/>
        </w:r>
      </w:ins>
    </w:p>
    <w:p w14:paraId="7307622F" w14:textId="77777777" w:rsidR="00201FD5" w:rsidRDefault="00201FD5">
      <w:pPr>
        <w:pStyle w:val="Kd"/>
        <w:jc w:val="left"/>
        <w:rPr>
          <w:ins w:id="1092" w:author="Windows-felhasználó" w:date="2017-12-02T18:38:00Z"/>
        </w:rPr>
        <w:pPrChange w:id="1093" w:author="Windows-felhasználó" w:date="2017-12-02T18:39:00Z">
          <w:pPr>
            <w:ind w:firstLine="0"/>
          </w:pPr>
        </w:pPrChange>
      </w:pPr>
      <w:ins w:id="1094" w:author="Windows-felhasználó" w:date="2017-12-02T18:38:00Z">
        <w:r>
          <w:tab/>
        </w:r>
        <w:r>
          <w:tab/>
          <w:t>db_cnx.commit()</w:t>
        </w:r>
      </w:ins>
    </w:p>
    <w:p w14:paraId="7D4E9D1B" w14:textId="77777777" w:rsidR="00201FD5" w:rsidRDefault="00201FD5">
      <w:pPr>
        <w:pStyle w:val="Kd"/>
        <w:jc w:val="left"/>
        <w:rPr>
          <w:ins w:id="1095" w:author="Windows-felhasználó" w:date="2017-12-02T18:38:00Z"/>
        </w:rPr>
        <w:pPrChange w:id="1096" w:author="Windows-felhasználó" w:date="2017-12-02T18:39:00Z">
          <w:pPr>
            <w:ind w:firstLine="0"/>
          </w:pPr>
        </w:pPrChange>
      </w:pPr>
      <w:ins w:id="1097" w:author="Windows-felhasználó" w:date="2017-12-02T18:38:00Z">
        <w:r>
          <w:tab/>
        </w:r>
        <w:r>
          <w:tab/>
          <w:t>db_cursor.close()</w:t>
        </w:r>
      </w:ins>
    </w:p>
    <w:p w14:paraId="4BEE14B6" w14:textId="77777777" w:rsidR="00201FD5" w:rsidRDefault="00201FD5">
      <w:pPr>
        <w:pStyle w:val="Kd"/>
        <w:jc w:val="left"/>
        <w:rPr>
          <w:ins w:id="1098" w:author="Windows-felhasználó" w:date="2017-12-02T18:38:00Z"/>
        </w:rPr>
        <w:pPrChange w:id="1099" w:author="Windows-felhasználó" w:date="2017-12-02T18:39:00Z">
          <w:pPr>
            <w:ind w:firstLine="0"/>
          </w:pPr>
        </w:pPrChange>
      </w:pPr>
      <w:ins w:id="1100" w:author="Windows-felhasználó" w:date="2017-12-02T18:38:00Z">
        <w:r>
          <w:tab/>
        </w:r>
        <w:r>
          <w:tab/>
          <w:t>db_cnx.close()</w:t>
        </w:r>
      </w:ins>
    </w:p>
    <w:p w14:paraId="079D665C" w14:textId="77777777" w:rsidR="00201FD5" w:rsidRDefault="00201FD5">
      <w:pPr>
        <w:pStyle w:val="Kd"/>
        <w:jc w:val="left"/>
        <w:rPr>
          <w:ins w:id="1101" w:author="Windows-felhasználó" w:date="2017-12-02T18:38:00Z"/>
        </w:rPr>
        <w:pPrChange w:id="1102" w:author="Windows-felhasználó" w:date="2017-12-02T18:39:00Z">
          <w:pPr>
            <w:ind w:firstLine="0"/>
          </w:pPr>
        </w:pPrChange>
      </w:pPr>
      <w:ins w:id="1103" w:author="Windows-felhasználó" w:date="2017-12-02T18:38:00Z">
        <w:r>
          <w:tab/>
        </w:r>
        <w:r>
          <w:tab/>
        </w:r>
      </w:ins>
    </w:p>
    <w:p w14:paraId="3C6C7B8A" w14:textId="77777777" w:rsidR="00201FD5" w:rsidRDefault="00201FD5">
      <w:pPr>
        <w:pStyle w:val="Kd"/>
        <w:jc w:val="left"/>
        <w:rPr>
          <w:ins w:id="1104" w:author="Windows-felhasználó" w:date="2017-12-02T18:38:00Z"/>
        </w:rPr>
        <w:pPrChange w:id="1105" w:author="Windows-felhasználó" w:date="2017-12-02T18:39:00Z">
          <w:pPr>
            <w:ind w:firstLine="0"/>
          </w:pPr>
        </w:pPrChange>
      </w:pPr>
      <w:ins w:id="1106" w:author="Windows-felhasználó" w:date="2017-12-02T18:38:00Z">
        <w:r>
          <w:tab/>
        </w:r>
        <w:r>
          <w:tab/>
          <w:t>payload = { 'ID' : commandToExecute.ID }</w:t>
        </w:r>
      </w:ins>
    </w:p>
    <w:p w14:paraId="28CC25BD" w14:textId="77777777" w:rsidR="00201FD5" w:rsidRDefault="00201FD5">
      <w:pPr>
        <w:pStyle w:val="Kd"/>
        <w:jc w:val="left"/>
        <w:rPr>
          <w:ins w:id="1107" w:author="Windows-felhasználó" w:date="2017-12-02T18:38:00Z"/>
        </w:rPr>
        <w:pPrChange w:id="1108" w:author="Windows-felhasználó" w:date="2017-12-02T18:39:00Z">
          <w:pPr>
            <w:ind w:firstLine="0"/>
          </w:pPr>
        </w:pPrChange>
      </w:pPr>
      <w:ins w:id="1109" w:author="Windows-felhasználó" w:date="2017-12-02T18:38:00Z">
        <w:r>
          <w:tab/>
        </w:r>
        <w:r>
          <w:tab/>
          <w:t>requests.delete(delete_commands_address, data = json.dumps(payload), headers = headers)</w:t>
        </w:r>
      </w:ins>
    </w:p>
    <w:p w14:paraId="3AD09DE0" w14:textId="77777777" w:rsidR="00201FD5" w:rsidRDefault="00201FD5">
      <w:pPr>
        <w:pStyle w:val="Kd"/>
        <w:jc w:val="left"/>
        <w:rPr>
          <w:ins w:id="1110" w:author="Windows-felhasználó" w:date="2017-12-02T18:38:00Z"/>
        </w:rPr>
        <w:pPrChange w:id="1111" w:author="Windows-felhasználó" w:date="2017-12-02T18:39:00Z">
          <w:pPr>
            <w:ind w:firstLine="0"/>
          </w:pPr>
        </w:pPrChange>
      </w:pPr>
      <w:ins w:id="1112" w:author="Windows-felhasználó" w:date="2017-12-02T18:38:00Z">
        <w:r>
          <w:tab/>
          <w:t>except (mysql.connector.Error) as e:</w:t>
        </w:r>
      </w:ins>
    </w:p>
    <w:p w14:paraId="3E0016B4" w14:textId="07BBA6B4" w:rsidR="00201FD5" w:rsidRDefault="00201FD5">
      <w:pPr>
        <w:pStyle w:val="Kd"/>
        <w:jc w:val="left"/>
        <w:rPr>
          <w:ins w:id="1113" w:author="Windows-felhasználó" w:date="2017-12-02T20:10:00Z"/>
        </w:rPr>
        <w:pPrChange w:id="1114" w:author="Windows-felhasználó" w:date="2017-12-02T18:39:00Z">
          <w:pPr/>
        </w:pPrChange>
      </w:pPr>
      <w:ins w:id="1115" w:author="Windows-felhasználó" w:date="2017-12-02T18:38:00Z">
        <w:r>
          <w:tab/>
        </w:r>
        <w:r>
          <w:tab/>
          <w:t>print e</w:t>
        </w:r>
      </w:ins>
    </w:p>
    <w:p w14:paraId="160FDDF1" w14:textId="77777777" w:rsidR="006631F7" w:rsidRDefault="006631F7">
      <w:pPr>
        <w:spacing w:after="0" w:line="240" w:lineRule="auto"/>
        <w:ind w:firstLine="0"/>
        <w:jc w:val="left"/>
        <w:rPr>
          <w:ins w:id="1116" w:author="Windows-felhasználó" w:date="2017-12-03T11:34:00Z"/>
        </w:rPr>
      </w:pPr>
      <w:ins w:id="1117" w:author="Windows-felhasználó" w:date="2017-12-03T11:34:00Z">
        <w:r>
          <w:br w:type="page"/>
        </w:r>
      </w:ins>
    </w:p>
    <w:p w14:paraId="0EF0B1FA" w14:textId="5EB9B98A" w:rsidR="00980CC2" w:rsidRDefault="003F1428">
      <w:pPr>
        <w:ind w:firstLine="284"/>
        <w:rPr>
          <w:ins w:id="1118" w:author="Windows-felhasználó" w:date="2017-12-02T20:39:00Z"/>
        </w:rPr>
        <w:pPrChange w:id="1119" w:author="Windows-felhasználó" w:date="2017-12-02T20:32:00Z">
          <w:pPr/>
        </w:pPrChange>
      </w:pPr>
      <w:ins w:id="1120" w:author="Windows-felhasználó" w:date="2017-12-02T20:32:00Z">
        <w:r>
          <w:lastRenderedPageBreak/>
          <w:t xml:space="preserve">Amint a work függvény végigjárta az utasítások tömbjét, és minden utasítással meghívta az executeCommand </w:t>
        </w:r>
      </w:ins>
      <w:ins w:id="1121" w:author="Windows-felhasználó" w:date="2017-12-02T20:36:00Z">
        <w:r w:rsidR="00EC60A9">
          <w:t>metódust</w:t>
        </w:r>
      </w:ins>
      <w:ins w:id="1122" w:author="Windows-felhasználó" w:date="2017-12-02T20:32:00Z">
        <w:r>
          <w:t>, újraindítja a rendszert.</w:t>
        </w:r>
      </w:ins>
      <w:ins w:id="1123" w:author="Windows-felhasználó" w:date="2017-12-02T20:33:00Z">
        <w:r w:rsidR="00EC60A9">
          <w:t xml:space="preserve"> </w:t>
        </w:r>
      </w:ins>
      <w:ins w:id="1124" w:author="Windows-felhasználó" w:date="2017-12-02T20:35:00Z">
        <w:r w:rsidR="00EC60A9">
          <w:t xml:space="preserve">Miután ez megtörtént, újra lefut a </w:t>
        </w:r>
        <w:r w:rsidR="00EC60A9" w:rsidRPr="00EC60A9">
          <w:rPr>
            <w:b/>
            <w:rPrChange w:id="1125" w:author="Windows-felhasználó" w:date="2017-12-02T20:38:00Z">
              <w:rPr/>
            </w:rPrChange>
          </w:rPr>
          <w:t>startupScript.py</w:t>
        </w:r>
        <w:r w:rsidR="00EC60A9">
          <w:t xml:space="preserve">, </w:t>
        </w:r>
      </w:ins>
      <w:ins w:id="1126" w:author="Windows-felhasználó" w:date="2017-12-02T20:36:00Z">
        <w:r w:rsidR="00EC60A9">
          <w:t>ez</w:t>
        </w:r>
      </w:ins>
      <w:ins w:id="1127" w:author="Windows-felhasználó" w:date="2017-12-02T20:37:00Z">
        <w:r w:rsidR="00EC60A9">
          <w:t xml:space="preserve"> </w:t>
        </w:r>
      </w:ins>
      <w:ins w:id="1128" w:author="Windows-felhasználó" w:date="2017-12-02T20:36:00Z">
        <w:r w:rsidR="00EC60A9">
          <w:t>alkalommal</w:t>
        </w:r>
      </w:ins>
      <w:ins w:id="1129" w:author="Windows-felhasználó" w:date="2017-12-02T20:35:00Z">
        <w:r w:rsidR="00EC60A9">
          <w:t xml:space="preserve"> </w:t>
        </w:r>
      </w:ins>
      <w:ins w:id="1130" w:author="Windows-felhasználó" w:date="2017-12-02T20:37:00Z">
        <w:r w:rsidR="00EC60A9">
          <w:t xml:space="preserve">már </w:t>
        </w:r>
      </w:ins>
      <w:ins w:id="1131" w:author="Windows-felhasználó" w:date="2017-12-02T20:38:00Z">
        <w:r w:rsidR="00EC60A9">
          <w:t xml:space="preserve">létezik az adatbázisban cserép bejegyzés, így a másik </w:t>
        </w:r>
      </w:ins>
      <w:ins w:id="1132" w:author="Windows-felhasználó" w:date="2017-12-02T20:39:00Z">
        <w:r w:rsidR="00EC60A9">
          <w:t>ága hajtódik végre a programnak.</w:t>
        </w:r>
      </w:ins>
    </w:p>
    <w:p w14:paraId="47763A62" w14:textId="22D8688C" w:rsidR="00EC60A9" w:rsidRDefault="00E362A6">
      <w:pPr>
        <w:rPr>
          <w:ins w:id="1133" w:author="Windows-felhasználó" w:date="2017-12-02T21:03:00Z"/>
        </w:rPr>
        <w:pPrChange w:id="1134" w:author="Windows-felhasználó" w:date="2017-12-02T20:40:00Z">
          <w:pPr>
            <w:ind w:firstLine="284"/>
          </w:pPr>
        </w:pPrChange>
      </w:pPr>
      <w:ins w:id="1135" w:author="Windows-felhasználó" w:date="2017-12-02T20:51:00Z">
        <w:r>
          <w:t xml:space="preserve">Amikor a csatlakoztatunk egy USB eszközt a </w:t>
        </w:r>
      </w:ins>
      <w:ins w:id="1136" w:author="Windows-felhasználó" w:date="2017-12-02T20:54:00Z">
        <w:r>
          <w:t>Linux rendszerhez</w:t>
        </w:r>
      </w:ins>
      <w:ins w:id="1137" w:author="Windows-felhasználó" w:date="2017-12-02T20:51:00Z">
        <w:r>
          <w:t xml:space="preserve">, </w:t>
        </w:r>
      </w:ins>
      <w:ins w:id="1138" w:author="Windows-felhasználó" w:date="2017-12-02T20:54:00Z">
        <w:r>
          <w:t xml:space="preserve">ez az eszköz elérhetővé válik a /dev/ttyUSB* útvonalon, ahol a csillag nullától kezdődő egész számokat jelent. </w:t>
        </w:r>
      </w:ins>
      <w:ins w:id="1139" w:author="Windows-felhasználó" w:date="2017-12-02T20:58:00Z">
        <w:r>
          <w:t>Az</w:t>
        </w:r>
      </w:ins>
      <w:ins w:id="1140" w:author="Windows-felhasználó" w:date="2017-12-02T20:59:00Z">
        <w:r w:rsidR="00455AEA">
          <w:t>t</w:t>
        </w:r>
      </w:ins>
      <w:ins w:id="1141" w:author="Windows-felhasználó" w:date="2017-12-02T20:58:00Z">
        <w:r>
          <w:t>, hogy melyik eszköz melyik úton érhető el</w:t>
        </w:r>
      </w:ins>
      <w:ins w:id="1142" w:author="Windows-felhasználó" w:date="2017-12-02T21:00:00Z">
        <w:r w:rsidR="00455AEA">
          <w:t>,</w:t>
        </w:r>
      </w:ins>
      <w:ins w:id="1143" w:author="Windows-felhasználó" w:date="2017-12-02T20:59:00Z">
        <w:r w:rsidR="00455AEA">
          <w:t xml:space="preserve"> tekintve, hogy tetszőleges számú Arduinot csatlakoztathatunk,</w:t>
        </w:r>
      </w:ins>
      <w:ins w:id="1144" w:author="Windows-felhasználó" w:date="2017-12-02T20:58:00Z">
        <w:r>
          <w:t xml:space="preserve"> nem</w:t>
        </w:r>
      </w:ins>
      <w:ins w:id="1145" w:author="Windows-felhasználó" w:date="2017-12-02T20:59:00Z">
        <w:r w:rsidR="00455AEA">
          <w:t xml:space="preserve"> lehet előre tudni, így kell egy módszer </w:t>
        </w:r>
      </w:ins>
      <w:ins w:id="1146" w:author="Windows-felhasználó" w:date="2017-12-02T21:00:00Z">
        <w:r w:rsidR="00455AEA">
          <w:t>ezek meghatározására</w:t>
        </w:r>
      </w:ins>
      <w:ins w:id="1147" w:author="Windows-felhasználó" w:date="2017-12-02T21:07:00Z">
        <w:r w:rsidR="00455AEA">
          <w:t xml:space="preserve">. </w:t>
        </w:r>
      </w:ins>
    </w:p>
    <w:p w14:paraId="408B27A1" w14:textId="2E1FFBE4" w:rsidR="00455AEA" w:rsidRDefault="00455AEA">
      <w:pPr>
        <w:rPr>
          <w:ins w:id="1148" w:author="Windows-felhasználó" w:date="2017-12-02T21:47:00Z"/>
        </w:rPr>
        <w:pPrChange w:id="1149" w:author="Windows-felhasználó" w:date="2017-12-02T21:40:00Z">
          <w:pPr>
            <w:ind w:firstLine="284"/>
          </w:pPr>
        </w:pPrChange>
      </w:pPr>
      <w:ins w:id="1150" w:author="Windows-felhasználó" w:date="2017-12-02T21:03:00Z">
        <w:r>
          <w:t>A</w:t>
        </w:r>
      </w:ins>
      <w:ins w:id="1151" w:author="Windows-felhasználó" w:date="2017-12-02T21:04:00Z">
        <w:r>
          <w:t xml:space="preserve">z eszközök feltérképezéséhez a </w:t>
        </w:r>
        <w:r>
          <w:rPr>
            <w:b/>
          </w:rPr>
          <w:t>serial.tools.list.ports</w:t>
        </w:r>
      </w:ins>
      <w:ins w:id="1152" w:author="Windows-felhasználó" w:date="2017-12-02T21:05:00Z">
        <w:r>
          <w:t xml:space="preserve"> könyvtárat használom.</w:t>
        </w:r>
        <w:r w:rsidR="00F84EE9">
          <w:t xml:space="preserve"> </w:t>
        </w:r>
      </w:ins>
      <w:ins w:id="1153" w:author="Windows-felhasználó" w:date="2017-12-02T21:40:00Z">
        <w:r w:rsidR="00F84EE9">
          <w:t xml:space="preserve">Ahhoz, hogy egy eszközt cserép-Arduinoként azonosítsak, először megpróbálom felépíteni a soros kapcsolatot vele. Ha ez nem sikerült, az azt jelenti, hogy nem lehet Arduino, ha pedig igen, akkor elküldök </w:t>
        </w:r>
      </w:ins>
      <w:ins w:id="1154" w:author="Windows-felhasználó" w:date="2017-12-02T21:43:00Z">
        <w:r w:rsidR="00F84EE9">
          <w:t>neki e</w:t>
        </w:r>
      </w:ins>
      <w:ins w:id="1155" w:author="Windows-felhasználó" w:date="2017-12-02T21:40:00Z">
        <w:r w:rsidR="00F84EE9">
          <w:t xml:space="preserve">gy kódot, amire </w:t>
        </w:r>
      </w:ins>
      <w:ins w:id="1156" w:author="Windows-felhasználó" w:date="2017-12-02T21:43:00Z">
        <w:r w:rsidR="00F84EE9">
          <w:t xml:space="preserve">a cserép-Arduino </w:t>
        </w:r>
      </w:ins>
      <w:ins w:id="1157" w:author="Windows-felhasználó" w:date="2017-12-02T21:40:00Z">
        <w:r w:rsidR="00F84EE9">
          <w:t xml:space="preserve">az azonosítójával </w:t>
        </w:r>
      </w:ins>
      <w:ins w:id="1158" w:author="Windows-felhasználó" w:date="2017-12-02T21:43:00Z">
        <w:r w:rsidR="00F84EE9">
          <w:t xml:space="preserve">válaszol. Ha </w:t>
        </w:r>
      </w:ins>
      <w:ins w:id="1159" w:author="Windows-felhasználó" w:date="2017-12-02T21:44:00Z">
        <w:r w:rsidR="00F84EE9">
          <w:t>érkezik válasz, ak</w:t>
        </w:r>
        <w:r w:rsidR="00F81A38">
          <w:t xml:space="preserve">kor </w:t>
        </w:r>
      </w:ins>
      <w:ins w:id="1160" w:author="Windows-felhasználó" w:date="2017-12-02T21:45:00Z">
        <w:r w:rsidR="00F81A38">
          <w:t>az adatbázisban frissítem a cserép bejegyzést az új elérési úttal.</w:t>
        </w:r>
      </w:ins>
    </w:p>
    <w:p w14:paraId="1C0F2EE0" w14:textId="009B5472" w:rsidR="00F81A38" w:rsidRDefault="00F81A38">
      <w:pPr>
        <w:rPr>
          <w:ins w:id="1161" w:author="Windows-felhasználó" w:date="2017-12-03T11:21:00Z"/>
        </w:rPr>
        <w:pPrChange w:id="1162" w:author="Windows-felhasználó" w:date="2017-12-02T21:40:00Z">
          <w:pPr>
            <w:ind w:firstLine="284"/>
          </w:pPr>
        </w:pPrChange>
      </w:pPr>
      <w:ins w:id="1163" w:author="Windows-felhasználó" w:date="2017-12-02T21:49:00Z">
        <w:r>
          <w:t xml:space="preserve">Ahogy a program végzett az cserép bejegyzések frissítésével, lekérdezi az összes cserepet az adatbázisból, </w:t>
        </w:r>
      </w:ins>
      <w:ins w:id="1164" w:author="Windows-felhasználó" w:date="2017-12-02T22:24:00Z">
        <w:r w:rsidR="006633DF">
          <w:t xml:space="preserve">és </w:t>
        </w:r>
      </w:ins>
      <w:ins w:id="1165" w:author="Windows-felhasználó" w:date="2017-12-02T22:25:00Z">
        <w:r w:rsidR="006633DF">
          <w:t>mindegyik azonosítójával elindít egy fő</w:t>
        </w:r>
      </w:ins>
      <w:ins w:id="1166" w:author="Windows-felhasználó" w:date="2017-12-03T09:49:00Z">
        <w:r w:rsidR="00383007">
          <w:t xml:space="preserve"> </w:t>
        </w:r>
      </w:ins>
      <w:ins w:id="1167" w:author="Windows-felhasználó" w:date="2017-12-02T22:25:00Z">
        <w:r w:rsidR="006633DF">
          <w:t>programot.</w:t>
        </w:r>
      </w:ins>
      <w:ins w:id="1168" w:author="Windows-felhasználó" w:date="2017-12-03T14:02:00Z">
        <w:r w:rsidR="00AA335F">
          <w:t xml:space="preserve"> </w:t>
        </w:r>
      </w:ins>
      <w:ins w:id="1169" w:author="Windows-felhasználó" w:date="2017-12-03T12:34:00Z">
        <w:r w:rsidR="00091B4F">
          <w:t xml:space="preserve">A gondozási programokat külön folyamatokban indítom el, így a párhuzamos futásukat </w:t>
        </w:r>
      </w:ins>
      <w:ins w:id="1170" w:author="Windows-felhasználó" w:date="2017-12-02T22:27:00Z">
        <w:r w:rsidR="00091B4F">
          <w:t xml:space="preserve">az operációs rendszer biztosítja. </w:t>
        </w:r>
      </w:ins>
      <w:ins w:id="1171" w:author="Windows-felhasználó" w:date="2017-12-02T22:30:00Z">
        <w:r w:rsidR="006633DF">
          <w:t xml:space="preserve">Ennek megvalósításához a </w:t>
        </w:r>
        <w:r w:rsidR="006633DF">
          <w:rPr>
            <w:b/>
          </w:rPr>
          <w:t>subprocess</w:t>
        </w:r>
        <w:r w:rsidR="006633DF">
          <w:t xml:space="preserve"> könyvtárat </w:t>
        </w:r>
      </w:ins>
      <w:ins w:id="1172" w:author="Windows-felhasználó" w:date="2017-12-02T23:38:00Z">
        <w:r w:rsidR="001E7605">
          <w:t xml:space="preserve">választottam, </w:t>
        </w:r>
      </w:ins>
      <w:ins w:id="1173" w:author="Windows-felhasználó" w:date="2017-12-03T09:41:00Z">
        <w:r w:rsidR="00383007">
          <w:t xml:space="preserve">mely </w:t>
        </w:r>
      </w:ins>
      <w:ins w:id="1174" w:author="Windows-felhasználó" w:date="2017-12-03T09:42:00Z">
        <w:r w:rsidR="00383007">
          <w:rPr>
            <w:b/>
          </w:rPr>
          <w:t>Popen</w:t>
        </w:r>
        <w:r w:rsidR="00383007">
          <w:t xml:space="preserve"> </w:t>
        </w:r>
      </w:ins>
      <w:ins w:id="1175" w:author="Windows-felhasználó" w:date="2017-12-03T09:46:00Z">
        <w:r w:rsidR="00383007">
          <w:t xml:space="preserve">függvénye </w:t>
        </w:r>
      </w:ins>
      <w:ins w:id="1176" w:author="Windows-felhasználó" w:date="2017-12-03T09:45:00Z">
        <w:r w:rsidR="00383007">
          <w:t>szöveges paraméterben kap</w:t>
        </w:r>
      </w:ins>
      <w:ins w:id="1177" w:author="Windows-felhasználó" w:date="2017-12-03T09:46:00Z">
        <w:r w:rsidR="00383007">
          <w:t>ja meg</w:t>
        </w:r>
      </w:ins>
      <w:ins w:id="1178" w:author="Windows-felhasználó" w:date="2017-12-03T09:45:00Z">
        <w:r w:rsidR="00383007">
          <w:t xml:space="preserve">, </w:t>
        </w:r>
      </w:ins>
      <w:ins w:id="1179" w:author="Windows-felhasználó" w:date="2017-12-03T09:46:00Z">
        <w:r w:rsidR="00383007">
          <w:t>a végrehajtandó utasítást, ami</w:t>
        </w:r>
      </w:ins>
      <w:ins w:id="1180" w:author="Windows-felhasználó" w:date="2017-12-03T09:47:00Z">
        <w:r w:rsidR="00383007">
          <w:t xml:space="preserve"> egy parancssori utasítás. A</w:t>
        </w:r>
      </w:ins>
      <w:ins w:id="1181" w:author="Windows-felhasználó" w:date="2017-12-03T09:48:00Z">
        <w:r w:rsidR="00383007">
          <w:t xml:space="preserve"> fő</w:t>
        </w:r>
      </w:ins>
      <w:ins w:id="1182" w:author="Windows-felhasználó" w:date="2017-12-03T09:49:00Z">
        <w:r w:rsidR="00383007">
          <w:t xml:space="preserve"> </w:t>
        </w:r>
      </w:ins>
      <w:ins w:id="1183" w:author="Windows-felhasználó" w:date="2017-12-03T09:48:00Z">
        <w:r w:rsidR="00383007">
          <w:t>program</w:t>
        </w:r>
      </w:ins>
      <w:ins w:id="1184" w:author="Windows-felhasználó" w:date="2017-12-03T09:49:00Z">
        <w:r w:rsidR="00383007">
          <w:t xml:space="preserve"> egy parancssori argumentumot vár indításakor, amiben meg van határozva, hogy melyik cser</w:t>
        </w:r>
        <w:r w:rsidR="00C95452">
          <w:t xml:space="preserve">ép gondozását látja el, így ezt </w:t>
        </w:r>
      </w:ins>
      <w:ins w:id="1185" w:author="Windows-felhasználó" w:date="2017-12-03T10:01:00Z">
        <w:r w:rsidR="00C95452">
          <w:t xml:space="preserve">még </w:t>
        </w:r>
      </w:ins>
      <w:ins w:id="1186" w:author="Windows-felhasználó" w:date="2017-12-03T09:52:00Z">
        <w:r w:rsidR="00C95452">
          <w:t>hozzáfúzöm az utasítás végéhez.</w:t>
        </w:r>
      </w:ins>
      <w:ins w:id="1187" w:author="Windows-felhasználó" w:date="2017-12-03T10:55:00Z">
        <w:r w:rsidR="002F0E56">
          <w:t xml:space="preserve"> </w:t>
        </w:r>
      </w:ins>
    </w:p>
    <w:p w14:paraId="308A4DB7" w14:textId="41365851" w:rsidR="000B0D24" w:rsidRPr="00383007" w:rsidRDefault="000B0D24">
      <w:pPr>
        <w:rPr>
          <w:ins w:id="1188" w:author="Windows-felhasználó" w:date="2017-12-02T20:40:00Z"/>
        </w:rPr>
        <w:pPrChange w:id="1189" w:author="Windows-felhasználó" w:date="2017-12-02T21:40:00Z">
          <w:pPr>
            <w:ind w:firstLine="284"/>
          </w:pPr>
        </w:pPrChange>
      </w:pPr>
      <w:ins w:id="1190" w:author="Windows-felhasználó" w:date="2017-12-03T11:22:00Z">
        <w:r>
          <w:t xml:space="preserve">Tekintve, hogy később </w:t>
        </w:r>
      </w:ins>
      <w:ins w:id="1191" w:author="Windows-felhasználó" w:date="2017-12-03T11:23:00Z">
        <w:r>
          <w:t xml:space="preserve">tetszőleges időpontban kaphat a telepített egység új cserép felvételére utasítást, a </w:t>
        </w:r>
      </w:ins>
      <w:ins w:id="1192" w:author="Windows-felhasználó" w:date="2017-12-03T11:24:00Z">
        <w:r>
          <w:t xml:space="preserve">program végén </w:t>
        </w:r>
      </w:ins>
      <w:ins w:id="1193" w:author="Windows-felhasználó" w:date="2017-12-03T11:25:00Z">
        <w:r w:rsidR="006631F7">
          <w:t xml:space="preserve">megadok egy időzítést, ami tíz percenként </w:t>
        </w:r>
      </w:ins>
      <w:ins w:id="1194" w:author="Windows-felhasználó" w:date="2017-12-03T11:27:00Z">
        <w:r w:rsidR="006631F7">
          <w:t xml:space="preserve">meghívja </w:t>
        </w:r>
      </w:ins>
      <w:ins w:id="1195" w:author="Windows-felhasználó" w:date="2017-12-03T11:25:00Z">
        <w:r w:rsidR="006631F7">
          <w:t>a</w:t>
        </w:r>
      </w:ins>
      <w:ins w:id="1196" w:author="Windows-felhasználó" w:date="2017-12-03T11:27:00Z">
        <w:r w:rsidR="006631F7">
          <w:t xml:space="preserve"> checkNewPots modul work függvényét ezen utasítások lekérésére és végrehajtására.</w:t>
        </w:r>
      </w:ins>
    </w:p>
    <w:p w14:paraId="577438C4" w14:textId="77777777" w:rsidR="006631F7" w:rsidRDefault="006631F7">
      <w:pPr>
        <w:spacing w:after="0" w:line="240" w:lineRule="auto"/>
        <w:ind w:firstLine="0"/>
        <w:jc w:val="left"/>
        <w:rPr>
          <w:ins w:id="1197" w:author="Windows-felhasználó" w:date="2017-12-03T11:28:00Z"/>
          <w:rFonts w:ascii="Consolas" w:hAnsi="Consolas"/>
          <w:sz w:val="20"/>
        </w:rPr>
      </w:pPr>
      <w:ins w:id="1198" w:author="Windows-felhasználó" w:date="2017-12-03T11:28:00Z">
        <w:r>
          <w:br w:type="page"/>
        </w:r>
      </w:ins>
    </w:p>
    <w:p w14:paraId="492F420B" w14:textId="34CC74DE" w:rsidR="006631F7" w:rsidRDefault="006631F7">
      <w:pPr>
        <w:pStyle w:val="Kd"/>
        <w:jc w:val="left"/>
        <w:rPr>
          <w:ins w:id="1199" w:author="Windows-felhasználó" w:date="2017-12-03T11:33:00Z"/>
        </w:rPr>
        <w:pPrChange w:id="1200" w:author="Windows-felhasználó" w:date="2017-12-02T20:40:00Z">
          <w:pPr>
            <w:ind w:firstLine="284"/>
          </w:pPr>
        </w:pPrChange>
      </w:pPr>
      <w:ins w:id="1201" w:author="Windows-felhasználó" w:date="2017-12-03T11:33:00Z">
        <w:r>
          <w:lastRenderedPageBreak/>
          <w:t>else:</w:t>
        </w:r>
      </w:ins>
    </w:p>
    <w:p w14:paraId="209C16B8" w14:textId="08AC9C43" w:rsidR="00EC60A9" w:rsidRDefault="006631F7">
      <w:pPr>
        <w:pStyle w:val="Kd"/>
        <w:jc w:val="left"/>
        <w:rPr>
          <w:ins w:id="1202" w:author="Windows-felhasználó" w:date="2017-12-02T20:39:00Z"/>
        </w:rPr>
        <w:pPrChange w:id="1203" w:author="Windows-felhasználó" w:date="2017-12-02T20:40:00Z">
          <w:pPr>
            <w:ind w:firstLine="284"/>
          </w:pPr>
        </w:pPrChange>
      </w:pPr>
      <w:ins w:id="1204" w:author="Windows-felhasználó" w:date="2017-12-03T11:33:00Z">
        <w:r>
          <w:tab/>
        </w:r>
      </w:ins>
      <w:ins w:id="1205" w:author="Windows-felhasználó" w:date="2017-12-02T20:39:00Z">
        <w:r w:rsidR="00EC60A9">
          <w:t>#check the connected serial_ports</w:t>
        </w:r>
      </w:ins>
    </w:p>
    <w:p w14:paraId="1F204FF0" w14:textId="3416EFB1" w:rsidR="00EC60A9" w:rsidRDefault="006631F7">
      <w:pPr>
        <w:pStyle w:val="Kd"/>
        <w:jc w:val="left"/>
        <w:rPr>
          <w:ins w:id="1206" w:author="Windows-felhasználó" w:date="2017-12-02T20:39:00Z"/>
        </w:rPr>
        <w:pPrChange w:id="1207" w:author="Windows-felhasználó" w:date="2017-12-02T20:40:00Z">
          <w:pPr>
            <w:ind w:firstLine="284"/>
          </w:pPr>
        </w:pPrChange>
      </w:pPr>
      <w:ins w:id="1208" w:author="Windows-felhasználó" w:date="2017-12-03T11:33:00Z">
        <w:r>
          <w:tab/>
        </w:r>
      </w:ins>
      <w:ins w:id="1209" w:author="Windows-felhasználó" w:date="2017-12-02T20:39:00Z">
        <w:r w:rsidR="00EC60A9">
          <w:t>list = serial.tools.list_ports.comports()</w:t>
        </w:r>
      </w:ins>
    </w:p>
    <w:p w14:paraId="35A75B6B" w14:textId="4954B080" w:rsidR="00EC60A9" w:rsidRDefault="006631F7">
      <w:pPr>
        <w:pStyle w:val="Kd"/>
        <w:jc w:val="left"/>
        <w:rPr>
          <w:ins w:id="1210" w:author="Windows-felhasználó" w:date="2017-12-02T20:39:00Z"/>
        </w:rPr>
        <w:pPrChange w:id="1211" w:author="Windows-felhasználó" w:date="2017-12-02T20:40:00Z">
          <w:pPr>
            <w:ind w:firstLine="284"/>
          </w:pPr>
        </w:pPrChange>
      </w:pPr>
      <w:ins w:id="1212" w:author="Windows-felhasználó" w:date="2017-12-03T11:33:00Z">
        <w:r>
          <w:tab/>
        </w:r>
      </w:ins>
      <w:ins w:id="1213" w:author="Windows-felhasználó" w:date="2017-12-02T20:39:00Z">
        <w:r w:rsidR="00EC60A9">
          <w:t>for element in list:</w:t>
        </w:r>
      </w:ins>
    </w:p>
    <w:p w14:paraId="706AD84F" w14:textId="5BFC90A8" w:rsidR="00EC60A9" w:rsidRDefault="00EC60A9">
      <w:pPr>
        <w:pStyle w:val="Kd"/>
        <w:jc w:val="left"/>
        <w:rPr>
          <w:ins w:id="1214" w:author="Windows-felhasználó" w:date="2017-12-02T20:39:00Z"/>
        </w:rPr>
        <w:pPrChange w:id="1215" w:author="Windows-felhasználó" w:date="2017-12-02T20:40:00Z">
          <w:pPr>
            <w:ind w:firstLine="284"/>
          </w:pPr>
        </w:pPrChange>
      </w:pPr>
      <w:ins w:id="1216" w:author="Windows-felhasználó" w:date="2017-12-02T20:39:00Z">
        <w:r>
          <w:tab/>
        </w:r>
      </w:ins>
      <w:ins w:id="1217" w:author="Windows-felhasználó" w:date="2017-12-03T11:33:00Z">
        <w:r w:rsidR="006631F7">
          <w:tab/>
        </w:r>
      </w:ins>
      <w:ins w:id="1218" w:author="Windows-felhasználó" w:date="2017-12-02T20:39:00Z">
        <w:r>
          <w:t>device = element.device</w:t>
        </w:r>
      </w:ins>
    </w:p>
    <w:p w14:paraId="4DF930A1" w14:textId="5FB0C97F" w:rsidR="00EC60A9" w:rsidRDefault="006631F7">
      <w:pPr>
        <w:pStyle w:val="Kd"/>
        <w:jc w:val="left"/>
        <w:rPr>
          <w:ins w:id="1219" w:author="Windows-felhasználó" w:date="2017-12-02T20:39:00Z"/>
        </w:rPr>
        <w:pPrChange w:id="1220" w:author="Windows-felhasználó" w:date="2017-12-02T20:40:00Z">
          <w:pPr>
            <w:ind w:firstLine="284"/>
          </w:pPr>
        </w:pPrChange>
      </w:pPr>
      <w:ins w:id="1221" w:author="Windows-felhasználó" w:date="2017-12-03T11:33:00Z">
        <w:r>
          <w:tab/>
        </w:r>
      </w:ins>
      <w:ins w:id="1222" w:author="Windows-felhasználó" w:date="2017-12-02T20:39:00Z">
        <w:r w:rsidR="00EC60A9">
          <w:tab/>
          <w:t>try:</w:t>
        </w:r>
      </w:ins>
    </w:p>
    <w:p w14:paraId="6BCB79E9" w14:textId="216EEAB3" w:rsidR="00EC60A9" w:rsidRDefault="00EC60A9">
      <w:pPr>
        <w:pStyle w:val="Kd"/>
        <w:jc w:val="left"/>
        <w:rPr>
          <w:ins w:id="1223" w:author="Windows-felhasználó" w:date="2017-12-02T20:39:00Z"/>
        </w:rPr>
        <w:pPrChange w:id="1224" w:author="Windows-felhasználó" w:date="2017-12-02T20:40:00Z">
          <w:pPr>
            <w:ind w:firstLine="284"/>
          </w:pPr>
        </w:pPrChange>
      </w:pPr>
      <w:ins w:id="1225" w:author="Windows-felhasználó" w:date="2017-12-02T20:39:00Z">
        <w:r>
          <w:tab/>
        </w:r>
      </w:ins>
      <w:ins w:id="1226" w:author="Windows-felhasználó" w:date="2017-12-03T11:33:00Z">
        <w:r w:rsidR="006631F7">
          <w:tab/>
        </w:r>
      </w:ins>
      <w:ins w:id="1227" w:author="Windows-felhasználó" w:date="2017-12-02T20:39:00Z">
        <w:r>
          <w:tab/>
          <w:t>ser = serial.Serial(</w:t>
        </w:r>
      </w:ins>
    </w:p>
    <w:p w14:paraId="7810CF49" w14:textId="285BCB4E" w:rsidR="00EC60A9" w:rsidRDefault="00EC60A9">
      <w:pPr>
        <w:pStyle w:val="Kd"/>
        <w:jc w:val="left"/>
        <w:rPr>
          <w:ins w:id="1228" w:author="Windows-felhasználó" w:date="2017-12-02T20:39:00Z"/>
        </w:rPr>
        <w:pPrChange w:id="1229" w:author="Windows-felhasználó" w:date="2017-12-02T20:40:00Z">
          <w:pPr>
            <w:ind w:firstLine="284"/>
          </w:pPr>
        </w:pPrChange>
      </w:pPr>
      <w:ins w:id="1230" w:author="Windows-felhasználó" w:date="2017-12-02T20:39:00Z">
        <w:r>
          <w:tab/>
        </w:r>
        <w:r>
          <w:tab/>
        </w:r>
      </w:ins>
      <w:ins w:id="1231" w:author="Windows-felhasználó" w:date="2017-12-03T11:33:00Z">
        <w:r w:rsidR="006631F7">
          <w:tab/>
        </w:r>
      </w:ins>
      <w:ins w:id="1232" w:author="Windows-felhasználó" w:date="2017-12-02T20:39:00Z">
        <w:r>
          <w:t>port=device,</w:t>
        </w:r>
      </w:ins>
    </w:p>
    <w:p w14:paraId="37ED163C" w14:textId="17C323E6" w:rsidR="00EC60A9" w:rsidRDefault="006631F7">
      <w:pPr>
        <w:pStyle w:val="Kd"/>
        <w:jc w:val="left"/>
        <w:rPr>
          <w:ins w:id="1233" w:author="Windows-felhasználó" w:date="2017-12-02T20:39:00Z"/>
        </w:rPr>
        <w:pPrChange w:id="1234" w:author="Windows-felhasználó" w:date="2017-12-02T20:40:00Z">
          <w:pPr>
            <w:ind w:firstLine="284"/>
          </w:pPr>
        </w:pPrChange>
      </w:pPr>
      <w:ins w:id="1235" w:author="Windows-felhasználó" w:date="2017-12-03T11:33:00Z">
        <w:r>
          <w:tab/>
        </w:r>
      </w:ins>
      <w:ins w:id="1236" w:author="Windows-felhasználó" w:date="2017-12-02T20:39:00Z">
        <w:r w:rsidR="00EC60A9">
          <w:tab/>
        </w:r>
        <w:r w:rsidR="00EC60A9">
          <w:tab/>
          <w:t>baudrate=9600,</w:t>
        </w:r>
      </w:ins>
    </w:p>
    <w:p w14:paraId="1D7AD93C" w14:textId="39D530FF" w:rsidR="00EC60A9" w:rsidRDefault="00EC60A9">
      <w:pPr>
        <w:pStyle w:val="Kd"/>
        <w:jc w:val="left"/>
        <w:rPr>
          <w:ins w:id="1237" w:author="Windows-felhasználó" w:date="2017-12-02T20:39:00Z"/>
        </w:rPr>
        <w:pPrChange w:id="1238" w:author="Windows-felhasználó" w:date="2017-12-02T20:40:00Z">
          <w:pPr>
            <w:ind w:firstLine="284"/>
          </w:pPr>
        </w:pPrChange>
      </w:pPr>
      <w:ins w:id="1239" w:author="Windows-felhasználó" w:date="2017-12-02T20:39:00Z">
        <w:r>
          <w:tab/>
        </w:r>
      </w:ins>
      <w:ins w:id="1240" w:author="Windows-felhasználó" w:date="2017-12-03T11:33:00Z">
        <w:r w:rsidR="006631F7">
          <w:tab/>
        </w:r>
      </w:ins>
      <w:ins w:id="1241" w:author="Windows-felhasználó" w:date="2017-12-02T20:39:00Z">
        <w:r>
          <w:tab/>
          <w:t>parity=serial.PARITY_ODD,</w:t>
        </w:r>
      </w:ins>
    </w:p>
    <w:p w14:paraId="0CEC99AF" w14:textId="63E52F60" w:rsidR="00EC60A9" w:rsidRDefault="006631F7">
      <w:pPr>
        <w:pStyle w:val="Kd"/>
        <w:jc w:val="left"/>
        <w:rPr>
          <w:ins w:id="1242" w:author="Windows-felhasználó" w:date="2017-12-02T20:39:00Z"/>
        </w:rPr>
        <w:pPrChange w:id="1243" w:author="Windows-felhasználó" w:date="2017-12-02T20:40:00Z">
          <w:pPr>
            <w:ind w:firstLine="284"/>
          </w:pPr>
        </w:pPrChange>
      </w:pPr>
      <w:ins w:id="1244" w:author="Windows-felhasználó" w:date="2017-12-03T11:33:00Z">
        <w:r>
          <w:tab/>
        </w:r>
      </w:ins>
      <w:ins w:id="1245" w:author="Windows-felhasználó" w:date="2017-12-02T20:39:00Z">
        <w:r w:rsidR="00EC60A9">
          <w:tab/>
        </w:r>
        <w:r w:rsidR="00EC60A9">
          <w:tab/>
          <w:t>stopbits=serial.STOPBITS_TWO,</w:t>
        </w:r>
      </w:ins>
    </w:p>
    <w:p w14:paraId="6BD07B9B" w14:textId="2117D3EF" w:rsidR="00EC60A9" w:rsidRDefault="00EC60A9">
      <w:pPr>
        <w:pStyle w:val="Kd"/>
        <w:jc w:val="left"/>
        <w:rPr>
          <w:ins w:id="1246" w:author="Windows-felhasználó" w:date="2017-12-02T20:39:00Z"/>
        </w:rPr>
        <w:pPrChange w:id="1247" w:author="Windows-felhasználó" w:date="2017-12-02T20:40:00Z">
          <w:pPr>
            <w:ind w:firstLine="284"/>
          </w:pPr>
        </w:pPrChange>
      </w:pPr>
      <w:ins w:id="1248" w:author="Windows-felhasználó" w:date="2017-12-02T20:39:00Z">
        <w:r>
          <w:tab/>
        </w:r>
      </w:ins>
      <w:ins w:id="1249" w:author="Windows-felhasználó" w:date="2017-12-03T11:33:00Z">
        <w:r w:rsidR="006631F7">
          <w:tab/>
        </w:r>
      </w:ins>
      <w:ins w:id="1250" w:author="Windows-felhasználó" w:date="2017-12-02T20:39:00Z">
        <w:r>
          <w:tab/>
          <w:t>bytesize=serial.SEVENBITS)</w:t>
        </w:r>
      </w:ins>
    </w:p>
    <w:p w14:paraId="3822C984" w14:textId="04C756B0" w:rsidR="00EC60A9" w:rsidRDefault="00EC60A9">
      <w:pPr>
        <w:pStyle w:val="Kd"/>
        <w:jc w:val="left"/>
        <w:rPr>
          <w:ins w:id="1251" w:author="Windows-felhasználó" w:date="2017-12-02T20:39:00Z"/>
        </w:rPr>
        <w:pPrChange w:id="1252" w:author="Windows-felhasználó" w:date="2017-12-02T20:40:00Z">
          <w:pPr>
            <w:ind w:firstLine="284"/>
          </w:pPr>
        </w:pPrChange>
      </w:pPr>
      <w:ins w:id="1253" w:author="Windows-felhasználó" w:date="2017-12-02T20:39:00Z">
        <w:r>
          <w:tab/>
        </w:r>
        <w:r>
          <w:tab/>
        </w:r>
      </w:ins>
      <w:ins w:id="1254" w:author="Windows-felhasználó" w:date="2017-12-03T11:33:00Z">
        <w:r w:rsidR="006631F7">
          <w:tab/>
        </w:r>
      </w:ins>
      <w:ins w:id="1255" w:author="Windows-felhasználó" w:date="2017-12-02T20:39:00Z">
        <w:r>
          <w:t>ser.isOpen()</w:t>
        </w:r>
      </w:ins>
    </w:p>
    <w:p w14:paraId="2999AF7C" w14:textId="66DCD602" w:rsidR="00EC60A9" w:rsidRDefault="006631F7">
      <w:pPr>
        <w:pStyle w:val="Kd"/>
        <w:jc w:val="left"/>
        <w:rPr>
          <w:ins w:id="1256" w:author="Windows-felhasználó" w:date="2017-12-02T20:39:00Z"/>
        </w:rPr>
        <w:pPrChange w:id="1257" w:author="Windows-felhasználó" w:date="2017-12-02T20:40:00Z">
          <w:pPr>
            <w:ind w:firstLine="284"/>
          </w:pPr>
        </w:pPrChange>
      </w:pPr>
      <w:ins w:id="1258" w:author="Windows-felhasználó" w:date="2017-12-03T11:33:00Z">
        <w:r>
          <w:tab/>
        </w:r>
      </w:ins>
      <w:ins w:id="1259" w:author="Windows-felhasználó" w:date="2017-12-02T20:39:00Z">
        <w:r w:rsidR="00EC60A9">
          <w:tab/>
        </w:r>
        <w:r w:rsidR="00EC60A9">
          <w:tab/>
          <w:t>time.sleep(3)</w:t>
        </w:r>
      </w:ins>
    </w:p>
    <w:p w14:paraId="5D675440" w14:textId="77777777" w:rsidR="00EC60A9" w:rsidRDefault="00EC60A9">
      <w:pPr>
        <w:pStyle w:val="Kd"/>
        <w:jc w:val="left"/>
        <w:rPr>
          <w:ins w:id="1260" w:author="Windows-felhasználó" w:date="2017-12-02T20:41:00Z"/>
        </w:rPr>
        <w:pPrChange w:id="1261" w:author="Windows-felhasználó" w:date="2017-12-02T20:40:00Z">
          <w:pPr>
            <w:ind w:firstLine="284"/>
          </w:pPr>
        </w:pPrChange>
      </w:pPr>
    </w:p>
    <w:p w14:paraId="4FF95C94" w14:textId="48FB3951" w:rsidR="00EC60A9" w:rsidRDefault="006631F7">
      <w:pPr>
        <w:pStyle w:val="Kd"/>
        <w:jc w:val="left"/>
        <w:rPr>
          <w:ins w:id="1262" w:author="Windows-felhasználó" w:date="2017-12-02T20:39:00Z"/>
        </w:rPr>
        <w:pPrChange w:id="1263" w:author="Windows-felhasználó" w:date="2017-12-02T20:40:00Z">
          <w:pPr>
            <w:ind w:firstLine="284"/>
          </w:pPr>
        </w:pPrChange>
      </w:pPr>
      <w:ins w:id="1264" w:author="Windows-felhasználó" w:date="2017-12-03T11:33:00Z">
        <w:r>
          <w:tab/>
        </w:r>
      </w:ins>
      <w:ins w:id="1265" w:author="Windows-felhasználó" w:date="2017-12-02T20:39:00Z">
        <w:r w:rsidR="00EC60A9">
          <w:tab/>
        </w:r>
        <w:r w:rsidR="00EC60A9">
          <w:tab/>
          <w:t>input = 'C'</w:t>
        </w:r>
      </w:ins>
    </w:p>
    <w:p w14:paraId="2C616D16" w14:textId="4653002C" w:rsidR="00EC60A9" w:rsidRDefault="00EC60A9">
      <w:pPr>
        <w:pStyle w:val="Kd"/>
        <w:jc w:val="left"/>
        <w:rPr>
          <w:ins w:id="1266" w:author="Windows-felhasználó" w:date="2017-12-02T20:39:00Z"/>
        </w:rPr>
        <w:pPrChange w:id="1267" w:author="Windows-felhasználó" w:date="2017-12-02T20:40:00Z">
          <w:pPr>
            <w:ind w:firstLine="284"/>
          </w:pPr>
        </w:pPrChange>
      </w:pPr>
      <w:ins w:id="1268" w:author="Windows-felhasználó" w:date="2017-12-02T20:39:00Z">
        <w:r>
          <w:tab/>
        </w:r>
      </w:ins>
      <w:ins w:id="1269" w:author="Windows-felhasználó" w:date="2017-12-03T11:33:00Z">
        <w:r w:rsidR="006631F7">
          <w:tab/>
        </w:r>
      </w:ins>
      <w:ins w:id="1270" w:author="Windows-felhasználó" w:date="2017-12-02T20:39:00Z">
        <w:r>
          <w:tab/>
          <w:t>out = ''</w:t>
        </w:r>
      </w:ins>
    </w:p>
    <w:p w14:paraId="30A2BE3C" w14:textId="20C3E009" w:rsidR="00EC60A9" w:rsidRDefault="00EC60A9">
      <w:pPr>
        <w:pStyle w:val="Kd"/>
        <w:jc w:val="left"/>
        <w:rPr>
          <w:ins w:id="1271" w:author="Windows-felhasználó" w:date="2017-12-02T20:39:00Z"/>
        </w:rPr>
        <w:pPrChange w:id="1272" w:author="Windows-felhasználó" w:date="2017-12-02T20:40:00Z">
          <w:pPr>
            <w:ind w:firstLine="284"/>
          </w:pPr>
        </w:pPrChange>
      </w:pPr>
      <w:ins w:id="1273" w:author="Windows-felhasználó" w:date="2017-12-02T20:39:00Z">
        <w:r>
          <w:tab/>
        </w:r>
        <w:r>
          <w:tab/>
        </w:r>
      </w:ins>
      <w:ins w:id="1274" w:author="Windows-felhasználó" w:date="2017-12-03T11:33:00Z">
        <w:r w:rsidR="006631F7">
          <w:tab/>
        </w:r>
      </w:ins>
      <w:ins w:id="1275" w:author="Windows-felhasználó" w:date="2017-12-02T20:39:00Z">
        <w:r>
          <w:t>ser.write(input)</w:t>
        </w:r>
      </w:ins>
    </w:p>
    <w:p w14:paraId="6E68C415" w14:textId="31C34AB8" w:rsidR="00EC60A9" w:rsidRDefault="006631F7">
      <w:pPr>
        <w:pStyle w:val="Kd"/>
        <w:jc w:val="left"/>
        <w:rPr>
          <w:ins w:id="1276" w:author="Windows-felhasználó" w:date="2017-12-02T20:39:00Z"/>
        </w:rPr>
        <w:pPrChange w:id="1277" w:author="Windows-felhasználó" w:date="2017-12-02T20:40:00Z">
          <w:pPr>
            <w:ind w:firstLine="284"/>
          </w:pPr>
        </w:pPrChange>
      </w:pPr>
      <w:ins w:id="1278" w:author="Windows-felhasználó" w:date="2017-12-03T11:33:00Z">
        <w:r>
          <w:tab/>
        </w:r>
      </w:ins>
      <w:ins w:id="1279" w:author="Windows-felhasználó" w:date="2017-12-02T20:39:00Z">
        <w:r w:rsidR="00EC60A9">
          <w:tab/>
        </w:r>
        <w:r w:rsidR="00EC60A9">
          <w:tab/>
          <w:t>time.sleep(1)</w:t>
        </w:r>
      </w:ins>
    </w:p>
    <w:p w14:paraId="443753FD" w14:textId="0F46FD74" w:rsidR="00EC60A9" w:rsidRDefault="00EC60A9">
      <w:pPr>
        <w:pStyle w:val="Kd"/>
        <w:jc w:val="left"/>
        <w:rPr>
          <w:ins w:id="1280" w:author="Windows-felhasználó" w:date="2017-12-02T20:39:00Z"/>
        </w:rPr>
        <w:pPrChange w:id="1281" w:author="Windows-felhasználó" w:date="2017-12-02T20:40:00Z">
          <w:pPr>
            <w:ind w:firstLine="284"/>
          </w:pPr>
        </w:pPrChange>
      </w:pPr>
      <w:ins w:id="1282" w:author="Windows-felhasználó" w:date="2017-12-02T20:39:00Z">
        <w:r>
          <w:tab/>
        </w:r>
      </w:ins>
      <w:ins w:id="1283" w:author="Windows-felhasználó" w:date="2017-12-03T11:33:00Z">
        <w:r w:rsidR="006631F7">
          <w:tab/>
        </w:r>
      </w:ins>
      <w:ins w:id="1284" w:author="Windows-felhasználó" w:date="2017-12-02T20:39:00Z">
        <w:r>
          <w:tab/>
          <w:t>while ser.inWaiting() &gt; 0:</w:t>
        </w:r>
      </w:ins>
    </w:p>
    <w:p w14:paraId="32140A04" w14:textId="2A24D300" w:rsidR="00EC60A9" w:rsidRDefault="00EC60A9">
      <w:pPr>
        <w:pStyle w:val="Kd"/>
        <w:jc w:val="left"/>
        <w:rPr>
          <w:ins w:id="1285" w:author="Windows-felhasználó" w:date="2017-12-02T20:39:00Z"/>
        </w:rPr>
        <w:pPrChange w:id="1286" w:author="Windows-felhasználó" w:date="2017-12-02T20:49:00Z">
          <w:pPr>
            <w:ind w:firstLine="284"/>
          </w:pPr>
        </w:pPrChange>
      </w:pPr>
      <w:ins w:id="1287" w:author="Windows-felhasználó" w:date="2017-12-02T20:39:00Z">
        <w:r>
          <w:tab/>
        </w:r>
        <w:r>
          <w:tab/>
        </w:r>
      </w:ins>
      <w:ins w:id="1288" w:author="Windows-felhasználó" w:date="2017-12-03T11:33:00Z">
        <w:r w:rsidR="006631F7">
          <w:tab/>
        </w:r>
      </w:ins>
      <w:ins w:id="1289" w:author="Windows-felhasználó" w:date="2017-12-02T20:39:00Z">
        <w:r>
          <w:tab/>
          <w:t>out += ser.read(1)</w:t>
        </w:r>
      </w:ins>
    </w:p>
    <w:p w14:paraId="1CE56042" w14:textId="77777777" w:rsidR="00F054C6" w:rsidRDefault="00EC60A9" w:rsidP="00F054C6">
      <w:pPr>
        <w:pStyle w:val="Kd"/>
        <w:jc w:val="left"/>
        <w:rPr>
          <w:ins w:id="1290" w:author="Windows-felhasználó" w:date="2017-12-02T21:25:00Z"/>
        </w:rPr>
      </w:pPr>
      <w:ins w:id="1291" w:author="Windows-felhasználó" w:date="2017-12-02T20:39:00Z">
        <w:r>
          <w:tab/>
        </w:r>
        <w:r>
          <w:tab/>
        </w:r>
        <w:r>
          <w:tab/>
        </w:r>
      </w:ins>
    </w:p>
    <w:p w14:paraId="26AA8577" w14:textId="4D04A940" w:rsidR="00F054C6" w:rsidRDefault="006631F7" w:rsidP="00F054C6">
      <w:pPr>
        <w:pStyle w:val="Kd"/>
        <w:jc w:val="left"/>
        <w:rPr>
          <w:ins w:id="1292" w:author="Windows-felhasználó" w:date="2017-12-02T21:25:00Z"/>
        </w:rPr>
      </w:pPr>
      <w:ins w:id="1293" w:author="Windows-felhasználó" w:date="2017-12-03T11:33:00Z">
        <w:r>
          <w:tab/>
        </w:r>
      </w:ins>
      <w:ins w:id="1294" w:author="Windows-felhasználó" w:date="2017-12-02T21:25:00Z">
        <w:r w:rsidR="00F054C6">
          <w:tab/>
        </w:r>
        <w:r w:rsidR="00F054C6">
          <w:tab/>
          <w:t>if (out != ''):</w:t>
        </w:r>
      </w:ins>
    </w:p>
    <w:p w14:paraId="45D0FFDD" w14:textId="28A3E6B4" w:rsidR="00EC60A9" w:rsidRDefault="00F054C6">
      <w:pPr>
        <w:pStyle w:val="Kd"/>
        <w:jc w:val="left"/>
        <w:rPr>
          <w:ins w:id="1295" w:author="Windows-felhasználó" w:date="2017-12-02T21:25:00Z"/>
        </w:rPr>
        <w:pPrChange w:id="1296" w:author="Windows-felhasználó" w:date="2017-12-02T20:40:00Z">
          <w:pPr>
            <w:ind w:firstLine="284"/>
          </w:pPr>
        </w:pPrChange>
      </w:pPr>
      <w:ins w:id="1297" w:author="Windows-felhasználó" w:date="2017-12-02T21:25:00Z">
        <w:r>
          <w:tab/>
        </w:r>
      </w:ins>
      <w:ins w:id="1298" w:author="Windows-felhasználó" w:date="2017-12-03T11:33:00Z">
        <w:r w:rsidR="006631F7">
          <w:tab/>
        </w:r>
      </w:ins>
      <w:ins w:id="1299" w:author="Windows-felhasználó" w:date="2017-12-02T21:25:00Z">
        <w:r>
          <w:tab/>
        </w:r>
        <w:r>
          <w:tab/>
          <w:t>raise ValueError('')</w:t>
        </w:r>
      </w:ins>
    </w:p>
    <w:p w14:paraId="0FF5810B" w14:textId="77777777" w:rsidR="00F054C6" w:rsidRDefault="00F054C6">
      <w:pPr>
        <w:pStyle w:val="Kd"/>
        <w:jc w:val="left"/>
        <w:rPr>
          <w:ins w:id="1300" w:author="Windows-felhasználó" w:date="2017-12-02T20:39:00Z"/>
        </w:rPr>
        <w:pPrChange w:id="1301" w:author="Windows-felhasználó" w:date="2017-12-02T20:40:00Z">
          <w:pPr>
            <w:ind w:firstLine="284"/>
          </w:pPr>
        </w:pPrChange>
      </w:pPr>
    </w:p>
    <w:p w14:paraId="7DF494E7" w14:textId="6F6E8C9A" w:rsidR="00EC60A9" w:rsidRDefault="006631F7">
      <w:pPr>
        <w:pStyle w:val="Kd"/>
        <w:jc w:val="left"/>
        <w:rPr>
          <w:ins w:id="1302" w:author="Windows-felhasználó" w:date="2017-12-02T20:39:00Z"/>
        </w:rPr>
        <w:pPrChange w:id="1303" w:author="Windows-felhasználó" w:date="2017-12-02T20:40:00Z">
          <w:pPr>
            <w:ind w:firstLine="284"/>
          </w:pPr>
        </w:pPrChange>
      </w:pPr>
      <w:ins w:id="1304" w:author="Windows-felhasználó" w:date="2017-12-03T11:33:00Z">
        <w:r>
          <w:tab/>
        </w:r>
      </w:ins>
      <w:ins w:id="1305" w:author="Windows-felhasználó" w:date="2017-12-02T20:39:00Z">
        <w:r w:rsidR="00EC60A9">
          <w:tab/>
        </w:r>
        <w:r w:rsidR="00EC60A9">
          <w:tab/>
          <w:t>db_cursor.execute(update_pots, (device, out))</w:t>
        </w:r>
      </w:ins>
    </w:p>
    <w:p w14:paraId="2B015708" w14:textId="5467D43D" w:rsidR="00EC60A9" w:rsidRDefault="00EC60A9">
      <w:pPr>
        <w:pStyle w:val="Kd"/>
        <w:jc w:val="left"/>
        <w:rPr>
          <w:ins w:id="1306" w:author="Windows-felhasználó" w:date="2017-12-02T20:39:00Z"/>
        </w:rPr>
        <w:pPrChange w:id="1307" w:author="Windows-felhasználó" w:date="2017-12-02T20:40:00Z">
          <w:pPr>
            <w:ind w:firstLine="284"/>
          </w:pPr>
        </w:pPrChange>
      </w:pPr>
      <w:ins w:id="1308" w:author="Windows-felhasználó" w:date="2017-12-02T20:39:00Z">
        <w:r>
          <w:tab/>
        </w:r>
      </w:ins>
      <w:ins w:id="1309" w:author="Windows-felhasználó" w:date="2017-12-03T11:33:00Z">
        <w:r w:rsidR="006631F7">
          <w:tab/>
        </w:r>
      </w:ins>
      <w:ins w:id="1310" w:author="Windows-felhasználó" w:date="2017-12-02T20:39:00Z">
        <w:r>
          <w:tab/>
          <w:t>db_cnx.commit()</w:t>
        </w:r>
      </w:ins>
    </w:p>
    <w:p w14:paraId="43CB3631" w14:textId="77777777" w:rsidR="00EC60A9" w:rsidRDefault="00EC60A9">
      <w:pPr>
        <w:pStyle w:val="Kd"/>
        <w:jc w:val="left"/>
        <w:rPr>
          <w:ins w:id="1311" w:author="Windows-felhasználó" w:date="2017-12-02T20:41:00Z"/>
        </w:rPr>
        <w:pPrChange w:id="1312" w:author="Windows-felhasználó" w:date="2017-12-02T20:40:00Z">
          <w:pPr>
            <w:ind w:firstLine="284"/>
          </w:pPr>
        </w:pPrChange>
      </w:pPr>
    </w:p>
    <w:p w14:paraId="2ECA2245" w14:textId="591F7B7F" w:rsidR="00EC60A9" w:rsidRDefault="006631F7">
      <w:pPr>
        <w:pStyle w:val="Kd"/>
        <w:jc w:val="left"/>
        <w:rPr>
          <w:ins w:id="1313" w:author="Windows-felhasználó" w:date="2017-12-02T20:39:00Z"/>
        </w:rPr>
        <w:pPrChange w:id="1314" w:author="Windows-felhasználó" w:date="2017-12-02T20:40:00Z">
          <w:pPr>
            <w:ind w:firstLine="284"/>
          </w:pPr>
        </w:pPrChange>
      </w:pPr>
      <w:ins w:id="1315" w:author="Windows-felhasználó" w:date="2017-12-03T11:33:00Z">
        <w:r>
          <w:tab/>
        </w:r>
      </w:ins>
      <w:ins w:id="1316" w:author="Windows-felhasználó" w:date="2017-12-02T20:39:00Z">
        <w:r w:rsidR="00EC60A9">
          <w:tab/>
        </w:r>
        <w:r w:rsidR="00EC60A9">
          <w:tab/>
          <w:t>ser.flush()</w:t>
        </w:r>
      </w:ins>
    </w:p>
    <w:p w14:paraId="1B916A3D" w14:textId="390BC658" w:rsidR="00EC60A9" w:rsidRDefault="00EC60A9">
      <w:pPr>
        <w:pStyle w:val="Kd"/>
        <w:jc w:val="left"/>
        <w:rPr>
          <w:ins w:id="1317" w:author="Windows-felhasználó" w:date="2017-12-02T20:39:00Z"/>
        </w:rPr>
        <w:pPrChange w:id="1318" w:author="Windows-felhasználó" w:date="2017-12-02T20:40:00Z">
          <w:pPr>
            <w:ind w:firstLine="284"/>
          </w:pPr>
        </w:pPrChange>
      </w:pPr>
      <w:ins w:id="1319" w:author="Windows-felhasználó" w:date="2017-12-02T20:39:00Z">
        <w:r>
          <w:tab/>
        </w:r>
        <w:r>
          <w:tab/>
        </w:r>
      </w:ins>
    </w:p>
    <w:p w14:paraId="34A57057" w14:textId="23E4993D" w:rsidR="00EC60A9" w:rsidRDefault="00EC60A9">
      <w:pPr>
        <w:pStyle w:val="Kd"/>
        <w:jc w:val="left"/>
        <w:rPr>
          <w:ins w:id="1320" w:author="Windows-felhasználó" w:date="2017-12-02T20:39:00Z"/>
        </w:rPr>
        <w:pPrChange w:id="1321" w:author="Windows-felhasználó" w:date="2017-12-02T20:40:00Z">
          <w:pPr>
            <w:ind w:firstLine="284"/>
          </w:pPr>
        </w:pPrChange>
      </w:pPr>
      <w:ins w:id="1322" w:author="Windows-felhasználó" w:date="2017-12-02T20:39:00Z">
        <w:r>
          <w:tab/>
        </w:r>
      </w:ins>
      <w:ins w:id="1323" w:author="Windows-felhasználó" w:date="2017-12-03T11:33:00Z">
        <w:r w:rsidR="006631F7">
          <w:tab/>
        </w:r>
      </w:ins>
      <w:ins w:id="1324" w:author="Windows-felhasználó" w:date="2017-12-02T20:39:00Z">
        <w:r>
          <w:t>except SerialException</w:t>
        </w:r>
      </w:ins>
      <w:ins w:id="1325" w:author="Windows-felhasználó" w:date="2017-12-02T21:26:00Z">
        <w:r w:rsidR="00F054C6">
          <w:t>, ValueError</w:t>
        </w:r>
      </w:ins>
      <w:ins w:id="1326" w:author="Windows-felhasználó" w:date="2017-12-02T20:39:00Z">
        <w:r>
          <w:t xml:space="preserve"> as ex:</w:t>
        </w:r>
      </w:ins>
    </w:p>
    <w:p w14:paraId="49D38CB3" w14:textId="4C37EC04" w:rsidR="00EC60A9" w:rsidRDefault="00EC60A9">
      <w:pPr>
        <w:pStyle w:val="Kd"/>
        <w:jc w:val="left"/>
        <w:rPr>
          <w:ins w:id="1327" w:author="Windows-felhasználó" w:date="2017-12-02T20:39:00Z"/>
        </w:rPr>
        <w:pPrChange w:id="1328" w:author="Windows-felhasználó" w:date="2017-12-02T20:40:00Z">
          <w:pPr>
            <w:ind w:firstLine="284"/>
          </w:pPr>
        </w:pPrChange>
      </w:pPr>
      <w:ins w:id="1329" w:author="Windows-felhasználó" w:date="2017-12-02T20:39:00Z">
        <w:r>
          <w:tab/>
        </w:r>
        <w:r>
          <w:tab/>
        </w:r>
      </w:ins>
      <w:ins w:id="1330" w:author="Windows-felhasználó" w:date="2017-12-03T11:33:00Z">
        <w:r w:rsidR="006631F7">
          <w:tab/>
        </w:r>
      </w:ins>
      <w:ins w:id="1331" w:author="Windows-felhasználó" w:date="2017-12-02T20:39:00Z">
        <w:r>
          <w:t>print device + ' isn\'t an arduino'</w:t>
        </w:r>
      </w:ins>
    </w:p>
    <w:p w14:paraId="53C999B9" w14:textId="7C5AD290" w:rsidR="00EC60A9" w:rsidRDefault="006631F7">
      <w:pPr>
        <w:pStyle w:val="Kd"/>
        <w:jc w:val="left"/>
        <w:rPr>
          <w:ins w:id="1332" w:author="Windows-felhasználó" w:date="2017-12-02T20:39:00Z"/>
        </w:rPr>
        <w:pPrChange w:id="1333" w:author="Windows-felhasználó" w:date="2017-12-02T20:40:00Z">
          <w:pPr>
            <w:ind w:firstLine="284"/>
          </w:pPr>
        </w:pPrChange>
      </w:pPr>
      <w:ins w:id="1334" w:author="Windows-felhasználó" w:date="2017-12-03T11:33:00Z">
        <w:r>
          <w:tab/>
        </w:r>
      </w:ins>
      <w:ins w:id="1335" w:author="Windows-felhasználó" w:date="2017-12-02T20:39:00Z">
        <w:r w:rsidR="00EC60A9">
          <w:tab/>
          <w:t>except mysql.connector.Error as ex:</w:t>
        </w:r>
      </w:ins>
    </w:p>
    <w:p w14:paraId="781B4138" w14:textId="6455684E" w:rsidR="00EC60A9" w:rsidRDefault="00EC60A9">
      <w:pPr>
        <w:pStyle w:val="Kd"/>
        <w:jc w:val="left"/>
        <w:rPr>
          <w:ins w:id="1336" w:author="Windows-felhasználó" w:date="2017-12-02T20:39:00Z"/>
        </w:rPr>
        <w:pPrChange w:id="1337" w:author="Windows-felhasználó" w:date="2017-12-02T20:40:00Z">
          <w:pPr>
            <w:ind w:firstLine="284"/>
          </w:pPr>
        </w:pPrChange>
      </w:pPr>
      <w:ins w:id="1338" w:author="Windows-felhasználó" w:date="2017-12-02T20:39:00Z">
        <w:r>
          <w:tab/>
        </w:r>
      </w:ins>
      <w:ins w:id="1339" w:author="Windows-felhasználó" w:date="2017-12-03T11:33:00Z">
        <w:r w:rsidR="006631F7">
          <w:tab/>
        </w:r>
      </w:ins>
      <w:ins w:id="1340" w:author="Windows-felhasználó" w:date="2017-12-02T20:39:00Z">
        <w:r>
          <w:tab/>
          <w:t>print ex</w:t>
        </w:r>
      </w:ins>
    </w:p>
    <w:p w14:paraId="222A2AA2" w14:textId="11F2A21F" w:rsidR="00F81A38" w:rsidRDefault="00F81A38">
      <w:pPr>
        <w:pStyle w:val="Kd"/>
        <w:ind w:left="0"/>
        <w:jc w:val="left"/>
        <w:rPr>
          <w:ins w:id="1341" w:author="Windows-felhasználó" w:date="2017-12-02T20:39:00Z"/>
        </w:rPr>
        <w:pPrChange w:id="1342" w:author="Windows-felhasználó" w:date="2017-12-02T21:47:00Z">
          <w:pPr>
            <w:ind w:firstLine="284"/>
          </w:pPr>
        </w:pPrChange>
      </w:pPr>
    </w:p>
    <w:p w14:paraId="52C45442" w14:textId="0C6CE6CF" w:rsidR="00EC60A9" w:rsidRDefault="006631F7">
      <w:pPr>
        <w:pStyle w:val="Kd"/>
        <w:jc w:val="left"/>
        <w:rPr>
          <w:ins w:id="1343" w:author="Windows-felhasználó" w:date="2017-12-02T20:39:00Z"/>
        </w:rPr>
        <w:pPrChange w:id="1344" w:author="Windows-felhasználó" w:date="2017-12-02T20:40:00Z">
          <w:pPr>
            <w:ind w:firstLine="284"/>
          </w:pPr>
        </w:pPrChange>
      </w:pPr>
      <w:ins w:id="1345" w:author="Windows-felhasználó" w:date="2017-12-03T11:33:00Z">
        <w:r>
          <w:tab/>
        </w:r>
      </w:ins>
      <w:ins w:id="1346" w:author="Windows-felhasználó" w:date="2017-12-02T20:39:00Z">
        <w:r w:rsidR="00EC60A9">
          <w:t>#getting pots, and starting a process for each</w:t>
        </w:r>
      </w:ins>
    </w:p>
    <w:p w14:paraId="50E14915" w14:textId="69E63F14" w:rsidR="00EC60A9" w:rsidRDefault="006631F7">
      <w:pPr>
        <w:pStyle w:val="Kd"/>
        <w:jc w:val="left"/>
        <w:rPr>
          <w:ins w:id="1347" w:author="Windows-felhasználó" w:date="2017-12-02T20:39:00Z"/>
        </w:rPr>
        <w:pPrChange w:id="1348" w:author="Windows-felhasználó" w:date="2017-12-02T20:40:00Z">
          <w:pPr>
            <w:ind w:firstLine="284"/>
          </w:pPr>
        </w:pPrChange>
      </w:pPr>
      <w:ins w:id="1349" w:author="Windows-felhasználó" w:date="2017-12-03T11:33:00Z">
        <w:r>
          <w:tab/>
        </w:r>
      </w:ins>
      <w:ins w:id="1350" w:author="Windows-felhasználó" w:date="2017-12-02T20:39:00Z">
        <w:r w:rsidR="00EC60A9">
          <w:t>get_pots_ID = ('select ID from POTS;')</w:t>
        </w:r>
      </w:ins>
    </w:p>
    <w:p w14:paraId="6DBD940D" w14:textId="218CC7A2" w:rsidR="00EC60A9" w:rsidRDefault="006631F7">
      <w:pPr>
        <w:pStyle w:val="Kd"/>
        <w:jc w:val="left"/>
        <w:rPr>
          <w:ins w:id="1351" w:author="Windows-felhasználó" w:date="2017-12-02T20:39:00Z"/>
        </w:rPr>
        <w:pPrChange w:id="1352" w:author="Windows-felhasználó" w:date="2017-12-02T20:40:00Z">
          <w:pPr>
            <w:ind w:firstLine="284"/>
          </w:pPr>
        </w:pPrChange>
      </w:pPr>
      <w:ins w:id="1353" w:author="Windows-felhasználó" w:date="2017-12-03T11:33:00Z">
        <w:r>
          <w:tab/>
        </w:r>
      </w:ins>
      <w:ins w:id="1354" w:author="Windows-felhasználó" w:date="2017-12-02T20:39:00Z">
        <w:r w:rsidR="00EC60A9">
          <w:t>db_cursor.execute(get_pots_ID)</w:t>
        </w:r>
      </w:ins>
    </w:p>
    <w:p w14:paraId="1CE5A65E" w14:textId="77777777" w:rsidR="00EC60A9" w:rsidRDefault="00EC60A9">
      <w:pPr>
        <w:pStyle w:val="Kd"/>
        <w:jc w:val="left"/>
        <w:rPr>
          <w:ins w:id="1355" w:author="Windows-felhasználó" w:date="2017-12-02T20:39:00Z"/>
        </w:rPr>
        <w:pPrChange w:id="1356" w:author="Windows-felhasználó" w:date="2017-12-02T20:40:00Z">
          <w:pPr>
            <w:ind w:firstLine="284"/>
          </w:pPr>
        </w:pPrChange>
      </w:pPr>
    </w:p>
    <w:p w14:paraId="312C3080" w14:textId="5E235D01" w:rsidR="00EC60A9" w:rsidRDefault="006631F7">
      <w:pPr>
        <w:pStyle w:val="Kd"/>
        <w:jc w:val="left"/>
        <w:rPr>
          <w:ins w:id="1357" w:author="Windows-felhasználó" w:date="2017-12-02T20:39:00Z"/>
        </w:rPr>
        <w:pPrChange w:id="1358" w:author="Windows-felhasználó" w:date="2017-12-02T20:40:00Z">
          <w:pPr>
            <w:ind w:firstLine="284"/>
          </w:pPr>
        </w:pPrChange>
      </w:pPr>
      <w:ins w:id="1359" w:author="Windows-felhasználó" w:date="2017-12-03T11:33:00Z">
        <w:r>
          <w:tab/>
        </w:r>
      </w:ins>
      <w:ins w:id="1360" w:author="Windows-felhasználó" w:date="2017-12-02T20:39:00Z">
        <w:r w:rsidR="00EC60A9">
          <w:t>pot_id_list = db_cursor.fetchall()</w:t>
        </w:r>
      </w:ins>
    </w:p>
    <w:p w14:paraId="25F5C9C8" w14:textId="77777777" w:rsidR="00EC60A9" w:rsidRDefault="00EC60A9">
      <w:pPr>
        <w:pStyle w:val="Kd"/>
        <w:jc w:val="left"/>
        <w:rPr>
          <w:ins w:id="1361" w:author="Windows-felhasználó" w:date="2017-12-02T20:41:00Z"/>
        </w:rPr>
        <w:pPrChange w:id="1362" w:author="Windows-felhasználó" w:date="2017-12-02T20:40:00Z">
          <w:pPr>
            <w:ind w:firstLine="284"/>
          </w:pPr>
        </w:pPrChange>
      </w:pPr>
    </w:p>
    <w:p w14:paraId="42958D33" w14:textId="0C3E730E" w:rsidR="00EC60A9" w:rsidRDefault="006631F7">
      <w:pPr>
        <w:pStyle w:val="Kd"/>
        <w:jc w:val="left"/>
        <w:rPr>
          <w:ins w:id="1363" w:author="Windows-felhasználó" w:date="2017-12-02T20:39:00Z"/>
        </w:rPr>
        <w:pPrChange w:id="1364" w:author="Windows-felhasználó" w:date="2017-12-02T20:40:00Z">
          <w:pPr>
            <w:ind w:firstLine="284"/>
          </w:pPr>
        </w:pPrChange>
      </w:pPr>
      <w:ins w:id="1365" w:author="Windows-felhasználó" w:date="2017-12-03T11:33:00Z">
        <w:r>
          <w:tab/>
        </w:r>
      </w:ins>
      <w:ins w:id="1366" w:author="Windows-felhasználó" w:date="2017-12-02T20:39:00Z">
        <w:r w:rsidR="00EC60A9">
          <w:t>db_cursor.close()</w:t>
        </w:r>
      </w:ins>
    </w:p>
    <w:p w14:paraId="7E56B50A" w14:textId="7B899BF2" w:rsidR="00EC60A9" w:rsidRDefault="006631F7">
      <w:pPr>
        <w:pStyle w:val="Kd"/>
        <w:jc w:val="left"/>
        <w:rPr>
          <w:ins w:id="1367" w:author="Windows-felhasználó" w:date="2017-12-02T20:39:00Z"/>
        </w:rPr>
        <w:pPrChange w:id="1368" w:author="Windows-felhasználó" w:date="2017-12-02T20:40:00Z">
          <w:pPr>
            <w:ind w:firstLine="284"/>
          </w:pPr>
        </w:pPrChange>
      </w:pPr>
      <w:ins w:id="1369" w:author="Windows-felhasználó" w:date="2017-12-03T11:33:00Z">
        <w:r>
          <w:tab/>
        </w:r>
      </w:ins>
      <w:ins w:id="1370" w:author="Windows-felhasználó" w:date="2017-12-02T20:39:00Z">
        <w:r w:rsidR="00EC60A9">
          <w:t>db_cnx.close()</w:t>
        </w:r>
        <w:r w:rsidR="00EC60A9">
          <w:tab/>
        </w:r>
      </w:ins>
    </w:p>
    <w:p w14:paraId="5F6C46D4" w14:textId="77777777" w:rsidR="00EC60A9" w:rsidRDefault="00EC60A9">
      <w:pPr>
        <w:pStyle w:val="Kd"/>
        <w:jc w:val="left"/>
        <w:rPr>
          <w:ins w:id="1371" w:author="Windows-felhasználó" w:date="2017-12-02T20:39:00Z"/>
        </w:rPr>
        <w:pPrChange w:id="1372" w:author="Windows-felhasználó" w:date="2017-12-02T20:40:00Z">
          <w:pPr>
            <w:ind w:firstLine="284"/>
          </w:pPr>
        </w:pPrChange>
      </w:pPr>
    </w:p>
    <w:p w14:paraId="57E61924" w14:textId="162450E5" w:rsidR="00EC60A9" w:rsidRDefault="006631F7">
      <w:pPr>
        <w:pStyle w:val="Kd"/>
        <w:jc w:val="left"/>
        <w:rPr>
          <w:ins w:id="1373" w:author="Windows-felhasználó" w:date="2017-12-02T20:39:00Z"/>
        </w:rPr>
        <w:pPrChange w:id="1374" w:author="Windows-felhasználó" w:date="2017-12-02T20:40:00Z">
          <w:pPr>
            <w:ind w:firstLine="284"/>
          </w:pPr>
        </w:pPrChange>
      </w:pPr>
      <w:ins w:id="1375" w:author="Windows-felhasználó" w:date="2017-12-03T11:33:00Z">
        <w:r>
          <w:tab/>
        </w:r>
      </w:ins>
      <w:ins w:id="1376" w:author="Windows-felhasználó" w:date="2017-12-02T20:39:00Z">
        <w:r w:rsidR="00EC60A9">
          <w:t>for element in pot_id_list:</w:t>
        </w:r>
      </w:ins>
    </w:p>
    <w:p w14:paraId="315F6A06" w14:textId="7EA14F08" w:rsidR="00EC60A9" w:rsidRDefault="00EC60A9">
      <w:pPr>
        <w:pStyle w:val="Kd"/>
        <w:jc w:val="left"/>
        <w:rPr>
          <w:ins w:id="1377" w:author="Windows-felhasználó" w:date="2017-12-02T20:39:00Z"/>
        </w:rPr>
        <w:pPrChange w:id="1378" w:author="Windows-felhasználó" w:date="2017-12-02T20:40:00Z">
          <w:pPr>
            <w:ind w:firstLine="284"/>
          </w:pPr>
        </w:pPrChange>
      </w:pPr>
      <w:ins w:id="1379" w:author="Windows-felhasználó" w:date="2017-12-02T20:39:00Z">
        <w:r>
          <w:tab/>
        </w:r>
      </w:ins>
      <w:ins w:id="1380" w:author="Windows-felhasználó" w:date="2017-12-03T11:33:00Z">
        <w:r w:rsidR="006631F7">
          <w:tab/>
        </w:r>
      </w:ins>
      <w:ins w:id="1381" w:author="Windows-felhasználó" w:date="2017-12-02T20:39:00Z">
        <w:r>
          <w:t>id_str = str(element[0])</w:t>
        </w:r>
      </w:ins>
    </w:p>
    <w:p w14:paraId="3DB76E60" w14:textId="0B8DAFB8" w:rsidR="002F0E56" w:rsidRDefault="006631F7">
      <w:pPr>
        <w:pStyle w:val="Kd"/>
        <w:ind w:left="720"/>
        <w:jc w:val="left"/>
        <w:rPr>
          <w:ins w:id="1382" w:author="Windows-felhasználó" w:date="2017-12-03T11:03:00Z"/>
        </w:rPr>
        <w:pPrChange w:id="1383" w:author="Windows-felhasználó" w:date="2017-12-03T11:34:00Z">
          <w:pPr/>
        </w:pPrChange>
      </w:pPr>
      <w:ins w:id="1384" w:author="Windows-felhasználó" w:date="2017-12-03T11:33:00Z">
        <w:r>
          <w:tab/>
        </w:r>
      </w:ins>
      <w:ins w:id="1385" w:author="Windows-felhasználó" w:date="2017-12-02T20:39:00Z">
        <w:r w:rsidR="00EC60A9">
          <w:tab/>
          <w:t>subprocess.Popen("python /home/pi/plantcare_raspberry/PLANTCARE_RASPBERRY/baseprog.py</w:t>
        </w:r>
      </w:ins>
      <w:ins w:id="1386" w:author="Windows-felhasználó" w:date="2017-12-03T09:50:00Z">
        <w:r w:rsidR="00383007">
          <w:t xml:space="preserve"> </w:t>
        </w:r>
      </w:ins>
      <w:ins w:id="1387" w:author="Windows-felhasználó" w:date="2017-12-02T20:39:00Z">
        <w:r w:rsidR="00EC60A9">
          <w:t xml:space="preserve">" </w:t>
        </w:r>
      </w:ins>
    </w:p>
    <w:p w14:paraId="0110187E" w14:textId="18AA1DEF" w:rsidR="00EC60A9" w:rsidRDefault="002F0E56">
      <w:pPr>
        <w:pStyle w:val="Kd"/>
        <w:jc w:val="left"/>
        <w:rPr>
          <w:ins w:id="1388" w:author="Windows-felhasználó" w:date="2017-12-03T11:21:00Z"/>
        </w:rPr>
        <w:pPrChange w:id="1389" w:author="Windows-felhasználó" w:date="2017-12-02T20:40:00Z">
          <w:pPr/>
        </w:pPrChange>
      </w:pPr>
      <w:ins w:id="1390" w:author="Windows-felhasználó" w:date="2017-12-03T11:03:00Z">
        <w:r>
          <w:tab/>
        </w:r>
      </w:ins>
      <w:ins w:id="1391" w:author="Windows-felhasználó" w:date="2017-12-02T20:39:00Z">
        <w:r w:rsidR="00EC60A9">
          <w:t>+ id_str, shell=True)</w:t>
        </w:r>
      </w:ins>
    </w:p>
    <w:p w14:paraId="0DBB05C7" w14:textId="77777777" w:rsidR="000B0D24" w:rsidRDefault="000B0D24" w:rsidP="000B0D24">
      <w:pPr>
        <w:pStyle w:val="Kd"/>
        <w:jc w:val="left"/>
        <w:rPr>
          <w:ins w:id="1392" w:author="Windows-felhasználó" w:date="2017-12-03T11:21:00Z"/>
        </w:rPr>
      </w:pPr>
    </w:p>
    <w:p w14:paraId="5AD95738" w14:textId="71B27E85" w:rsidR="000B0D24" w:rsidRDefault="006631F7" w:rsidP="000B0D24">
      <w:pPr>
        <w:pStyle w:val="Kd"/>
        <w:jc w:val="left"/>
        <w:rPr>
          <w:ins w:id="1393" w:author="Windows-felhasználó" w:date="2017-12-03T11:21:00Z"/>
        </w:rPr>
      </w:pPr>
      <w:ins w:id="1394" w:author="Windows-felhasználó" w:date="2017-12-03T11:34:00Z">
        <w:r>
          <w:tab/>
        </w:r>
      </w:ins>
      <w:ins w:id="1395" w:author="Windows-felhasználó" w:date="2017-12-03T11:21:00Z">
        <w:r w:rsidR="000B0D24">
          <w:t>schedule.every(10).minutes.do(checkNewPots.work())</w:t>
        </w:r>
      </w:ins>
    </w:p>
    <w:p w14:paraId="5EF3EB77" w14:textId="4B48A666" w:rsidR="000B0D24" w:rsidRDefault="006631F7" w:rsidP="000B0D24">
      <w:pPr>
        <w:pStyle w:val="Kd"/>
        <w:jc w:val="left"/>
        <w:rPr>
          <w:ins w:id="1396" w:author="Windows-felhasználó" w:date="2017-12-03T11:21:00Z"/>
        </w:rPr>
      </w:pPr>
      <w:ins w:id="1397" w:author="Windows-felhasználó" w:date="2017-12-03T11:34:00Z">
        <w:r>
          <w:tab/>
        </w:r>
      </w:ins>
      <w:ins w:id="1398" w:author="Windows-felhasználó" w:date="2017-12-03T11:21:00Z">
        <w:r w:rsidR="000B0D24">
          <w:t>while True:</w:t>
        </w:r>
      </w:ins>
    </w:p>
    <w:p w14:paraId="4E9D1231" w14:textId="2CE8685A" w:rsidR="000B0D24" w:rsidRDefault="000B0D24" w:rsidP="000B0D24">
      <w:pPr>
        <w:pStyle w:val="Kd"/>
        <w:jc w:val="left"/>
        <w:rPr>
          <w:ins w:id="1399" w:author="Windows-felhasználó" w:date="2017-12-03T11:21:00Z"/>
        </w:rPr>
      </w:pPr>
      <w:ins w:id="1400" w:author="Windows-felhasználó" w:date="2017-12-03T11:21:00Z">
        <w:r>
          <w:tab/>
        </w:r>
      </w:ins>
      <w:ins w:id="1401" w:author="Windows-felhasználó" w:date="2017-12-03T11:34:00Z">
        <w:r w:rsidR="006631F7">
          <w:tab/>
        </w:r>
      </w:ins>
      <w:ins w:id="1402" w:author="Windows-felhasználó" w:date="2017-12-03T11:21:00Z">
        <w:r>
          <w:t>schedule.run_pending()</w:t>
        </w:r>
      </w:ins>
    </w:p>
    <w:p w14:paraId="514B2B32" w14:textId="32A0D15B" w:rsidR="000B0D24" w:rsidRDefault="006631F7">
      <w:pPr>
        <w:pStyle w:val="Kd"/>
        <w:jc w:val="left"/>
        <w:rPr>
          <w:ins w:id="1403" w:author="Windows-felhasználó" w:date="2017-12-02T16:51:00Z"/>
        </w:rPr>
        <w:pPrChange w:id="1404" w:author="Windows-felhasználó" w:date="2017-12-02T20:40:00Z">
          <w:pPr/>
        </w:pPrChange>
      </w:pPr>
      <w:ins w:id="1405" w:author="Windows-felhasználó" w:date="2017-12-03T11:34:00Z">
        <w:r>
          <w:tab/>
        </w:r>
      </w:ins>
      <w:ins w:id="1406" w:author="Windows-felhasználó" w:date="2017-12-03T11:21:00Z">
        <w:r w:rsidR="000B0D24">
          <w:tab/>
          <w:t>time.sleep(1)</w:t>
        </w:r>
      </w:ins>
    </w:p>
    <w:p w14:paraId="50A65979" w14:textId="5CC6E897" w:rsidR="00237059" w:rsidRPr="00237059" w:rsidRDefault="00497555">
      <w:pPr>
        <w:pStyle w:val="Cmsor4"/>
        <w:rPr>
          <w:ins w:id="1407" w:author="Windows-felhasználó" w:date="2017-12-02T16:46:00Z"/>
          <w:rPrChange w:id="1408" w:author="Windows-felhasználó" w:date="2017-12-02T16:48:00Z">
            <w:rPr>
              <w:ins w:id="1409" w:author="Windows-felhasználó" w:date="2017-12-02T16:46:00Z"/>
            </w:rPr>
          </w:rPrChange>
        </w:rPr>
        <w:pPrChange w:id="1410" w:author="Windows-felhasználó" w:date="2017-12-02T17:01:00Z">
          <w:pPr/>
        </w:pPrChange>
      </w:pPr>
      <w:ins w:id="1411" w:author="Windows-felhasználó" w:date="2017-12-02T16:58:00Z">
        <w:r>
          <w:lastRenderedPageBreak/>
          <w:t>Gondozási program</w:t>
        </w:r>
      </w:ins>
    </w:p>
    <w:p w14:paraId="2719B09E" w14:textId="3514B733" w:rsidR="00422893" w:rsidRDefault="002F0E56" w:rsidP="00422893">
      <w:pPr>
        <w:ind w:firstLine="709"/>
        <w:rPr>
          <w:ins w:id="1412" w:author="Windows-felhasználó" w:date="2017-12-03T11:43:00Z"/>
        </w:rPr>
      </w:pPr>
      <w:ins w:id="1413" w:author="Windows-felhasználó" w:date="2017-12-03T11:01:00Z">
        <w:r>
          <w:t>A</w:t>
        </w:r>
      </w:ins>
      <w:ins w:id="1414" w:author="Windows-felhasználó" w:date="2017-12-03T11:17:00Z">
        <w:r w:rsidR="000B0D24">
          <w:t xml:space="preserve"> tervezés során a</w:t>
        </w:r>
      </w:ins>
      <w:ins w:id="1415" w:author="Windows-felhasználó" w:date="2017-12-03T11:01:00Z">
        <w:r>
          <w:t xml:space="preserve"> </w:t>
        </w:r>
      </w:ins>
      <w:ins w:id="1416" w:author="Windows-felhasználó" w:date="2017-12-03T11:05:00Z">
        <w:r w:rsidR="00CA6936">
          <w:t xml:space="preserve">fő </w:t>
        </w:r>
      </w:ins>
      <w:ins w:id="1417" w:author="Windows-felhasználó" w:date="2017-12-03T11:01:00Z">
        <w:r>
          <w:t xml:space="preserve">program </w:t>
        </w:r>
      </w:ins>
      <w:ins w:id="1418" w:author="Windows-felhasználó" w:date="2017-12-03T11:05:00Z">
        <w:r w:rsidR="00CA6936">
          <w:t>felelőssége</w:t>
        </w:r>
      </w:ins>
      <w:ins w:id="1419" w:author="Windows-felhasználó" w:date="2017-12-03T11:17:00Z">
        <w:r w:rsidR="000B0D24">
          <w:t>ként</w:t>
        </w:r>
      </w:ins>
      <w:ins w:id="1420" w:author="Windows-felhasználó" w:date="2017-12-03T11:05:00Z">
        <w:r w:rsidR="00CA6936">
          <w:t xml:space="preserve">, </w:t>
        </w:r>
      </w:ins>
      <w:ins w:id="1421" w:author="Windows-felhasználó" w:date="2017-12-03T11:17:00Z">
        <w:r w:rsidR="000B0D24">
          <w:t>a</w:t>
        </w:r>
      </w:ins>
      <w:ins w:id="1422" w:author="Windows-felhasználó" w:date="2017-12-03T11:05:00Z">
        <w:r w:rsidR="00CA6936">
          <w:t>z adott cserép</w:t>
        </w:r>
      </w:ins>
      <w:ins w:id="1423" w:author="Windows-felhasználó" w:date="2017-12-03T11:14:00Z">
        <w:r w:rsidR="000B0D24">
          <w:t xml:space="preserve">re vonatkozó adatgyűjtési és </w:t>
        </w:r>
      </w:ins>
      <w:ins w:id="1424" w:author="Windows-felhasználó" w:date="2017-12-03T11:16:00Z">
        <w:r w:rsidR="000B0D24">
          <w:t xml:space="preserve">gondozási teendők vezénylését állapítottam meg. </w:t>
        </w:r>
      </w:ins>
      <w:ins w:id="1425" w:author="Windows-felhasználó" w:date="2017-12-03T11:35:00Z">
        <w:r w:rsidR="00FF36C7">
          <w:t xml:space="preserve">Ezeket a feladatokat külön modulokba szerveztem, </w:t>
        </w:r>
      </w:ins>
      <w:ins w:id="1426" w:author="Windows-felhasználó" w:date="2017-12-03T11:39:00Z">
        <w:r w:rsidR="00FF36C7">
          <w:t xml:space="preserve">így a </w:t>
        </w:r>
      </w:ins>
      <w:ins w:id="1427" w:author="Windows-felhasználó" w:date="2017-12-03T11:43:00Z">
        <w:r w:rsidR="00FF36C7">
          <w:t xml:space="preserve">fő program feladata tényleg annyi, hogy a megfelelő időközönként elindítsa az alfeladatokat. </w:t>
        </w:r>
      </w:ins>
    </w:p>
    <w:p w14:paraId="3E3D6B77" w14:textId="59FD651C" w:rsidR="00B84DC0" w:rsidRDefault="00FF36C7">
      <w:pPr>
        <w:ind w:firstLine="709"/>
        <w:rPr>
          <w:ins w:id="1428" w:author="Windows-felhasználó" w:date="2017-12-03T14:00:00Z"/>
        </w:rPr>
      </w:pPr>
      <w:ins w:id="1429" w:author="Windows-felhasználó" w:date="2017-12-03T11:45:00Z">
        <w:r>
          <w:t xml:space="preserve">Négy ilyen művelet van, a gyakori fénymérés, </w:t>
        </w:r>
        <w:r w:rsidR="0026360C">
          <w:t xml:space="preserve">az adatok mentése </w:t>
        </w:r>
      </w:ins>
      <w:ins w:id="1430" w:author="Windows-felhasználó" w:date="2017-12-03T12:23:00Z">
        <w:r w:rsidR="00E03982">
          <w:t>(</w:t>
        </w:r>
      </w:ins>
      <w:ins w:id="1431" w:author="Windows-felhasználó" w:date="2017-12-03T11:45:00Z">
        <w:r w:rsidR="0026360C">
          <w:t>adatbázisba és szerverre</w:t>
        </w:r>
      </w:ins>
      <w:ins w:id="1432" w:author="Windows-felhasználó" w:date="2017-12-03T12:23:00Z">
        <w:r w:rsidR="00E03982">
          <w:t>)</w:t>
        </w:r>
      </w:ins>
      <w:ins w:id="1433" w:author="Windows-felhasználó" w:date="2017-12-03T11:45:00Z">
        <w:r w:rsidR="0026360C">
          <w:t>, cserépre vonatkozó utasítások lekérdezése és végrehajtása, valamint a napi gondozási teendők elvégzése.</w:t>
        </w:r>
      </w:ins>
      <w:ins w:id="1434" w:author="Windows-felhasználó" w:date="2017-12-03T12:28:00Z">
        <w:r w:rsidR="00E176D6">
          <w:t xml:space="preserve"> </w:t>
        </w:r>
      </w:ins>
      <w:ins w:id="1435" w:author="Windows-felhasználó" w:date="2017-12-03T12:41:00Z">
        <w:r w:rsidR="00091B4F">
          <w:t>Ezek időzített indításához újból a schedule könyvtárat használom.</w:t>
        </w:r>
      </w:ins>
    </w:p>
    <w:p w14:paraId="763918CE" w14:textId="154742E8" w:rsidR="003C06DA" w:rsidRDefault="00AA335F">
      <w:pPr>
        <w:ind w:firstLine="709"/>
        <w:rPr>
          <w:ins w:id="1436" w:author="Windows-felhasználó" w:date="2017-12-03T15:29:00Z"/>
        </w:rPr>
      </w:pPr>
      <w:ins w:id="1437" w:author="Windows-felhasználó" w:date="2017-12-03T14:00:00Z">
        <w:r>
          <w:t xml:space="preserve">A első lépésben a program lekérdezi az adatbázisból a cseréphez </w:t>
        </w:r>
      </w:ins>
      <w:ins w:id="1438" w:author="Windows-felhasználó" w:date="2017-12-03T14:02:00Z">
        <w:r>
          <w:t>elérési útját a soros adatkapcsolat felépítéséhez, valamint a naplemente idejét a gondozás időzítéséhez. Ezután bekonfigurálom az ütemezést, és elindítom az ütemezés</w:t>
        </w:r>
      </w:ins>
      <w:ins w:id="1439" w:author="Windows-felhasználó" w:date="2017-12-03T14:05:00Z">
        <w:r>
          <w:t xml:space="preserve"> végrehajtó ciklust. </w:t>
        </w:r>
      </w:ins>
      <w:ins w:id="1440" w:author="Windows-felhasználó" w:date="2017-12-03T14:07:00Z">
        <w:r w:rsidR="003C06DA">
          <w:t xml:space="preserve"> </w:t>
        </w:r>
      </w:ins>
      <w:ins w:id="1441" w:author="Windows-felhasználó" w:date="2017-12-03T14:16:00Z">
        <w:r w:rsidR="004E6376">
          <w:t xml:space="preserve">Amikor a schedule végrehajt egy utasítást, </w:t>
        </w:r>
      </w:ins>
      <w:ins w:id="1442" w:author="Windows-felhasználó" w:date="2017-12-03T14:17:00Z">
        <w:r w:rsidR="004E6376">
          <w:t xml:space="preserve">addig blokkolja az alkalmazást, amig a végrehajtás véget nem ér. Ez </w:t>
        </w:r>
      </w:ins>
      <w:ins w:id="1443" w:author="Windows-felhasználó" w:date="2017-12-03T14:18:00Z">
        <w:r w:rsidR="004E6376">
          <w:t xml:space="preserve">gyors lefutású kódok </w:t>
        </w:r>
      </w:ins>
      <w:ins w:id="1444" w:author="Windows-felhasználó" w:date="2017-12-03T14:17:00Z">
        <w:r w:rsidR="004E6376">
          <w:t xml:space="preserve">esetén nem jelent problémát, viszont a potenciálisan </w:t>
        </w:r>
      </w:ins>
      <w:ins w:id="1445" w:author="Windows-felhasználó" w:date="2017-12-03T14:18:00Z">
        <w:r w:rsidR="004E6376">
          <w:t xml:space="preserve">sokáig tartó folyamatok esetén már </w:t>
        </w:r>
      </w:ins>
      <w:ins w:id="1446" w:author="Windows-felhasználó" w:date="2017-12-03T14:19:00Z">
        <w:r w:rsidR="004E6376">
          <w:t xml:space="preserve">foglalkozni kell vele. </w:t>
        </w:r>
      </w:ins>
      <w:ins w:id="1447" w:author="Windows-felhasználó" w:date="2017-12-03T14:30:00Z">
        <w:r w:rsidR="004E424D">
          <w:t xml:space="preserve">A fénymérés és az adatok mentése hamar végrehajtódik, így </w:t>
        </w:r>
      </w:ins>
      <w:ins w:id="1448" w:author="Windows-felhasználó" w:date="2017-12-03T14:31:00Z">
        <w:r w:rsidR="004E424D">
          <w:t xml:space="preserve">ezeket nem </w:t>
        </w:r>
      </w:ins>
      <w:ins w:id="1449" w:author="Windows-felhasználó" w:date="2017-12-03T15:17:00Z">
        <w:r w:rsidR="003E66FA">
          <w:t xml:space="preserve">lenne muszáj háttérfolyamatként elindítani, </w:t>
        </w:r>
      </w:ins>
      <w:ins w:id="1450" w:author="Windows-felhasználó" w:date="2017-12-03T15:18:00Z">
        <w:r w:rsidR="003E66FA">
          <w:t xml:space="preserve">viszont </w:t>
        </w:r>
      </w:ins>
      <w:ins w:id="1451" w:author="Windows-felhasználó" w:date="2017-12-03T15:17:00Z">
        <w:r w:rsidR="003E66FA">
          <w:t xml:space="preserve">az utasításokat végrehajtó és a gondozó modul </w:t>
        </w:r>
      </w:ins>
      <w:ins w:id="1452" w:author="Windows-felhasználó" w:date="2017-12-03T15:19:00Z">
        <w:r w:rsidR="003E66FA">
          <w:t xml:space="preserve">adott esetben sokáig futhat, így ezek mindenképpen külön folyamatokat igényelnek, hogy ne akasszák meg a program működését. A konzisztencia érdekében, </w:t>
        </w:r>
      </w:ins>
      <w:ins w:id="1453" w:author="Windows-felhasználó" w:date="2017-12-03T15:20:00Z">
        <w:r w:rsidR="003E66FA">
          <w:t xml:space="preserve">a fénymérést és adatmentést is alfolyamatként indítom. </w:t>
        </w:r>
      </w:ins>
      <w:ins w:id="1454" w:author="Windows-felhasználó" w:date="2017-12-03T15:22:00Z">
        <w:r w:rsidR="003E66FA">
          <w:t xml:space="preserve">Ezeket a programokat úgy implementáltam, hogy parancssori argumentumként várják a cserép azonosítóját, valamint a </w:t>
        </w:r>
      </w:ins>
      <w:ins w:id="1455" w:author="Windows-felhasználó" w:date="2017-12-03T15:23:00Z">
        <w:r w:rsidR="003E66FA">
          <w:t>cserép elérési útját a soros adatkapcsolathoz, amit ez alapján építenek fel. Úgy is meg lehetne oldani, hogy csak a cserép azonosítót adom át neki</w:t>
        </w:r>
      </w:ins>
      <w:ins w:id="1456" w:author="Windows-felhasználó" w:date="2017-12-03T15:28:00Z">
        <w:r w:rsidR="00B73FB2">
          <w:t>k</w:t>
        </w:r>
      </w:ins>
      <w:ins w:id="1457" w:author="Windows-felhasználó" w:date="2017-12-03T15:25:00Z">
        <w:r w:rsidR="003E66FA">
          <w:t>, és az adatbázisból lekérdez</w:t>
        </w:r>
      </w:ins>
      <w:ins w:id="1458" w:author="Windows-felhasználó" w:date="2017-12-03T15:29:00Z">
        <w:r w:rsidR="00B73FB2">
          <w:t>ik az elérési utat, viszont így elég a fő programban egy adatbázis művelet, a négy helyett.</w:t>
        </w:r>
      </w:ins>
    </w:p>
    <w:p w14:paraId="69DE70C8" w14:textId="532A4A16" w:rsidR="00B73FB2" w:rsidRDefault="00B73FB2">
      <w:pPr>
        <w:ind w:firstLine="709"/>
        <w:rPr>
          <w:ins w:id="1459" w:author="Windows-felhasználó" w:date="2017-12-03T15:33:00Z"/>
        </w:rPr>
      </w:pPr>
      <w:ins w:id="1460" w:author="Windows-felhasználó" w:date="2017-12-03T15:30:00Z">
        <w:r>
          <w:t xml:space="preserve">A fénymérést a </w:t>
        </w:r>
        <w:r w:rsidRPr="00B73FB2">
          <w:rPr>
            <w:b/>
            <w:rPrChange w:id="1461" w:author="Windows-felhasználó" w:date="2017-12-03T15:31:00Z">
              <w:rPr/>
            </w:rPrChange>
          </w:rPr>
          <w:t>sampleLight.</w:t>
        </w:r>
      </w:ins>
      <w:ins w:id="1462" w:author="Windows-felhasználó" w:date="2017-12-03T15:31:00Z">
        <w:r>
          <w:rPr>
            <w:b/>
          </w:rPr>
          <w:t xml:space="preserve">py </w:t>
        </w:r>
        <w:r>
          <w:t xml:space="preserve"> fájlban implementáltam, egy számkódot küldök az Arduinonak, amire az válaszol a fényszenzorból vett adattal. Ezután ezt az adatot elmentem az adatbázisba</w:t>
        </w:r>
      </w:ins>
      <w:ins w:id="1463" w:author="Windows-felhasználó" w:date="2017-12-03T15:33:00Z">
        <w:r>
          <w:t>.</w:t>
        </w:r>
      </w:ins>
    </w:p>
    <w:p w14:paraId="0E6CCABA" w14:textId="77777777" w:rsidR="00357115" w:rsidRDefault="00B73FB2">
      <w:pPr>
        <w:ind w:firstLine="709"/>
        <w:rPr>
          <w:ins w:id="1464" w:author="Windows-felhasználó" w:date="2017-12-03T15:49:00Z"/>
        </w:rPr>
      </w:pPr>
      <w:ins w:id="1465" w:author="Windows-felhasználó" w:date="2017-12-03T15:34:00Z">
        <w:r>
          <w:t xml:space="preserve">Az adatmentést a </w:t>
        </w:r>
        <w:r w:rsidRPr="00B73FB2">
          <w:rPr>
            <w:b/>
            <w:rPrChange w:id="1466" w:author="Windows-felhasználó" w:date="2017-12-03T15:34:00Z">
              <w:rPr/>
            </w:rPrChange>
          </w:rPr>
          <w:t>persistData.py</w:t>
        </w:r>
        <w:r>
          <w:rPr>
            <w:b/>
          </w:rPr>
          <w:t xml:space="preserve"> </w:t>
        </w:r>
        <w:r w:rsidR="00357115">
          <w:t xml:space="preserve">fájlban valósítottam meg. </w:t>
        </w:r>
      </w:ins>
      <w:ins w:id="1467" w:author="Windows-felhasználó" w:date="2017-12-03T15:43:00Z">
        <w:r w:rsidR="00357115">
          <w:t xml:space="preserve">Ehhez </w:t>
        </w:r>
      </w:ins>
      <w:ins w:id="1468" w:author="Windows-felhasználó" w:date="2017-12-03T15:44:00Z">
        <w:r w:rsidR="00357115">
          <w:t xml:space="preserve">ki kell számítani a legutóbbi adatmentés óta eltelt </w:t>
        </w:r>
      </w:ins>
      <w:ins w:id="1469" w:author="Windows-felhasználó" w:date="2017-12-03T15:45:00Z">
        <w:r w:rsidR="00357115">
          <w:t xml:space="preserve">idő alatti </w:t>
        </w:r>
      </w:ins>
      <w:ins w:id="1470" w:author="Windows-felhasználó" w:date="2017-12-03T15:44:00Z">
        <w:r w:rsidR="00357115">
          <w:t xml:space="preserve">fényes </w:t>
        </w:r>
      </w:ins>
      <w:ins w:id="1471" w:author="Windows-felhasználó" w:date="2017-12-03T15:45:00Z">
        <w:r w:rsidR="00357115">
          <w:t>percek számát</w:t>
        </w:r>
      </w:ins>
      <w:ins w:id="1472" w:author="Windows-felhasználó" w:date="2017-12-03T15:47:00Z">
        <w:r w:rsidR="00357115">
          <w:t xml:space="preserve">. </w:t>
        </w:r>
      </w:ins>
      <w:ins w:id="1473" w:author="Windows-felhasználó" w:date="2017-12-03T15:48:00Z">
        <w:r w:rsidR="00357115">
          <w:t xml:space="preserve">Ahelyett, hogy lekérdezném az összes adatot a fénymérés táblázatából, és a Python programban dolgoznám </w:t>
        </w:r>
      </w:ins>
      <w:ins w:id="1474" w:author="Windows-felhasználó" w:date="2017-12-03T15:49:00Z">
        <w:r w:rsidR="00357115">
          <w:t>fel ezeket, egy összetett SQL utasítás segítségével kérdezem le, hány százaléka volt a mintáknak a kívánt szintérték felett.</w:t>
        </w:r>
      </w:ins>
    </w:p>
    <w:p w14:paraId="2BFBB897" w14:textId="09A271DE" w:rsidR="00357115" w:rsidRDefault="00357115">
      <w:pPr>
        <w:pStyle w:val="Kd"/>
        <w:rPr>
          <w:ins w:id="1475" w:author="Windows-felhasználó" w:date="2017-12-03T15:51:00Z"/>
        </w:rPr>
        <w:pPrChange w:id="1476" w:author="Windows-felhasználó" w:date="2017-12-03T15:51:00Z">
          <w:pPr>
            <w:ind w:firstLine="709"/>
          </w:pPr>
        </w:pPrChange>
      </w:pPr>
      <w:ins w:id="1477" w:author="Windows-felhasználó" w:date="2017-12-03T15:51:00Z">
        <w:r>
          <w:lastRenderedPageBreak/>
          <w:t>select ((select COUNT(*) from FREQ_LIGHT</w:t>
        </w:r>
      </w:ins>
    </w:p>
    <w:p w14:paraId="72E5541E" w14:textId="3C96C2B8" w:rsidR="00357115" w:rsidRDefault="00357115">
      <w:pPr>
        <w:pStyle w:val="Kd"/>
        <w:rPr>
          <w:ins w:id="1478" w:author="Windows-felhasználó" w:date="2017-12-03T15:51:00Z"/>
        </w:rPr>
        <w:pPrChange w:id="1479" w:author="Windows-felhasználó" w:date="2017-12-03T15:51:00Z">
          <w:pPr>
            <w:ind w:firstLine="709"/>
          </w:pPr>
        </w:pPrChange>
      </w:pPr>
      <w:ins w:id="1480" w:author="Windows-felhasználó" w:date="2017-12-03T15:51:00Z">
        <w:r>
          <w:t>where LIGHT &lt;= (select REQ_LIGHT from PLANT_CONFIGS</w:t>
        </w:r>
      </w:ins>
    </w:p>
    <w:p w14:paraId="62D8E5E0" w14:textId="6A5BF1D5" w:rsidR="00357115" w:rsidRDefault="00357115">
      <w:pPr>
        <w:pStyle w:val="Kd"/>
        <w:rPr>
          <w:ins w:id="1481" w:author="Windows-felhasználó" w:date="2017-12-03T15:51:00Z"/>
        </w:rPr>
        <w:pPrChange w:id="1482" w:author="Windows-felhasználó" w:date="2017-12-03T15:51:00Z">
          <w:pPr>
            <w:ind w:firstLine="709"/>
          </w:pPr>
        </w:pPrChange>
      </w:pPr>
      <w:ins w:id="1483" w:author="Windows-felhasználó" w:date="2017-12-03T15:51:00Z">
        <w:r>
          <w:t>where ID in (select PLANT_CONFIG_ID from POTS</w:t>
        </w:r>
      </w:ins>
    </w:p>
    <w:p w14:paraId="48995833" w14:textId="77777777" w:rsidR="00357115" w:rsidRDefault="00357115">
      <w:pPr>
        <w:pStyle w:val="Kd"/>
        <w:rPr>
          <w:ins w:id="1484" w:author="Windows-felhasználó" w:date="2017-12-03T15:51:00Z"/>
        </w:rPr>
        <w:pPrChange w:id="1485" w:author="Windows-felhasználó" w:date="2017-12-03T15:51:00Z">
          <w:pPr>
            <w:ind w:firstLine="709"/>
          </w:pPr>
        </w:pPrChange>
      </w:pPr>
      <w:ins w:id="1486" w:author="Windows-felhasználó" w:date="2017-12-03T15:51:00Z">
        <w:r>
          <w:t xml:space="preserve">where ID = %s)) and POT_ID = %s)*100 / COUNT(*)) </w:t>
        </w:r>
      </w:ins>
    </w:p>
    <w:p w14:paraId="18691A6B" w14:textId="5F3D2AA1" w:rsidR="00B73FB2" w:rsidRPr="00B73FB2" w:rsidRDefault="00357115">
      <w:pPr>
        <w:pStyle w:val="Kd"/>
        <w:rPr>
          <w:ins w:id="1487" w:author="Windows-felhasználó" w:date="2017-12-03T15:20:00Z"/>
          <w:rPrChange w:id="1488" w:author="Windows-felhasználó" w:date="2017-12-03T15:34:00Z">
            <w:rPr>
              <w:ins w:id="1489" w:author="Windows-felhasználó" w:date="2017-12-03T15:20:00Z"/>
            </w:rPr>
          </w:rPrChange>
        </w:rPr>
        <w:pPrChange w:id="1490" w:author="Windows-felhasználó" w:date="2017-12-03T15:51:00Z">
          <w:pPr>
            <w:ind w:firstLine="709"/>
          </w:pPr>
        </w:pPrChange>
      </w:pPr>
      <w:ins w:id="1491" w:author="Windows-felhasználó" w:date="2017-12-03T15:51:00Z">
        <w:r>
          <w:t>as PERCENTAGEOFSUFFICIENT from FREQ_LIGHT;"</w:t>
        </w:r>
      </w:ins>
    </w:p>
    <w:p w14:paraId="006C888F" w14:textId="42007C12" w:rsidR="003E66FA" w:rsidRDefault="00DF3820">
      <w:pPr>
        <w:ind w:firstLine="709"/>
        <w:rPr>
          <w:ins w:id="1492" w:author="Windows-felhasználó" w:date="2017-12-03T16:00:00Z"/>
        </w:rPr>
      </w:pPr>
      <w:ins w:id="1493" w:author="Windows-felhasználó" w:date="2017-12-03T15:52:00Z">
        <w:r>
          <w:t>Ezt az eredményt tízzel elosztva azt kapom meg, hogy az elmúlt tíz percben</w:t>
        </w:r>
      </w:ins>
      <w:ins w:id="1494" w:author="Windows-felhasználó" w:date="2017-12-03T15:53:00Z">
        <w:r>
          <w:t xml:space="preserve"> </w:t>
        </w:r>
      </w:ins>
      <w:ins w:id="1495" w:author="Windows-felhasználó" w:date="2017-12-03T15:52:00Z">
        <w:r>
          <w:t xml:space="preserve">hány </w:t>
        </w:r>
      </w:ins>
      <w:ins w:id="1496" w:author="Windows-felhasználó" w:date="2017-12-03T15:53:00Z">
        <w:r>
          <w:t>percen keresztül voltak kedvezőek a fényviszonyok (</w:t>
        </w:r>
      </w:ins>
      <w:ins w:id="1497" w:author="Windows-felhasználó" w:date="2017-12-03T15:55:00Z">
        <w:r>
          <w:t>hetvenöt százalék</w:t>
        </w:r>
      </w:ins>
      <w:ins w:id="1498" w:author="Windows-felhasználó" w:date="2017-12-03T15:54:00Z">
        <w:r>
          <w:t xml:space="preserve"> osztva tízzel </w:t>
        </w:r>
      </w:ins>
      <w:ins w:id="1499" w:author="Windows-felhasználó" w:date="2017-12-03T15:55:00Z">
        <w:r>
          <w:t>hét és fél</w:t>
        </w:r>
      </w:ins>
      <w:ins w:id="1500" w:author="Windows-felhasználó" w:date="2017-12-03T15:54:00Z">
        <w:r>
          <w:t xml:space="preserve"> perc). </w:t>
        </w:r>
      </w:ins>
      <w:ins w:id="1501" w:author="Windows-felhasználó" w:date="2017-12-03T15:56:00Z">
        <w:r>
          <w:t>Ezután lekérdezem a többi adatot az Arduinorol, és ezeket kiegészítve az előbbi számítás eredményével elküldöm a szerverre, majd mentem az adatbázisba. Végezetül törlöm a gyakori fénymérés táblázatából a</w:t>
        </w:r>
      </w:ins>
      <w:ins w:id="1502" w:author="Windows-felhasználó" w:date="2017-12-03T15:57:00Z">
        <w:r>
          <w:t>z aktuális</w:t>
        </w:r>
      </w:ins>
      <w:ins w:id="1503" w:author="Windows-felhasználó" w:date="2017-12-03T15:56:00Z">
        <w:r>
          <w:t xml:space="preserve"> cserép </w:t>
        </w:r>
      </w:ins>
      <w:ins w:id="1504" w:author="Windows-felhasználó" w:date="2017-12-03T15:57:00Z">
        <w:r>
          <w:t xml:space="preserve">azonosítójához tartozó adatokat, így </w:t>
        </w:r>
      </w:ins>
      <w:ins w:id="1505" w:author="Windows-felhasználó" w:date="2017-12-03T15:58:00Z">
        <w:r>
          <w:t xml:space="preserve">az egymást követő adatmentések során nem kell azzal foglalkozni, hogy </w:t>
        </w:r>
      </w:ins>
      <w:ins w:id="1506" w:author="Windows-felhasználó" w:date="2017-12-03T15:59:00Z">
        <w:r>
          <w:t>szűrjük az eredményt a legutóbbi mentés óta eltelt időszakra, mert csak olyan adatok lesznek az adatbázisban, amik azután lettek beszúrva.</w:t>
        </w:r>
      </w:ins>
    </w:p>
    <w:p w14:paraId="3AFDE33D" w14:textId="33A4402B" w:rsidR="00027008" w:rsidRDefault="00027008">
      <w:pPr>
        <w:ind w:firstLine="709"/>
        <w:rPr>
          <w:ins w:id="1507" w:author="Windows-felhasználó" w:date="2017-12-03T16:49:00Z"/>
        </w:rPr>
      </w:pPr>
      <w:ins w:id="1508" w:author="Windows-felhasználó" w:date="2017-12-03T16:36:00Z">
        <w:r>
          <w:t xml:space="preserve">A cserépre vonatkozó utasítások </w:t>
        </w:r>
      </w:ins>
      <w:ins w:id="1509" w:author="Windows-felhasználó" w:date="2017-12-03T16:37:00Z">
        <w:r>
          <w:t>feldolgozása</w:t>
        </w:r>
      </w:ins>
      <w:ins w:id="1510" w:author="Windows-felhasználó" w:date="2017-12-03T16:38:00Z">
        <w:r>
          <w:t xml:space="preserve"> a </w:t>
        </w:r>
        <w:r>
          <w:rPr>
            <w:b/>
          </w:rPr>
          <w:t>checkPendingCommand.py</w:t>
        </w:r>
        <w:r>
          <w:t xml:space="preserve"> fájlban található, és </w:t>
        </w:r>
      </w:ins>
      <w:ins w:id="1511" w:author="Windows-felhasználó" w:date="2017-12-03T16:37:00Z">
        <w:r>
          <w:t xml:space="preserve">hasonlóan történik, mint a </w:t>
        </w:r>
      </w:ins>
      <w:ins w:id="1512" w:author="Windows-felhasználó" w:date="2017-12-03T16:38:00Z">
        <w:r>
          <w:t xml:space="preserve">telepített egységre vonatkozó utasítások kezelése. </w:t>
        </w:r>
      </w:ins>
      <w:ins w:id="1513" w:author="Windows-felhasználó" w:date="2017-12-03T16:47:00Z">
        <w:r w:rsidR="00706EF3">
          <w:t>A cserép azonosító alapján l</w:t>
        </w:r>
      </w:ins>
      <w:ins w:id="1514" w:author="Windows-felhasználó" w:date="2017-12-03T16:46:00Z">
        <w:r>
          <w:t xml:space="preserve">ekérem szerverről, átalakítom </w:t>
        </w:r>
        <w:r>
          <w:rPr>
            <w:b/>
          </w:rPr>
          <w:t>Command</w:t>
        </w:r>
        <w:r>
          <w:t xml:space="preserve"> típusúvá, és egyenként végrehajtom</w:t>
        </w:r>
      </w:ins>
      <w:ins w:id="1515" w:author="Windows-felhasználó" w:date="2017-12-03T17:13:00Z">
        <w:r w:rsidR="0075371D">
          <w:t>, majd törlöm őket</w:t>
        </w:r>
      </w:ins>
      <w:ins w:id="1516" w:author="Windows-felhasználó" w:date="2017-12-03T17:14:00Z">
        <w:r w:rsidR="0075371D">
          <w:t xml:space="preserve"> a szerverről</w:t>
        </w:r>
      </w:ins>
      <w:ins w:id="1517" w:author="Windows-felhasználó" w:date="2017-12-03T16:46:00Z">
        <w:r>
          <w:t xml:space="preserve">. </w:t>
        </w:r>
      </w:ins>
      <w:ins w:id="1518" w:author="Windows-felhasználó" w:date="2017-12-03T16:47:00Z">
        <w:r w:rsidR="00706EF3">
          <w:t xml:space="preserve">A jelenleg támogatott </w:t>
        </w:r>
      </w:ins>
      <w:ins w:id="1519" w:author="Windows-felhasználó" w:date="2017-12-03T16:54:00Z">
        <w:r w:rsidR="00706EF3">
          <w:t xml:space="preserve">cserépszintű </w:t>
        </w:r>
      </w:ins>
      <w:ins w:id="1520" w:author="Windows-felhasználó" w:date="2017-12-03T16:47:00Z">
        <w:r w:rsidR="00706EF3">
          <w:t>para</w:t>
        </w:r>
      </w:ins>
      <w:ins w:id="1521" w:author="Windows-felhasználó" w:date="2017-12-03T16:48:00Z">
        <w:r w:rsidR="00706EF3">
          <w:t>ncsok a következők:</w:t>
        </w:r>
      </w:ins>
    </w:p>
    <w:p w14:paraId="7FDBC13B" w14:textId="5A3FC18E" w:rsidR="00706EF3" w:rsidRDefault="00706EF3">
      <w:pPr>
        <w:pStyle w:val="Listaszerbekezds"/>
        <w:numPr>
          <w:ilvl w:val="0"/>
          <w:numId w:val="30"/>
        </w:numPr>
        <w:rPr>
          <w:ins w:id="1522" w:author="Windows-felhasználó" w:date="2017-12-03T16:51:00Z"/>
        </w:rPr>
        <w:pPrChange w:id="1523" w:author="Windows-felhasználó" w:date="2017-12-03T16:51:00Z">
          <w:pPr>
            <w:ind w:firstLine="709"/>
          </w:pPr>
        </w:pPrChange>
      </w:pPr>
      <w:ins w:id="1524" w:author="Windows-felhasználó" w:date="2017-12-03T16:51:00Z">
        <w:r>
          <w:t>W: öntözés, paramétere az öntözés mennyisége deciliterben</w:t>
        </w:r>
      </w:ins>
      <w:ins w:id="1525" w:author="Windows-felhasználó" w:date="2017-12-03T16:54:00Z">
        <w:r>
          <w:t>,</w:t>
        </w:r>
      </w:ins>
    </w:p>
    <w:p w14:paraId="6C34C142" w14:textId="0C6690A2" w:rsidR="00706EF3" w:rsidRDefault="00706EF3">
      <w:pPr>
        <w:pStyle w:val="Listaszerbekezds"/>
        <w:numPr>
          <w:ilvl w:val="0"/>
          <w:numId w:val="30"/>
        </w:numPr>
        <w:rPr>
          <w:ins w:id="1526" w:author="Windows-felhasználó" w:date="2017-12-03T16:51:00Z"/>
        </w:rPr>
        <w:pPrChange w:id="1527" w:author="Windows-felhasználó" w:date="2017-12-03T16:51:00Z">
          <w:pPr>
            <w:ind w:firstLine="709"/>
          </w:pPr>
        </w:pPrChange>
      </w:pPr>
      <w:ins w:id="1528" w:author="Windows-felhasználó" w:date="2017-12-03T16:51:00Z">
        <w:r>
          <w:t>L_SPEC: világítás, paramétere az világítás időtartama percben</w:t>
        </w:r>
      </w:ins>
      <w:ins w:id="1529" w:author="Windows-felhasználó" w:date="2017-12-03T16:54:00Z">
        <w:r>
          <w:t>,</w:t>
        </w:r>
      </w:ins>
    </w:p>
    <w:p w14:paraId="66E23559" w14:textId="3A6B10B6" w:rsidR="00706EF3" w:rsidRDefault="00706EF3">
      <w:pPr>
        <w:pStyle w:val="Listaszerbekezds"/>
        <w:numPr>
          <w:ilvl w:val="0"/>
          <w:numId w:val="30"/>
        </w:numPr>
        <w:rPr>
          <w:ins w:id="1530" w:author="Windows-felhasználó" w:date="2017-12-03T16:48:00Z"/>
        </w:rPr>
        <w:pPrChange w:id="1531" w:author="Windows-felhasználó" w:date="2017-12-03T16:51:00Z">
          <w:pPr>
            <w:ind w:firstLine="709"/>
          </w:pPr>
        </w:pPrChange>
      </w:pPr>
      <w:ins w:id="1532" w:author="Windows-felhasználó" w:date="2017-12-03T16:52:00Z">
        <w:r>
          <w:t xml:space="preserve">C_CHNG: </w:t>
        </w:r>
      </w:ins>
      <w:ins w:id="1533" w:author="Windows-felhasználó" w:date="2017-12-03T16:53:00Z">
        <w:r>
          <w:t>növény konfiguráció megváltoztatása, paramétere a szerveren található új növény konfiguráció azonosítója.</w:t>
        </w:r>
      </w:ins>
    </w:p>
    <w:p w14:paraId="5B667BAC" w14:textId="77777777" w:rsidR="007A7DEA" w:rsidRDefault="00706EF3">
      <w:pPr>
        <w:ind w:firstLine="709"/>
        <w:rPr>
          <w:ins w:id="1534" w:author="Windows-felhasználó" w:date="2017-12-03T17:03:00Z"/>
        </w:rPr>
      </w:pPr>
      <w:ins w:id="1535" w:author="Windows-felhasználó" w:date="2017-12-03T16:54:00Z">
        <w:r>
          <w:t>Az Arduino úgy programoztam be, hogy ha öntözésre való utasítást kap, akkor egy decilitern</w:t>
        </w:r>
        <w:r w:rsidR="007A7DEA">
          <w:t>yi vizet szolgáltat a növénynek. A szerverről</w:t>
        </w:r>
      </w:ins>
      <w:ins w:id="1536" w:author="Windows-felhasználó" w:date="2017-12-03T17:01:00Z">
        <w:r w:rsidR="007A7DEA">
          <w:t xml:space="preserve"> </w:t>
        </w:r>
      </w:ins>
      <w:ins w:id="1537" w:author="Windows-felhasználó" w:date="2017-12-03T16:54:00Z">
        <w:r w:rsidR="007A7DEA">
          <w:t>érkező parancs</w:t>
        </w:r>
      </w:ins>
      <w:ins w:id="1538" w:author="Windows-felhasználó" w:date="2017-12-03T17:02:00Z">
        <w:r w:rsidR="007A7DEA">
          <w:t xml:space="preserve"> paramétere tartalmazza, hány deciliter a kívánt öntözés mennyisége, így ennyiszer </w:t>
        </w:r>
      </w:ins>
      <w:ins w:id="1539" w:author="Windows-felhasználó" w:date="2017-12-03T17:03:00Z">
        <w:r w:rsidR="007A7DEA">
          <w:t>kell kiadni az Arduino számára az öntözés utasítást.</w:t>
        </w:r>
      </w:ins>
    </w:p>
    <w:p w14:paraId="7CBE0F46" w14:textId="22639525" w:rsidR="00706EF3" w:rsidRDefault="007A7DEA">
      <w:pPr>
        <w:ind w:firstLine="709"/>
        <w:rPr>
          <w:ins w:id="1540" w:author="Windows-felhasználó" w:date="2017-12-03T17:16:00Z"/>
        </w:rPr>
      </w:pPr>
      <w:ins w:id="1541" w:author="Windows-felhasználó" w:date="2017-12-03T17:03:00Z">
        <w:r>
          <w:t xml:space="preserve"> </w:t>
        </w:r>
      </w:ins>
      <w:ins w:id="1542" w:author="Windows-felhasználó" w:date="2017-12-03T17:14:00Z">
        <w:r w:rsidR="0075371D">
          <w:t xml:space="preserve">A világítás parancs végrehajtása során </w:t>
        </w:r>
      </w:ins>
      <w:ins w:id="1543" w:author="Windows-felhasználó" w:date="2017-12-03T17:15:00Z">
        <w:r w:rsidR="0075371D">
          <w:t xml:space="preserve">először utasítom az Arduinot, hogy kapcsolja fel a lámpát, majd a </w:t>
        </w:r>
        <w:r w:rsidR="0075371D">
          <w:rPr>
            <w:b/>
          </w:rPr>
          <w:t xml:space="preserve">time </w:t>
        </w:r>
      </w:ins>
      <w:ins w:id="1544" w:author="Windows-felhasználó" w:date="2017-12-03T17:16:00Z">
        <w:r w:rsidR="0075371D">
          <w:t xml:space="preserve">könyvtár </w:t>
        </w:r>
        <w:r w:rsidR="0075371D">
          <w:rPr>
            <w:b/>
          </w:rPr>
          <w:t>sleep</w:t>
        </w:r>
        <w:r w:rsidR="0075371D">
          <w:t xml:space="preserve"> metódusának segítségével altatom a programot a paraméterben kapott ideig, ezután utasítom az Arduinot, hogy kapcsolja le a lámpát.</w:t>
        </w:r>
      </w:ins>
    </w:p>
    <w:p w14:paraId="615D6709" w14:textId="126B2B60" w:rsidR="0075371D" w:rsidRDefault="0075371D">
      <w:pPr>
        <w:ind w:firstLine="709"/>
        <w:rPr>
          <w:ins w:id="1545" w:author="Windows-felhasználó" w:date="2017-12-03T17:24:00Z"/>
        </w:rPr>
      </w:pPr>
      <w:ins w:id="1546" w:author="Windows-felhasználó" w:date="2017-12-03T17:18:00Z">
        <w:r>
          <w:t>A növény konfiguráció változtatása során először lekérdezem a szerverről az új növénykonfigurációt a paraméterbe</w:t>
        </w:r>
        <w:r w:rsidR="00AD3A58">
          <w:t xml:space="preserve">n kapott azonosító alapján, majd </w:t>
        </w:r>
      </w:ins>
      <w:ins w:id="1547" w:author="Windows-felhasználó" w:date="2017-12-03T17:23:00Z">
        <w:r w:rsidR="00AD3A58">
          <w:t xml:space="preserve">ez alapján frissítem az adatbázisban a </w:t>
        </w:r>
      </w:ins>
      <w:ins w:id="1548" w:author="Windows-felhasználó" w:date="2017-12-03T17:24:00Z">
        <w:r w:rsidR="00AD3A58">
          <w:t xml:space="preserve">cseréphez tartozó bejegyzést. </w:t>
        </w:r>
      </w:ins>
    </w:p>
    <w:p w14:paraId="346BB98C" w14:textId="5E1AF7B8" w:rsidR="00AD3A58" w:rsidRDefault="00AD3A58">
      <w:pPr>
        <w:ind w:firstLine="709"/>
        <w:rPr>
          <w:ins w:id="1549" w:author="Windows-felhasználó" w:date="2017-12-03T17:29:00Z"/>
        </w:rPr>
      </w:pPr>
      <w:ins w:id="1550" w:author="Windows-felhasználó" w:date="2017-12-03T17:25:00Z">
        <w:r>
          <w:lastRenderedPageBreak/>
          <w:t xml:space="preserve">Az utasításokat végrehajtásuk előtt két részre osztom, a végrehajtási idejük alapján. A világítás </w:t>
        </w:r>
      </w:ins>
      <w:ins w:id="1551" w:author="Windows-felhasználó" w:date="2017-12-03T17:26:00Z">
        <w:r>
          <w:t>várható ideje több óra, és ha sorban érkezik egy világítás, öntözés, konfiguráció változtatása parancs, akkor a világítás időtartamáig a többi utasítás nem hajtódna végre</w:t>
        </w:r>
      </w:ins>
      <w:ins w:id="1552" w:author="Windows-felhasználó" w:date="2017-12-03T17:27:00Z">
        <w:r>
          <w:t>.</w:t>
        </w:r>
      </w:ins>
      <w:ins w:id="1553" w:author="Windows-felhasználó" w:date="2017-12-03T17:28:00Z">
        <w:r>
          <w:t xml:space="preserve"> Így először a gyorsan lefutó utasításokat hajtom végre, és csak utánuk a világítást.</w:t>
        </w:r>
      </w:ins>
    </w:p>
    <w:p w14:paraId="4B9E30F9" w14:textId="69E53181" w:rsidR="005A48CA" w:rsidRDefault="00BD138E">
      <w:pPr>
        <w:ind w:firstLine="709"/>
        <w:rPr>
          <w:ins w:id="1554" w:author="Windows-felhasználó" w:date="2017-12-03T18:37:00Z"/>
        </w:rPr>
      </w:pPr>
      <w:ins w:id="1555" w:author="Windows-felhasználó" w:date="2017-12-03T17:40:00Z">
        <w:r>
          <w:t xml:space="preserve">A növény napi gondozását a </w:t>
        </w:r>
        <w:r w:rsidRPr="00BD138E">
          <w:rPr>
            <w:b/>
            <w:rPrChange w:id="1556" w:author="Windows-felhasználó" w:date="2017-12-03T17:40:00Z">
              <w:rPr/>
            </w:rPrChange>
          </w:rPr>
          <w:t>daily.py</w:t>
        </w:r>
        <w:r>
          <w:rPr>
            <w:b/>
          </w:rPr>
          <w:t xml:space="preserve"> </w:t>
        </w:r>
        <w:r>
          <w:t xml:space="preserve">programban valósítottam meg. </w:t>
        </w:r>
      </w:ins>
      <w:ins w:id="1557" w:author="Windows-felhasználó" w:date="2017-12-03T17:41:00Z">
        <w:r>
          <w:t>Első lépésben lekérdezem a fényes percek számát</w:t>
        </w:r>
      </w:ins>
      <w:ins w:id="1558" w:author="Windows-felhasználó" w:date="2017-12-03T17:43:00Z">
        <w:r>
          <w:t>, az elvárt napfényes percek számát, az öntözési szintet és az utolsó talajnedvességet</w:t>
        </w:r>
      </w:ins>
      <w:ins w:id="1559" w:author="Windows-felhasználó" w:date="2017-12-03T17:45:00Z">
        <w:r>
          <w:t xml:space="preserve"> az adatbázisból, majd ezek alapján végrehajtom a teendőket. Ha az utolsó talajnedvesség kisebb</w:t>
        </w:r>
      </w:ins>
      <w:ins w:id="1560" w:author="Windows-felhasználó" w:date="2017-12-03T17:46:00Z">
        <w:r>
          <w:t>,</w:t>
        </w:r>
      </w:ins>
      <w:ins w:id="1561" w:author="Windows-felhasználó" w:date="2017-12-03T17:45:00Z">
        <w:r>
          <w:t xml:space="preserve"> mint a kívánt talajnedvesség, </w:t>
        </w:r>
      </w:ins>
      <w:ins w:id="1562" w:author="Windows-felhasználó" w:date="2017-12-03T18:21:00Z">
        <w:r w:rsidR="003413BA">
          <w:t>fixen két deciliternyi vízzel öntözi meg a növényt.</w:t>
        </w:r>
      </w:ins>
      <w:ins w:id="1563" w:author="Windows-felhasználó" w:date="2017-12-03T18:22:00Z">
        <w:r w:rsidR="003413BA">
          <w:t xml:space="preserve"> Ezután, ha nem volt elegendő mennyiségű napfény, </w:t>
        </w:r>
      </w:ins>
      <w:ins w:id="1564" w:author="Windows-felhasználó" w:date="2017-12-03T18:23:00Z">
        <w:r w:rsidR="003413BA">
          <w:t>a felkapcsolja a lámpát, majd az idő leteltével lekapcsolja.</w:t>
        </w:r>
      </w:ins>
    </w:p>
    <w:p w14:paraId="18A92344" w14:textId="750B9B7D" w:rsidR="003413BA" w:rsidRDefault="00646CA1">
      <w:pPr>
        <w:pStyle w:val="Cmsor4"/>
        <w:rPr>
          <w:ins w:id="1565" w:author="Windows-felhasználó" w:date="2017-12-03T19:12:00Z"/>
        </w:rPr>
        <w:pPrChange w:id="1566" w:author="Windows-felhasználó" w:date="2017-12-03T18:37:00Z">
          <w:pPr>
            <w:ind w:firstLine="709"/>
          </w:pPr>
        </w:pPrChange>
      </w:pPr>
      <w:ins w:id="1567" w:author="Windows-felhasználó" w:date="2017-12-03T22:27:00Z">
        <w:r>
          <w:t xml:space="preserve">Az </w:t>
        </w:r>
      </w:ins>
      <w:ins w:id="1568" w:author="Windows-felhasználó" w:date="2017-12-03T18:37:00Z">
        <w:r w:rsidR="003413BA">
          <w:t xml:space="preserve">Arduino </w:t>
        </w:r>
      </w:ins>
      <w:ins w:id="1569" w:author="Windows-felhasználó" w:date="2017-12-03T22:26:00Z">
        <w:r>
          <w:t>szoftvere</w:t>
        </w:r>
      </w:ins>
    </w:p>
    <w:p w14:paraId="73130C70" w14:textId="3E885DEB" w:rsidR="00316BC5" w:rsidRDefault="001470FB">
      <w:pPr>
        <w:rPr>
          <w:ins w:id="1570" w:author="Windows-felhasználó" w:date="2017-12-03T20:47:00Z"/>
        </w:rPr>
        <w:pPrChange w:id="1571" w:author="Windows-felhasználó" w:date="2017-12-03T23:07:00Z">
          <w:pPr>
            <w:ind w:firstLine="709"/>
          </w:pPr>
        </w:pPrChange>
      </w:pPr>
      <w:ins w:id="1572" w:author="Windows-felhasználó" w:date="2017-12-03T20:08:00Z">
        <w:r>
          <w:t xml:space="preserve">Az Arduino programozására </w:t>
        </w:r>
      </w:ins>
      <w:ins w:id="1573" w:author="Windows-felhasználó" w:date="2017-12-03T20:22:00Z">
        <w:r w:rsidR="00F87D50">
          <w:t xml:space="preserve">a platform saját </w:t>
        </w:r>
      </w:ins>
      <w:ins w:id="1574" w:author="Windows-felhasználó" w:date="2017-12-03T20:34:00Z">
        <w:r w:rsidR="002D1173">
          <w:t xml:space="preserve">nyelvét </w:t>
        </w:r>
      </w:ins>
      <w:ins w:id="1575" w:author="Windows-felhasználó" w:date="2017-12-03T20:43:00Z">
        <w:r w:rsidR="002D1173">
          <w:t>használtam</w:t>
        </w:r>
      </w:ins>
      <w:ins w:id="1576" w:author="Windows-felhasználó" w:date="2017-12-03T20:34:00Z">
        <w:r w:rsidR="002D1173">
          <w:t>, ami</w:t>
        </w:r>
      </w:ins>
      <w:ins w:id="1577" w:author="Windows-felhasználó" w:date="2017-12-03T20:35:00Z">
        <w:r w:rsidR="002D1173">
          <w:t xml:space="preserve"> </w:t>
        </w:r>
      </w:ins>
      <w:ins w:id="1578" w:author="Windows-felhasználó" w:date="2017-12-03T20:42:00Z">
        <w:r w:rsidR="002D1173">
          <w:t xml:space="preserve">lényegében </w:t>
        </w:r>
      </w:ins>
      <w:ins w:id="1579" w:author="Windows-felhasználó" w:date="2017-12-03T22:56:00Z">
        <w:r w:rsidR="00A50894">
          <w:t>C/</w:t>
        </w:r>
      </w:ins>
      <w:ins w:id="1580" w:author="Windows-felhasználó" w:date="2017-12-03T20:42:00Z">
        <w:r w:rsidR="002D1173">
          <w:t xml:space="preserve">C++, </w:t>
        </w:r>
      </w:ins>
      <w:ins w:id="1581" w:author="Windows-felhasználó" w:date="2017-12-03T20:52:00Z">
        <w:r w:rsidR="000E50EF">
          <w:t xml:space="preserve">kiegészítve olyan könyvtárakkal, amik megkönnyítik </w:t>
        </w:r>
      </w:ins>
      <w:ins w:id="1582" w:author="Windows-felhasználó" w:date="2017-12-03T20:44:00Z">
        <w:r w:rsidR="002D1173">
          <w:t xml:space="preserve">a </w:t>
        </w:r>
      </w:ins>
      <w:ins w:id="1583" w:author="Windows-felhasználó" w:date="2017-12-03T20:47:00Z">
        <w:r w:rsidR="00A50894">
          <w:t>hardverek kezelését</w:t>
        </w:r>
      </w:ins>
      <w:ins w:id="1584" w:author="Windows-felhasználó" w:date="2017-12-03T22:59:00Z">
        <w:r w:rsidR="001E4695">
          <w:t>. P</w:t>
        </w:r>
        <w:r w:rsidR="00A50894">
          <w:t xml:space="preserve">éldául </w:t>
        </w:r>
      </w:ins>
      <w:ins w:id="1585" w:author="Windows-felhasználó" w:date="2017-12-03T23:02:00Z">
        <w:r w:rsidR="009C3215">
          <w:t xml:space="preserve">amikor ki akarunk adni egy jelet a </w:t>
        </w:r>
      </w:ins>
      <w:ins w:id="1586" w:author="Windows-felhasználó" w:date="2017-12-03T23:09:00Z">
        <w:r w:rsidR="009C3215">
          <w:t xml:space="preserve">mondjuk a </w:t>
        </w:r>
      </w:ins>
      <w:ins w:id="1587" w:author="Windows-felhasználó" w:date="2017-12-03T23:02:00Z">
        <w:r w:rsidR="009C3215">
          <w:t xml:space="preserve">mikrokontroller </w:t>
        </w:r>
      </w:ins>
      <w:ins w:id="1588" w:author="Windows-felhasználó" w:date="2017-12-03T23:09:00Z">
        <w:r w:rsidR="009C3215">
          <w:t>hármas számú digitális tűjén</w:t>
        </w:r>
      </w:ins>
      <w:ins w:id="1589" w:author="Windows-felhasználó" w:date="2017-12-03T23:02:00Z">
        <w:r w:rsidR="009C3215">
          <w:t xml:space="preserve">, </w:t>
        </w:r>
      </w:ins>
      <w:ins w:id="1590" w:author="Windows-felhasználó" w:date="2017-12-03T22:59:00Z">
        <w:r w:rsidR="00A50894">
          <w:t xml:space="preserve">ahelyett, </w:t>
        </w:r>
      </w:ins>
      <w:ins w:id="1591" w:author="Windows-felhasználó" w:date="2017-12-03T23:00:00Z">
        <w:r w:rsidR="00A50894">
          <w:t xml:space="preserve">hogy </w:t>
        </w:r>
      </w:ins>
      <w:ins w:id="1592" w:author="Windows-felhasználó" w:date="2017-12-03T23:02:00Z">
        <w:r w:rsidR="009C3215">
          <w:t xml:space="preserve">a tűhöz tartozó regiszterén direkt </w:t>
        </w:r>
      </w:ins>
      <w:ins w:id="1593" w:author="Windows-felhasználó" w:date="2017-12-03T23:03:00Z">
        <w:r w:rsidR="009C3215">
          <w:t>bit</w:t>
        </w:r>
      </w:ins>
      <w:ins w:id="1594" w:author="Windows-felhasználó" w:date="2017-12-03T23:02:00Z">
        <w:r w:rsidR="009C3215">
          <w:t xml:space="preserve">műveleteket végeznénk, csak annyit kell tennünk, hogy beállítjuk a </w:t>
        </w:r>
      </w:ins>
      <w:ins w:id="1595" w:author="Windows-felhasználó" w:date="2017-12-03T23:03:00Z">
        <w:r w:rsidR="009C3215">
          <w:t>tűt mint kimenetet</w:t>
        </w:r>
      </w:ins>
      <w:ins w:id="1596" w:author="Windows-felhasználó" w:date="2017-12-03T23:07:00Z">
        <w:r w:rsidR="009C3215">
          <w:t>:</w:t>
        </w:r>
      </w:ins>
      <w:ins w:id="1597" w:author="Windows-felhasználó" w:date="2017-12-03T23:03:00Z">
        <w:r w:rsidR="009C3215">
          <w:t xml:space="preserve"> </w:t>
        </w:r>
      </w:ins>
      <w:ins w:id="1598" w:author="Windows-felhasználó" w:date="2017-12-03T23:04:00Z">
        <w:r w:rsidR="009C3215" w:rsidRPr="009C3215">
          <w:rPr>
            <w:b/>
            <w:i/>
            <w:rPrChange w:id="1599" w:author="Windows-felhasználó" w:date="2017-12-03T23:08:00Z">
              <w:rPr/>
            </w:rPrChange>
          </w:rPr>
          <w:t>pinMode(</w:t>
        </w:r>
        <w:r w:rsidR="009C3215" w:rsidRPr="009C3215">
          <w:rPr>
            <w:b/>
            <w:i/>
            <w:rPrChange w:id="1600" w:author="Windows-felhasználó" w:date="2017-12-03T23:08:00Z">
              <w:rPr>
                <w:i/>
              </w:rPr>
            </w:rPrChange>
          </w:rPr>
          <w:t>3</w:t>
        </w:r>
        <w:r w:rsidR="009C3215" w:rsidRPr="009C3215">
          <w:rPr>
            <w:b/>
            <w:i/>
            <w:rPrChange w:id="1601" w:author="Windows-felhasználó" w:date="2017-12-03T23:08:00Z">
              <w:rPr/>
            </w:rPrChange>
          </w:rPr>
          <w:t>, OUTPUT)</w:t>
        </w:r>
      </w:ins>
      <w:ins w:id="1602" w:author="Windows-felhasználó" w:date="2017-12-03T23:07:00Z">
        <w:r w:rsidR="009C3215">
          <w:rPr>
            <w:b/>
          </w:rPr>
          <w:t xml:space="preserve"> </w:t>
        </w:r>
      </w:ins>
      <w:ins w:id="1603" w:author="Windows-felhasználó" w:date="2017-12-03T23:04:00Z">
        <w:r w:rsidR="009C3215">
          <w:t>és kiadjuk a jelet</w:t>
        </w:r>
      </w:ins>
      <w:ins w:id="1604" w:author="Windows-felhasználó" w:date="2017-12-03T23:08:00Z">
        <w:r w:rsidR="009C3215">
          <w:t>:</w:t>
        </w:r>
      </w:ins>
      <w:ins w:id="1605" w:author="Windows-felhasználó" w:date="2017-12-03T23:07:00Z">
        <w:r w:rsidR="009C3215">
          <w:t xml:space="preserve"> </w:t>
        </w:r>
      </w:ins>
      <w:ins w:id="1606" w:author="Windows-felhasználó" w:date="2017-12-03T23:05:00Z">
        <w:r w:rsidR="009C3215" w:rsidRPr="009C3215">
          <w:rPr>
            <w:b/>
            <w:i/>
            <w:rPrChange w:id="1607" w:author="Windows-felhasználó" w:date="2017-12-03T23:08:00Z">
              <w:rPr/>
            </w:rPrChange>
          </w:rPr>
          <w:t>digitalWrite(</w:t>
        </w:r>
      </w:ins>
      <w:ins w:id="1608" w:author="Windows-felhasználó" w:date="2017-12-03T23:08:00Z">
        <w:r w:rsidR="009C3215" w:rsidRPr="009C3215">
          <w:rPr>
            <w:b/>
            <w:i/>
            <w:rPrChange w:id="1609" w:author="Windows-felhasználó" w:date="2017-12-03T23:08:00Z">
              <w:rPr>
                <w:b/>
              </w:rPr>
            </w:rPrChange>
          </w:rPr>
          <w:t>3</w:t>
        </w:r>
      </w:ins>
      <w:ins w:id="1610" w:author="Windows-felhasználó" w:date="2017-12-03T23:05:00Z">
        <w:r w:rsidR="009C3215" w:rsidRPr="009C3215">
          <w:rPr>
            <w:b/>
            <w:i/>
            <w:rPrChange w:id="1611" w:author="Windows-felhasználó" w:date="2017-12-03T23:08:00Z">
              <w:rPr/>
            </w:rPrChange>
          </w:rPr>
          <w:t>, 1)</w:t>
        </w:r>
        <w:r w:rsidR="009C3215">
          <w:t>.</w:t>
        </w:r>
      </w:ins>
    </w:p>
    <w:p w14:paraId="555ED9BF" w14:textId="33DCFB84" w:rsidR="00171070" w:rsidRDefault="000E50EF">
      <w:pPr>
        <w:rPr>
          <w:ins w:id="1612" w:author="Windows-felhasználó" w:date="2017-12-03T23:25:00Z"/>
        </w:rPr>
        <w:pPrChange w:id="1613" w:author="Windows-felhasználó" w:date="2017-12-03T23:14:00Z">
          <w:pPr>
            <w:ind w:firstLine="709"/>
          </w:pPr>
        </w:pPrChange>
      </w:pPr>
      <w:ins w:id="1614" w:author="Windows-felhasználó" w:date="2017-12-03T20:53:00Z">
        <w:r>
          <w:t xml:space="preserve">Az Arduino feladata, hogy a soros </w:t>
        </w:r>
      </w:ins>
      <w:ins w:id="1615" w:author="Windows-felhasználó" w:date="2017-12-03T20:55:00Z">
        <w:r>
          <w:t xml:space="preserve">kapcsolaton keresztül kapott utasításkódokra </w:t>
        </w:r>
      </w:ins>
      <w:ins w:id="1616" w:author="Windows-felhasználó" w:date="2017-12-03T21:00:00Z">
        <w:r w:rsidR="00AC64CB">
          <w:t xml:space="preserve">reagálva </w:t>
        </w:r>
      </w:ins>
      <w:ins w:id="1617" w:author="Windows-felhasználó" w:date="2017-12-03T21:01:00Z">
        <w:r w:rsidR="00AC64CB">
          <w:t>adatokat gyűjtsön be a csatlakoztatott szenzoroktól,</w:t>
        </w:r>
      </w:ins>
      <w:ins w:id="1618" w:author="Windows-felhasználó" w:date="2017-12-03T21:05:00Z">
        <w:r w:rsidR="00AC64CB">
          <w:t xml:space="preserve"> vezérelje a lámpát valamint a pumpát</w:t>
        </w:r>
      </w:ins>
      <w:ins w:id="1619" w:author="Windows-felhasználó" w:date="2017-12-03T22:30:00Z">
        <w:r w:rsidR="00646CA1">
          <w:t xml:space="preserve"> a relére küldött jel segítségével</w:t>
        </w:r>
      </w:ins>
      <w:ins w:id="1620" w:author="Windows-felhasználó" w:date="2017-12-03T21:05:00Z">
        <w:r w:rsidR="009C3215">
          <w:t xml:space="preserve">. </w:t>
        </w:r>
      </w:ins>
      <w:ins w:id="1621" w:author="Windows-felhasználó" w:date="2017-12-03T23:14:00Z">
        <w:r w:rsidR="007D0A8B">
          <w:t xml:space="preserve">A soros kommunikációhoz </w:t>
        </w:r>
      </w:ins>
      <w:ins w:id="1622" w:author="Windows-felhasználó" w:date="2017-12-03T23:15:00Z">
        <w:r w:rsidR="007D0A8B">
          <w:t xml:space="preserve">az Arduino platform </w:t>
        </w:r>
        <w:r w:rsidR="007D0A8B" w:rsidRPr="007D0A8B">
          <w:rPr>
            <w:b/>
            <w:rPrChange w:id="1623" w:author="Windows-felhasználó" w:date="2017-12-03T23:15:00Z">
              <w:rPr/>
            </w:rPrChange>
          </w:rPr>
          <w:t>SPI</w:t>
        </w:r>
        <w:r w:rsidR="007D0A8B">
          <w:t xml:space="preserve"> könyvtárát használom, ezen </w:t>
        </w:r>
      </w:ins>
      <w:ins w:id="1624" w:author="Windows-felhasználó" w:date="2017-12-03T23:16:00Z">
        <w:r w:rsidR="007D0A8B">
          <w:t xml:space="preserve">felül </w:t>
        </w:r>
      </w:ins>
      <w:ins w:id="1625" w:author="Windows-felhasználó" w:date="2017-12-03T23:15:00Z">
        <w:r w:rsidR="007D0A8B">
          <w:t xml:space="preserve">még egy külső könyvtárat importálok be, ami a hőmérő használatához szükséges. </w:t>
        </w:r>
      </w:ins>
      <w:ins w:id="1626" w:author="Windows-felhasználó" w:date="2017-12-03T23:18:00Z">
        <w:r w:rsidR="007D0A8B">
          <w:t xml:space="preserve">A </w:t>
        </w:r>
      </w:ins>
      <w:ins w:id="1627" w:author="Windows-felhasználó" w:date="2017-12-03T23:23:00Z">
        <w:r w:rsidR="0063584F">
          <w:t xml:space="preserve">mikrokontroller tűivel végzett műveletek megkönnyítésére és a program olvashatósága érdekében </w:t>
        </w:r>
      </w:ins>
      <w:ins w:id="1628" w:author="Windows-felhasználó" w:date="2017-12-03T23:24:00Z">
        <w:r w:rsidR="0063584F">
          <w:t xml:space="preserve">ezekhez </w:t>
        </w:r>
      </w:ins>
      <w:ins w:id="1629" w:author="Windows-felhasználó" w:date="2017-12-03T23:23:00Z">
        <w:r w:rsidR="0063584F">
          <w:t xml:space="preserve">konstansokat definiálok. </w:t>
        </w:r>
      </w:ins>
      <w:ins w:id="1630" w:author="Windows-felhasználó" w:date="2017-12-03T23:27:00Z">
        <w:r w:rsidR="0063584F">
          <w:t xml:space="preserve">Ezen felül </w:t>
        </w:r>
      </w:ins>
      <w:ins w:id="1631" w:author="Windows-felhasználó" w:date="2017-12-03T23:28:00Z">
        <w:r w:rsidR="0063584F">
          <w:t>globális változóban tárolom a cserép azonosítóját</w:t>
        </w:r>
      </w:ins>
      <w:ins w:id="1632" w:author="Windows-felhasználó" w:date="2017-12-03T23:33:00Z">
        <w:r w:rsidR="0063584F">
          <w:t>,</w:t>
        </w:r>
      </w:ins>
      <w:ins w:id="1633" w:author="Windows-felhasználó" w:date="2017-12-03T23:28:00Z">
        <w:r w:rsidR="0063584F">
          <w:t xml:space="preserve"> </w:t>
        </w:r>
      </w:ins>
      <w:ins w:id="1634" w:author="Windows-felhasználó" w:date="2017-12-03T23:33:00Z">
        <w:r w:rsidR="0063584F">
          <w:t xml:space="preserve">és </w:t>
        </w:r>
      </w:ins>
      <w:ins w:id="1635" w:author="Windows-felhasználó" w:date="2017-12-03T23:28:00Z">
        <w:r w:rsidR="0063584F">
          <w:t xml:space="preserve">egy bool típusú változóban a lámpa állapotát, hogy éppen fel van-e kapcsolva, vagy sem. </w:t>
        </w:r>
      </w:ins>
    </w:p>
    <w:p w14:paraId="77E0EB7B" w14:textId="768D340E" w:rsidR="0063584F" w:rsidRDefault="00236B53">
      <w:pPr>
        <w:rPr>
          <w:ins w:id="1636" w:author="Windows-felhasználó" w:date="2017-12-03T23:39:00Z"/>
        </w:rPr>
        <w:pPrChange w:id="1637" w:author="Windows-felhasználó" w:date="2017-12-03T23:14:00Z">
          <w:pPr>
            <w:ind w:firstLine="709"/>
          </w:pPr>
        </w:pPrChange>
      </w:pPr>
      <w:ins w:id="1638" w:author="Windows-felhasználó" w:date="2017-12-03T23:34:00Z">
        <w:r>
          <w:t xml:space="preserve">Egy Arduino program minimum két függvényből, a </w:t>
        </w:r>
        <w:r>
          <w:rPr>
            <w:b/>
          </w:rPr>
          <w:t xml:space="preserve">setup </w:t>
        </w:r>
        <w:r>
          <w:t xml:space="preserve">és </w:t>
        </w:r>
        <w:r>
          <w:rPr>
            <w:b/>
          </w:rPr>
          <w:t xml:space="preserve">loop </w:t>
        </w:r>
        <w:r w:rsidR="00011755">
          <w:t>függvényből áll</w:t>
        </w:r>
        <w:r>
          <w:t xml:space="preserve">. </w:t>
        </w:r>
      </w:ins>
      <w:ins w:id="1639" w:author="Windows-felhasználó" w:date="2017-12-03T23:25:00Z">
        <w:r w:rsidR="0063584F">
          <w:t xml:space="preserve">A </w:t>
        </w:r>
        <w:r w:rsidR="0063584F" w:rsidRPr="00236B53">
          <w:t>setup</w:t>
        </w:r>
        <w:r w:rsidR="0063584F">
          <w:rPr>
            <w:b/>
          </w:rPr>
          <w:t xml:space="preserve"> </w:t>
        </w:r>
        <w:r w:rsidR="0063584F">
          <w:t>függvény egyszer fut le az</w:t>
        </w:r>
        <w:r>
          <w:t xml:space="preserve"> Arduino indításakor, itt </w:t>
        </w:r>
      </w:ins>
      <w:ins w:id="1640" w:author="Windows-felhasználó" w:date="2017-12-03T23:35:00Z">
        <w:r>
          <w:t>állíthatjuk be az eszköz kezdeti állapotát</w:t>
        </w:r>
      </w:ins>
      <w:ins w:id="1641" w:author="Windows-felhasználó" w:date="2017-12-04T00:15:00Z">
        <w:r w:rsidR="00011755">
          <w:t>, például a tűk</w:t>
        </w:r>
      </w:ins>
      <w:ins w:id="1642" w:author="Windows-felhasználó" w:date="2017-12-03T23:37:00Z">
        <w:r w:rsidR="00011755">
          <w:t xml:space="preserve"> </w:t>
        </w:r>
      </w:ins>
      <w:ins w:id="1643" w:author="Windows-felhasználó" w:date="2017-12-04T00:15:00Z">
        <w:r w:rsidR="00011755">
          <w:t>irányát</w:t>
        </w:r>
      </w:ins>
      <w:ins w:id="1644" w:author="Windows-felhasználó" w:date="2017-12-04T00:16:00Z">
        <w:r w:rsidR="00011755">
          <w:t xml:space="preserve">, </w:t>
        </w:r>
      </w:ins>
      <w:ins w:id="1645" w:author="Windows-felhasználó" w:date="2017-12-03T23:35:00Z">
        <w:r>
          <w:t xml:space="preserve">valamint </w:t>
        </w:r>
      </w:ins>
      <w:ins w:id="1646" w:author="Windows-felhasználó" w:date="2017-12-03T23:36:00Z">
        <w:r>
          <w:t xml:space="preserve">itt </w:t>
        </w:r>
      </w:ins>
      <w:ins w:id="1647" w:author="Windows-felhasználó" w:date="2017-12-03T23:38:00Z">
        <w:r>
          <w:t xml:space="preserve">érdemes </w:t>
        </w:r>
      </w:ins>
      <w:ins w:id="1648" w:author="Windows-felhasználó" w:date="2017-12-03T23:37:00Z">
        <w:r>
          <w:t xml:space="preserve">felállítani a kapcsolatot a csatlakoztatott eszközökkel, esetemben itt </w:t>
        </w:r>
      </w:ins>
      <w:ins w:id="1649" w:author="Windows-felhasználó" w:date="2017-12-03T23:38:00Z">
        <w:r>
          <w:t>építem fel a soros kapcsolatot,</w:t>
        </w:r>
      </w:ins>
      <w:ins w:id="1650" w:author="Windows-felhasználó" w:date="2017-12-03T23:39:00Z">
        <w:r>
          <w:t xml:space="preserve"> valami</w:t>
        </w:r>
        <w:r w:rsidR="00011755">
          <w:t>nt itt csatlakozok a hőmérőhöz.</w:t>
        </w:r>
      </w:ins>
    </w:p>
    <w:p w14:paraId="0DCC27F0" w14:textId="5FB172FA" w:rsidR="00961227" w:rsidRDefault="00236B53">
      <w:pPr>
        <w:rPr>
          <w:ins w:id="1651" w:author="Windows-felhasználó" w:date="2017-12-03T21:52:00Z"/>
        </w:rPr>
        <w:pPrChange w:id="1652" w:author="Windows-felhasználó" w:date="2017-12-03T19:12:00Z">
          <w:pPr>
            <w:ind w:firstLine="709"/>
          </w:pPr>
        </w:pPrChange>
      </w:pPr>
      <w:ins w:id="1653" w:author="Windows-felhasználó" w:date="2017-12-03T23:39:00Z">
        <w:r>
          <w:lastRenderedPageBreak/>
          <w:t>A setup függvény befejeztével</w:t>
        </w:r>
        <w:r w:rsidR="001E4695">
          <w:t xml:space="preserve"> a végrehajtás a loop függvénnyel</w:t>
        </w:r>
        <w:r>
          <w:t xml:space="preserve"> folytatódik</w:t>
        </w:r>
      </w:ins>
      <w:ins w:id="1654" w:author="Windows-felhasználó" w:date="2017-12-04T00:02:00Z">
        <w:r w:rsidR="00011755">
          <w:t xml:space="preserve"> ami ciklikusan </w:t>
        </w:r>
      </w:ins>
      <w:ins w:id="1655" w:author="Windows-felhasználó" w:date="2017-12-04T00:08:00Z">
        <w:r w:rsidR="00011755">
          <w:t xml:space="preserve">hajtja végre a benne található utasításokat. </w:t>
        </w:r>
      </w:ins>
      <w:ins w:id="1656" w:author="Windows-felhasználó" w:date="2017-12-04T00:11:00Z">
        <w:r w:rsidR="00011755">
          <w:t xml:space="preserve">Minden ciklus elején megvizsgálom, érkezett-e üzenet a soros csatornán, és ennek megfelelően </w:t>
        </w:r>
      </w:ins>
      <w:ins w:id="1657" w:author="Windows-felhasználó" w:date="2017-12-04T00:13:00Z">
        <w:r w:rsidR="00011755">
          <w:t>eldöntöm, mi a teendő. A</w:t>
        </w:r>
      </w:ins>
      <w:ins w:id="1658" w:author="Windows-felhasználó" w:date="2017-12-03T21:33:00Z">
        <w:r w:rsidR="00961227">
          <w:t>mikor egy karaktert küldök az Arduinonak a soros porton, a mikrokontroller oldalán a karakter ASCII</w:t>
        </w:r>
      </w:ins>
      <w:ins w:id="1659" w:author="Windows-felhasználó" w:date="2017-12-03T21:34:00Z">
        <w:r w:rsidR="00961227">
          <w:rPr>
            <w:rStyle w:val="Lbjegyzet-hivatkozs"/>
          </w:rPr>
          <w:footnoteReference w:id="14"/>
        </w:r>
      </w:ins>
      <w:ins w:id="1667" w:author="Windows-felhasználó" w:date="2017-12-03T21:33:00Z">
        <w:r w:rsidR="00961227">
          <w:t xml:space="preserve"> kódja jelenik meg.</w:t>
        </w:r>
      </w:ins>
      <w:ins w:id="1668" w:author="Windows-felhasználó" w:date="2017-12-03T21:38:00Z">
        <w:r w:rsidR="00961227">
          <w:t xml:space="preserve"> </w:t>
        </w:r>
      </w:ins>
      <w:ins w:id="1669" w:author="Windows-felhasználó" w:date="2017-12-03T21:31:00Z">
        <w:r w:rsidR="00961227">
          <w:t xml:space="preserve">A fejlesztés során az Arduino működését a számítógépemhez csatlakoztatva teszteltem, és ott minden </w:t>
        </w:r>
      </w:ins>
      <w:ins w:id="1670" w:author="Windows-felhasználó" w:date="2017-12-03T21:32:00Z">
        <w:r w:rsidR="00961227">
          <w:t xml:space="preserve">kiküldött </w:t>
        </w:r>
      </w:ins>
      <w:ins w:id="1671" w:author="Windows-felhasználó" w:date="2017-12-03T21:40:00Z">
        <w:r w:rsidR="00961227">
          <w:t xml:space="preserve">kód elérte célját, </w:t>
        </w:r>
      </w:ins>
      <w:ins w:id="1672" w:author="Windows-felhasználó" w:date="2017-12-03T21:42:00Z">
        <w:r w:rsidR="00AE77E4">
          <w:t>ezért megírtam úgy a szoftvert, hogy nullától</w:t>
        </w:r>
      </w:ins>
      <w:ins w:id="1673" w:author="Windows-felhasználó" w:date="2017-12-03T21:43:00Z">
        <w:r w:rsidR="00AE77E4">
          <w:t xml:space="preserve"> (ASCII 48)</w:t>
        </w:r>
      </w:ins>
      <w:ins w:id="1674" w:author="Windows-felhasználó" w:date="2017-12-03T21:42:00Z">
        <w:r w:rsidR="00AE77E4">
          <w:t xml:space="preserve"> </w:t>
        </w:r>
      </w:ins>
      <w:ins w:id="1675" w:author="Windows-felhasználó" w:date="2017-12-03T21:48:00Z">
        <w:r w:rsidR="00AE77E4">
          <w:t xml:space="preserve">hatig </w:t>
        </w:r>
      </w:ins>
      <w:ins w:id="1676" w:author="Windows-felhasználó" w:date="2017-12-03T21:49:00Z">
        <w:r w:rsidR="00AE77E4">
          <w:t xml:space="preserve">minden számhoz </w:t>
        </w:r>
      </w:ins>
      <w:ins w:id="1677" w:author="Windows-felhasználó" w:date="2017-12-03T21:42:00Z">
        <w:r w:rsidR="00AE77E4">
          <w:t>rendeltem egy</w:t>
        </w:r>
      </w:ins>
      <w:ins w:id="1678" w:author="Windows-felhasználó" w:date="2017-12-03T21:48:00Z">
        <w:r w:rsidR="00AE77E4">
          <w:t>-egy</w:t>
        </w:r>
      </w:ins>
      <w:ins w:id="1679" w:author="Windows-felhasználó" w:date="2017-12-03T21:42:00Z">
        <w:r w:rsidR="00AE77E4">
          <w:t xml:space="preserve"> funkcionalitást. </w:t>
        </w:r>
      </w:ins>
      <w:ins w:id="1680" w:author="Windows-felhasználó" w:date="2017-12-03T21:43:00Z">
        <w:r w:rsidR="00AE77E4">
          <w:t>A nullás kód</w:t>
        </w:r>
      </w:ins>
      <w:ins w:id="1681" w:author="Windows-felhasználó" w:date="2017-12-03T21:44:00Z">
        <w:r w:rsidR="00AE77E4">
          <w:t>ra</w:t>
        </w:r>
      </w:ins>
      <w:ins w:id="1682" w:author="Windows-felhasználó" w:date="2017-12-03T21:43:00Z">
        <w:r w:rsidR="00AE77E4">
          <w:t xml:space="preserve"> visszaadta a cserép azonosítóját, az egyes kód</w:t>
        </w:r>
      </w:ins>
      <w:ins w:id="1683" w:author="Windows-felhasználó" w:date="2017-12-03T21:44:00Z">
        <w:r w:rsidR="00AE77E4">
          <w:t>ra</w:t>
        </w:r>
      </w:ins>
      <w:ins w:id="1684" w:author="Windows-felhasználó" w:date="2017-12-03T21:43:00Z">
        <w:r w:rsidR="00AE77E4">
          <w:t xml:space="preserve"> </w:t>
        </w:r>
      </w:ins>
      <w:ins w:id="1685" w:author="Windows-felhasználó" w:date="2017-12-03T21:45:00Z">
        <w:r w:rsidR="00AE77E4">
          <w:t xml:space="preserve">visszaadta </w:t>
        </w:r>
      </w:ins>
      <w:ins w:id="1686" w:author="Windows-felhasználó" w:date="2017-12-03T21:43:00Z">
        <w:r w:rsidR="00AE77E4">
          <w:t xml:space="preserve">JSON formában a </w:t>
        </w:r>
      </w:ins>
      <w:ins w:id="1687" w:author="Windows-felhasználó" w:date="2017-12-03T21:44:00Z">
        <w:r w:rsidR="00AE77E4">
          <w:t xml:space="preserve">szenzorok adatait, hármas kódra felkapcsolta a lámpát, és így tovább. Viszont amikor a Raspberryhez csatlakoztattam, a küldött karakterek </w:t>
        </w:r>
      </w:ins>
      <w:ins w:id="1688" w:author="Windows-felhasználó" w:date="2017-12-03T21:46:00Z">
        <w:r w:rsidR="00AE77E4">
          <w:t xml:space="preserve">csupán </w:t>
        </w:r>
      </w:ins>
      <w:ins w:id="1689" w:author="Windows-felhasználó" w:date="2017-12-03T21:44:00Z">
        <w:r w:rsidR="00AE77E4">
          <w:t xml:space="preserve">töredékét </w:t>
        </w:r>
      </w:ins>
      <w:ins w:id="1690" w:author="Windows-felhasználó" w:date="2017-12-03T21:46:00Z">
        <w:r w:rsidR="00AE77E4">
          <w:t>kapta meg az Arduino. Ezt próbáltam orvosolni jobb minőségű kábe</w:t>
        </w:r>
        <w:r w:rsidR="00751294">
          <w:t>llel, de nem javult a helyzet, valószínűleg a Raspberry gyengébb minőségű hardvere</w:t>
        </w:r>
      </w:ins>
      <w:ins w:id="1691" w:author="Windows-felhasználó" w:date="2017-12-03T21:51:00Z">
        <w:r w:rsidR="00751294">
          <w:t xml:space="preserve"> miatt nem olyan stabil a soros adatátvitel. Így végül kísérletezéssel sikerült megtalálni azokat a karaktereket, amiket </w:t>
        </w:r>
      </w:ins>
      <w:ins w:id="1692" w:author="Windows-felhasználó" w:date="2017-12-03T21:52:00Z">
        <w:r w:rsidR="00751294">
          <w:t xml:space="preserve">minden alkalommal </w:t>
        </w:r>
      </w:ins>
      <w:ins w:id="1693" w:author="Windows-felhasználó" w:date="2017-12-03T22:52:00Z">
        <w:r w:rsidR="00A50894">
          <w:t>sikeresen átmennek</w:t>
        </w:r>
      </w:ins>
      <w:ins w:id="1694" w:author="Windows-felhasználó" w:date="2017-12-03T21:52:00Z">
        <w:r w:rsidR="00751294">
          <w:t xml:space="preserve"> a csatornán. Az Arduino interfésze így a következőképpen alakul:</w:t>
        </w:r>
      </w:ins>
    </w:p>
    <w:tbl>
      <w:tblPr>
        <w:tblStyle w:val="Tblzategyszer1"/>
        <w:tblW w:w="0" w:type="auto"/>
        <w:jc w:val="center"/>
        <w:tblLook w:val="04A0" w:firstRow="1" w:lastRow="0" w:firstColumn="1" w:lastColumn="0" w:noHBand="0" w:noVBand="1"/>
        <w:tblPrChange w:id="1695" w:author="Windows-felhasználó" w:date="2017-12-03T21:58:00Z">
          <w:tblPr>
            <w:tblStyle w:val="Rcsostblzat"/>
            <w:tblW w:w="0" w:type="auto"/>
            <w:tblInd w:w="1440" w:type="dxa"/>
            <w:tblLook w:val="04A0" w:firstRow="1" w:lastRow="0" w:firstColumn="1" w:lastColumn="0" w:noHBand="0" w:noVBand="1"/>
          </w:tblPr>
        </w:tblPrChange>
      </w:tblPr>
      <w:tblGrid>
        <w:gridCol w:w="823"/>
        <w:gridCol w:w="1134"/>
        <w:gridCol w:w="5097"/>
        <w:tblGridChange w:id="1696">
          <w:tblGrid>
            <w:gridCol w:w="3412"/>
            <w:gridCol w:w="3642"/>
            <w:gridCol w:w="3642"/>
          </w:tblGrid>
        </w:tblGridChange>
      </w:tblGrid>
      <w:tr w:rsidR="00751294" w14:paraId="7E33CCD6" w14:textId="77777777" w:rsidTr="00751294">
        <w:trPr>
          <w:cnfStyle w:val="100000000000" w:firstRow="1" w:lastRow="0" w:firstColumn="0" w:lastColumn="0" w:oddVBand="0" w:evenVBand="0" w:oddHBand="0" w:evenHBand="0" w:firstRowFirstColumn="0" w:firstRowLastColumn="0" w:lastRowFirstColumn="0" w:lastRowLastColumn="0"/>
          <w:jc w:val="center"/>
          <w:ins w:id="1697"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698" w:author="Windows-felhasználó" w:date="2017-12-03T21:58:00Z">
              <w:tcPr>
                <w:tcW w:w="4247" w:type="dxa"/>
              </w:tcPr>
            </w:tcPrChange>
          </w:tcPr>
          <w:p w14:paraId="3A2F1702" w14:textId="320A567C" w:rsidR="00751294" w:rsidRDefault="00751294">
            <w:pPr>
              <w:pStyle w:val="Listaszerbekezds"/>
              <w:ind w:left="0" w:firstLine="0"/>
              <w:cnfStyle w:val="101000000000" w:firstRow="1" w:lastRow="0" w:firstColumn="1" w:lastColumn="0" w:oddVBand="0" w:evenVBand="0" w:oddHBand="0" w:evenHBand="0" w:firstRowFirstColumn="0" w:firstRowLastColumn="0" w:lastRowFirstColumn="0" w:lastRowLastColumn="0"/>
              <w:rPr>
                <w:ins w:id="1699" w:author="Windows-felhasználó" w:date="2017-12-03T21:53:00Z"/>
              </w:rPr>
            </w:pPr>
            <w:ins w:id="1700" w:author="Windows-felhasználó" w:date="2017-12-03T21:53:00Z">
              <w:r>
                <w:t>Kód</w:t>
              </w:r>
            </w:ins>
          </w:p>
        </w:tc>
        <w:tc>
          <w:tcPr>
            <w:tcW w:w="1134" w:type="dxa"/>
            <w:tcPrChange w:id="1701" w:author="Windows-felhasználó" w:date="2017-12-03T21:58:00Z">
              <w:tcPr>
                <w:tcW w:w="3642" w:type="dxa"/>
              </w:tcPr>
            </w:tcPrChange>
          </w:tcPr>
          <w:p w14:paraId="04CEA297" w14:textId="56F0FBCC"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rPr>
                <w:ins w:id="1702" w:author="Windows-felhasználó" w:date="2017-12-03T21:54:00Z"/>
              </w:rPr>
            </w:pPr>
            <w:ins w:id="1703" w:author="Windows-felhasználó" w:date="2017-12-03T21:54:00Z">
              <w:r>
                <w:t>ASCII</w:t>
              </w:r>
            </w:ins>
          </w:p>
        </w:tc>
        <w:tc>
          <w:tcPr>
            <w:tcW w:w="5097" w:type="dxa"/>
            <w:tcPrChange w:id="1704" w:author="Windows-felhasználó" w:date="2017-12-03T21:58:00Z">
              <w:tcPr>
                <w:tcW w:w="4247" w:type="dxa"/>
              </w:tcPr>
            </w:tcPrChange>
          </w:tcPr>
          <w:p w14:paraId="3B927F8B" w14:textId="174D1FEE" w:rsidR="00751294" w:rsidRDefault="00751294">
            <w:pPr>
              <w:pStyle w:val="Listaszerbekezds"/>
              <w:ind w:left="0" w:firstLine="0"/>
              <w:cnfStyle w:val="100000000000" w:firstRow="1" w:lastRow="0" w:firstColumn="0" w:lastColumn="0" w:oddVBand="0" w:evenVBand="0" w:oddHBand="0" w:evenHBand="0" w:firstRowFirstColumn="0" w:firstRowLastColumn="0" w:lastRowFirstColumn="0" w:lastRowLastColumn="0"/>
              <w:rPr>
                <w:ins w:id="1705" w:author="Windows-felhasználó" w:date="2017-12-03T21:53:00Z"/>
              </w:rPr>
            </w:pPr>
            <w:ins w:id="1706" w:author="Windows-felhasználó" w:date="2017-12-03T21:53:00Z">
              <w:r>
                <w:t>Művelet</w:t>
              </w:r>
            </w:ins>
          </w:p>
        </w:tc>
      </w:tr>
      <w:tr w:rsidR="00751294" w14:paraId="14C075DC" w14:textId="77777777" w:rsidTr="00751294">
        <w:trPr>
          <w:cnfStyle w:val="000000100000" w:firstRow="0" w:lastRow="0" w:firstColumn="0" w:lastColumn="0" w:oddVBand="0" w:evenVBand="0" w:oddHBand="1" w:evenHBand="0" w:firstRowFirstColumn="0" w:firstRowLastColumn="0" w:lastRowFirstColumn="0" w:lastRowLastColumn="0"/>
          <w:jc w:val="center"/>
          <w:ins w:id="1707"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08" w:author="Windows-felhasználó" w:date="2017-12-03T21:58:00Z">
              <w:tcPr>
                <w:tcW w:w="4247" w:type="dxa"/>
              </w:tcPr>
            </w:tcPrChange>
          </w:tcPr>
          <w:p w14:paraId="244629AD" w14:textId="4F668142"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09" w:author="Windows-felhasználó" w:date="2017-12-03T21:53:00Z"/>
                <w:b w:val="0"/>
                <w:rPrChange w:id="1710" w:author="Windows-felhasználó" w:date="2017-12-03T21:58:00Z">
                  <w:rPr>
                    <w:ins w:id="1711" w:author="Windows-felhasználó" w:date="2017-12-03T21:53:00Z"/>
                  </w:rPr>
                </w:rPrChange>
              </w:rPr>
            </w:pPr>
            <w:ins w:id="1712" w:author="Windows-felhasználó" w:date="2017-12-03T21:53:00Z">
              <w:r w:rsidRPr="00751294">
                <w:t>1</w:t>
              </w:r>
            </w:ins>
          </w:p>
        </w:tc>
        <w:tc>
          <w:tcPr>
            <w:tcW w:w="1134" w:type="dxa"/>
            <w:tcPrChange w:id="1713" w:author="Windows-felhasználó" w:date="2017-12-03T21:58:00Z">
              <w:tcPr>
                <w:tcW w:w="3642" w:type="dxa"/>
              </w:tcPr>
            </w:tcPrChange>
          </w:tcPr>
          <w:p w14:paraId="65FF32E7" w14:textId="71E1B3B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14" w:author="Windows-felhasználó" w:date="2017-12-03T21:54:00Z"/>
              </w:rPr>
            </w:pPr>
            <w:ins w:id="1715" w:author="Windows-felhasználó" w:date="2017-12-03T21:54:00Z">
              <w:r>
                <w:t>49</w:t>
              </w:r>
            </w:ins>
          </w:p>
        </w:tc>
        <w:tc>
          <w:tcPr>
            <w:tcW w:w="5097" w:type="dxa"/>
            <w:tcPrChange w:id="1716" w:author="Windows-felhasználó" w:date="2017-12-03T21:58:00Z">
              <w:tcPr>
                <w:tcW w:w="4247" w:type="dxa"/>
              </w:tcPr>
            </w:tcPrChange>
          </w:tcPr>
          <w:p w14:paraId="32B9961C" w14:textId="06402605"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17" w:author="Windows-felhasználó" w:date="2017-12-03T21:53:00Z"/>
              </w:rPr>
            </w:pPr>
            <w:ins w:id="1718" w:author="Windows-felhasználó" w:date="2017-12-03T21:53:00Z">
              <w:r>
                <w:t>Szenzoradatok küldése JSON formátumban.</w:t>
              </w:r>
            </w:ins>
          </w:p>
        </w:tc>
      </w:tr>
      <w:tr w:rsidR="00751294" w14:paraId="170AFF1E" w14:textId="77777777" w:rsidTr="00751294">
        <w:trPr>
          <w:jc w:val="center"/>
          <w:ins w:id="1719"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20" w:author="Windows-felhasználó" w:date="2017-12-03T21:58:00Z">
              <w:tcPr>
                <w:tcW w:w="4247" w:type="dxa"/>
              </w:tcPr>
            </w:tcPrChange>
          </w:tcPr>
          <w:p w14:paraId="3676298D" w14:textId="40DDEF5F" w:rsidR="00751294" w:rsidRPr="00751294" w:rsidRDefault="00751294">
            <w:pPr>
              <w:pStyle w:val="Listaszerbekezds"/>
              <w:ind w:left="0" w:firstLine="0"/>
              <w:rPr>
                <w:ins w:id="1721" w:author="Windows-felhasználó" w:date="2017-12-03T21:53:00Z"/>
                <w:b w:val="0"/>
                <w:rPrChange w:id="1722" w:author="Windows-felhasználó" w:date="2017-12-03T21:58:00Z">
                  <w:rPr>
                    <w:ins w:id="1723" w:author="Windows-felhasználó" w:date="2017-12-03T21:53:00Z"/>
                  </w:rPr>
                </w:rPrChange>
              </w:rPr>
            </w:pPr>
            <w:ins w:id="1724" w:author="Windows-felhasználó" w:date="2017-12-03T21:54:00Z">
              <w:r w:rsidRPr="00751294">
                <w:t>2</w:t>
              </w:r>
            </w:ins>
          </w:p>
        </w:tc>
        <w:tc>
          <w:tcPr>
            <w:tcW w:w="1134" w:type="dxa"/>
            <w:tcPrChange w:id="1725" w:author="Windows-felhasználó" w:date="2017-12-03T21:58:00Z">
              <w:tcPr>
                <w:tcW w:w="3642" w:type="dxa"/>
              </w:tcPr>
            </w:tcPrChange>
          </w:tcPr>
          <w:p w14:paraId="5798C4C1" w14:textId="34220FC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26" w:author="Windows-felhasználó" w:date="2017-12-03T21:54:00Z"/>
              </w:rPr>
            </w:pPr>
            <w:ins w:id="1727" w:author="Windows-felhasználó" w:date="2017-12-03T21:54:00Z">
              <w:r>
                <w:t>50</w:t>
              </w:r>
            </w:ins>
          </w:p>
        </w:tc>
        <w:tc>
          <w:tcPr>
            <w:tcW w:w="5097" w:type="dxa"/>
            <w:tcPrChange w:id="1728" w:author="Windows-felhasználó" w:date="2017-12-03T21:58:00Z">
              <w:tcPr>
                <w:tcW w:w="4247" w:type="dxa"/>
              </w:tcPr>
            </w:tcPrChange>
          </w:tcPr>
          <w:p w14:paraId="6E24DBA3" w14:textId="60B220BC"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29" w:author="Windows-felhasználó" w:date="2017-12-03T21:53:00Z"/>
              </w:rPr>
            </w:pPr>
            <w:ins w:id="1730" w:author="Windows-felhasználó" w:date="2017-12-03T21:54:00Z">
              <w:r>
                <w:t>Fényszenzor minta küldése.</w:t>
              </w:r>
            </w:ins>
          </w:p>
        </w:tc>
      </w:tr>
      <w:tr w:rsidR="00751294" w14:paraId="53CA72E1" w14:textId="77777777" w:rsidTr="00751294">
        <w:trPr>
          <w:cnfStyle w:val="000000100000" w:firstRow="0" w:lastRow="0" w:firstColumn="0" w:lastColumn="0" w:oddVBand="0" w:evenVBand="0" w:oddHBand="1" w:evenHBand="0" w:firstRowFirstColumn="0" w:firstRowLastColumn="0" w:lastRowFirstColumn="0" w:lastRowLastColumn="0"/>
          <w:jc w:val="center"/>
          <w:ins w:id="1731"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32" w:author="Windows-felhasználó" w:date="2017-12-03T21:58:00Z">
              <w:tcPr>
                <w:tcW w:w="4247" w:type="dxa"/>
              </w:tcPr>
            </w:tcPrChange>
          </w:tcPr>
          <w:p w14:paraId="1BE9E1F7" w14:textId="1E20AD2B"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33" w:author="Windows-felhasználó" w:date="2017-12-03T21:53:00Z"/>
                <w:b w:val="0"/>
                <w:rPrChange w:id="1734" w:author="Windows-felhasználó" w:date="2017-12-03T21:58:00Z">
                  <w:rPr>
                    <w:ins w:id="1735" w:author="Windows-felhasználó" w:date="2017-12-03T21:53:00Z"/>
                  </w:rPr>
                </w:rPrChange>
              </w:rPr>
            </w:pPr>
            <w:ins w:id="1736" w:author="Windows-felhasználó" w:date="2017-12-03T21:55:00Z">
              <w:r w:rsidRPr="00751294">
                <w:t>7</w:t>
              </w:r>
            </w:ins>
          </w:p>
        </w:tc>
        <w:tc>
          <w:tcPr>
            <w:tcW w:w="1134" w:type="dxa"/>
            <w:tcPrChange w:id="1737" w:author="Windows-felhasználó" w:date="2017-12-03T21:58:00Z">
              <w:tcPr>
                <w:tcW w:w="3642" w:type="dxa"/>
              </w:tcPr>
            </w:tcPrChange>
          </w:tcPr>
          <w:p w14:paraId="773C4314" w14:textId="5A077DE1"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38" w:author="Windows-felhasználó" w:date="2017-12-03T21:54:00Z"/>
              </w:rPr>
            </w:pPr>
            <w:ins w:id="1739" w:author="Windows-felhasználó" w:date="2017-12-03T21:55:00Z">
              <w:r>
                <w:t>55</w:t>
              </w:r>
            </w:ins>
          </w:p>
        </w:tc>
        <w:tc>
          <w:tcPr>
            <w:tcW w:w="5097" w:type="dxa"/>
            <w:tcPrChange w:id="1740" w:author="Windows-felhasználó" w:date="2017-12-03T21:58:00Z">
              <w:tcPr>
                <w:tcW w:w="4247" w:type="dxa"/>
              </w:tcPr>
            </w:tcPrChange>
          </w:tcPr>
          <w:p w14:paraId="768E7FD1" w14:textId="56BAB06B"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41" w:author="Windows-felhasználó" w:date="2017-12-03T21:53:00Z"/>
              </w:rPr>
            </w:pPr>
            <w:ins w:id="1742" w:author="Windows-felhasználó" w:date="2017-12-03T21:55:00Z">
              <w:r>
                <w:t>Lámpa felkapcsolása</w:t>
              </w:r>
            </w:ins>
            <w:ins w:id="1743" w:author="Windows-felhasználó" w:date="2017-12-03T21:57:00Z">
              <w:r>
                <w:t>.</w:t>
              </w:r>
            </w:ins>
          </w:p>
        </w:tc>
      </w:tr>
      <w:tr w:rsidR="00751294" w14:paraId="462B510D" w14:textId="77777777" w:rsidTr="00751294">
        <w:trPr>
          <w:jc w:val="center"/>
          <w:ins w:id="1744"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45" w:author="Windows-felhasználó" w:date="2017-12-03T21:58:00Z">
              <w:tcPr>
                <w:tcW w:w="4247" w:type="dxa"/>
              </w:tcPr>
            </w:tcPrChange>
          </w:tcPr>
          <w:p w14:paraId="18A6089E" w14:textId="41DF165A" w:rsidR="00751294" w:rsidRPr="00751294" w:rsidRDefault="00751294">
            <w:pPr>
              <w:pStyle w:val="Listaszerbekezds"/>
              <w:ind w:left="0" w:firstLine="0"/>
              <w:rPr>
                <w:ins w:id="1746" w:author="Windows-felhasználó" w:date="2017-12-03T21:53:00Z"/>
                <w:b w:val="0"/>
                <w:rPrChange w:id="1747" w:author="Windows-felhasználó" w:date="2017-12-03T21:58:00Z">
                  <w:rPr>
                    <w:ins w:id="1748" w:author="Windows-felhasználó" w:date="2017-12-03T21:53:00Z"/>
                  </w:rPr>
                </w:rPrChange>
              </w:rPr>
            </w:pPr>
            <w:ins w:id="1749" w:author="Windows-felhasználó" w:date="2017-12-03T21:55:00Z">
              <w:r w:rsidRPr="00751294">
                <w:t>8</w:t>
              </w:r>
            </w:ins>
          </w:p>
        </w:tc>
        <w:tc>
          <w:tcPr>
            <w:tcW w:w="1134" w:type="dxa"/>
            <w:tcPrChange w:id="1750" w:author="Windows-felhasználó" w:date="2017-12-03T21:58:00Z">
              <w:tcPr>
                <w:tcW w:w="3642" w:type="dxa"/>
              </w:tcPr>
            </w:tcPrChange>
          </w:tcPr>
          <w:p w14:paraId="67343B10" w14:textId="124B3F67"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51" w:author="Windows-felhasználó" w:date="2017-12-03T21:54:00Z"/>
              </w:rPr>
            </w:pPr>
            <w:ins w:id="1752" w:author="Windows-felhasználó" w:date="2017-12-03T21:55:00Z">
              <w:r>
                <w:t>56</w:t>
              </w:r>
            </w:ins>
          </w:p>
        </w:tc>
        <w:tc>
          <w:tcPr>
            <w:tcW w:w="5097" w:type="dxa"/>
            <w:tcPrChange w:id="1753" w:author="Windows-felhasználó" w:date="2017-12-03T21:58:00Z">
              <w:tcPr>
                <w:tcW w:w="4247" w:type="dxa"/>
              </w:tcPr>
            </w:tcPrChange>
          </w:tcPr>
          <w:p w14:paraId="34A557F0" w14:textId="4B5FAE6B"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54" w:author="Windows-felhasználó" w:date="2017-12-03T21:53:00Z"/>
              </w:rPr>
            </w:pPr>
            <w:ins w:id="1755" w:author="Windows-felhasználó" w:date="2017-12-03T21:55:00Z">
              <w:r>
                <w:t>Lámpa lekapcsolása</w:t>
              </w:r>
            </w:ins>
            <w:ins w:id="1756" w:author="Windows-felhasználó" w:date="2017-12-03T21:57:00Z">
              <w:r>
                <w:t>.</w:t>
              </w:r>
            </w:ins>
          </w:p>
        </w:tc>
      </w:tr>
      <w:tr w:rsidR="00751294" w14:paraId="5BE006BD" w14:textId="77777777" w:rsidTr="00751294">
        <w:trPr>
          <w:cnfStyle w:val="000000100000" w:firstRow="0" w:lastRow="0" w:firstColumn="0" w:lastColumn="0" w:oddVBand="0" w:evenVBand="0" w:oddHBand="1" w:evenHBand="0" w:firstRowFirstColumn="0" w:firstRowLastColumn="0" w:lastRowFirstColumn="0" w:lastRowLastColumn="0"/>
          <w:jc w:val="center"/>
          <w:ins w:id="1757"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58" w:author="Windows-felhasználó" w:date="2017-12-03T21:58:00Z">
              <w:tcPr>
                <w:tcW w:w="4247" w:type="dxa"/>
              </w:tcPr>
            </w:tcPrChange>
          </w:tcPr>
          <w:p w14:paraId="06D148C7" w14:textId="47FA9E8F" w:rsidR="00751294" w:rsidRPr="00751294" w:rsidRDefault="00751294">
            <w:pPr>
              <w:pStyle w:val="Listaszerbekezds"/>
              <w:ind w:left="0" w:firstLine="0"/>
              <w:cnfStyle w:val="001000100000" w:firstRow="0" w:lastRow="0" w:firstColumn="1" w:lastColumn="0" w:oddVBand="0" w:evenVBand="0" w:oddHBand="1" w:evenHBand="0" w:firstRowFirstColumn="0" w:firstRowLastColumn="0" w:lastRowFirstColumn="0" w:lastRowLastColumn="0"/>
              <w:rPr>
                <w:ins w:id="1759" w:author="Windows-felhasználó" w:date="2017-12-03T21:53:00Z"/>
                <w:b w:val="0"/>
                <w:rPrChange w:id="1760" w:author="Windows-felhasználó" w:date="2017-12-03T21:58:00Z">
                  <w:rPr>
                    <w:ins w:id="1761" w:author="Windows-felhasználó" w:date="2017-12-03T21:53:00Z"/>
                  </w:rPr>
                </w:rPrChange>
              </w:rPr>
            </w:pPr>
            <w:ins w:id="1762" w:author="Windows-felhasználó" w:date="2017-12-03T21:55:00Z">
              <w:r w:rsidRPr="00751294">
                <w:t>C</w:t>
              </w:r>
            </w:ins>
          </w:p>
        </w:tc>
        <w:tc>
          <w:tcPr>
            <w:tcW w:w="1134" w:type="dxa"/>
            <w:tcPrChange w:id="1763" w:author="Windows-felhasználó" w:date="2017-12-03T21:58:00Z">
              <w:tcPr>
                <w:tcW w:w="3642" w:type="dxa"/>
              </w:tcPr>
            </w:tcPrChange>
          </w:tcPr>
          <w:p w14:paraId="519D9731" w14:textId="74A1B14F"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64" w:author="Windows-felhasználó" w:date="2017-12-03T21:54:00Z"/>
              </w:rPr>
            </w:pPr>
            <w:ins w:id="1765" w:author="Windows-felhasználó" w:date="2017-12-03T21:55:00Z">
              <w:r>
                <w:t>67</w:t>
              </w:r>
            </w:ins>
          </w:p>
        </w:tc>
        <w:tc>
          <w:tcPr>
            <w:tcW w:w="5097" w:type="dxa"/>
            <w:tcPrChange w:id="1766" w:author="Windows-felhasználó" w:date="2017-12-03T21:58:00Z">
              <w:tcPr>
                <w:tcW w:w="4247" w:type="dxa"/>
              </w:tcPr>
            </w:tcPrChange>
          </w:tcPr>
          <w:p w14:paraId="25E1A0BC" w14:textId="7A1C09F9" w:rsidR="00751294" w:rsidRDefault="00751294">
            <w:pPr>
              <w:pStyle w:val="Listaszerbekezds"/>
              <w:ind w:left="0" w:firstLine="0"/>
              <w:cnfStyle w:val="000000100000" w:firstRow="0" w:lastRow="0" w:firstColumn="0" w:lastColumn="0" w:oddVBand="0" w:evenVBand="0" w:oddHBand="1" w:evenHBand="0" w:firstRowFirstColumn="0" w:firstRowLastColumn="0" w:lastRowFirstColumn="0" w:lastRowLastColumn="0"/>
              <w:rPr>
                <w:ins w:id="1767" w:author="Windows-felhasználó" w:date="2017-12-03T21:53:00Z"/>
              </w:rPr>
            </w:pPr>
            <w:ins w:id="1768" w:author="Windows-felhasználó" w:date="2017-12-03T21:55:00Z">
              <w:r>
                <w:t>Cserép azonosító küldése.</w:t>
              </w:r>
            </w:ins>
          </w:p>
        </w:tc>
      </w:tr>
      <w:tr w:rsidR="00751294" w14:paraId="6C4B0D52" w14:textId="77777777" w:rsidTr="00751294">
        <w:trPr>
          <w:jc w:val="center"/>
          <w:ins w:id="1769" w:author="Windows-felhasználó" w:date="2017-12-03T21:53:00Z"/>
        </w:trPr>
        <w:tc>
          <w:tcPr>
            <w:cnfStyle w:val="001000000000" w:firstRow="0" w:lastRow="0" w:firstColumn="1" w:lastColumn="0" w:oddVBand="0" w:evenVBand="0" w:oddHBand="0" w:evenHBand="0" w:firstRowFirstColumn="0" w:firstRowLastColumn="0" w:lastRowFirstColumn="0" w:lastRowLastColumn="0"/>
            <w:tcW w:w="823" w:type="dxa"/>
            <w:tcPrChange w:id="1770" w:author="Windows-felhasználó" w:date="2017-12-03T21:58:00Z">
              <w:tcPr>
                <w:tcW w:w="4247" w:type="dxa"/>
              </w:tcPr>
            </w:tcPrChange>
          </w:tcPr>
          <w:p w14:paraId="3C6F7493" w14:textId="53D0BE01" w:rsidR="00751294" w:rsidRPr="00751294" w:rsidRDefault="00751294">
            <w:pPr>
              <w:pStyle w:val="Listaszerbekezds"/>
              <w:ind w:left="0" w:firstLine="0"/>
              <w:rPr>
                <w:ins w:id="1771" w:author="Windows-felhasználó" w:date="2017-12-03T21:53:00Z"/>
                <w:b w:val="0"/>
                <w:rPrChange w:id="1772" w:author="Windows-felhasználó" w:date="2017-12-03T21:58:00Z">
                  <w:rPr>
                    <w:ins w:id="1773" w:author="Windows-felhasználó" w:date="2017-12-03T21:53:00Z"/>
                  </w:rPr>
                </w:rPrChange>
              </w:rPr>
            </w:pPr>
            <w:ins w:id="1774" w:author="Windows-felhasználó" w:date="2017-12-03T21:56:00Z">
              <w:r w:rsidRPr="00751294">
                <w:t>E</w:t>
              </w:r>
            </w:ins>
          </w:p>
        </w:tc>
        <w:tc>
          <w:tcPr>
            <w:tcW w:w="1134" w:type="dxa"/>
            <w:tcPrChange w:id="1775" w:author="Windows-felhasználó" w:date="2017-12-03T21:58:00Z">
              <w:tcPr>
                <w:tcW w:w="3642" w:type="dxa"/>
              </w:tcPr>
            </w:tcPrChange>
          </w:tcPr>
          <w:p w14:paraId="05963129" w14:textId="24080A29"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76" w:author="Windows-felhasználó" w:date="2017-12-03T21:54:00Z"/>
              </w:rPr>
            </w:pPr>
            <w:ins w:id="1777" w:author="Windows-felhasználó" w:date="2017-12-03T21:56:00Z">
              <w:r>
                <w:t>69</w:t>
              </w:r>
            </w:ins>
          </w:p>
        </w:tc>
        <w:tc>
          <w:tcPr>
            <w:tcW w:w="5097" w:type="dxa"/>
            <w:tcPrChange w:id="1778" w:author="Windows-felhasználó" w:date="2017-12-03T21:58:00Z">
              <w:tcPr>
                <w:tcW w:w="4247" w:type="dxa"/>
              </w:tcPr>
            </w:tcPrChange>
          </w:tcPr>
          <w:p w14:paraId="1AD8052B" w14:textId="2A4FD485" w:rsidR="00751294" w:rsidRDefault="00751294">
            <w:pPr>
              <w:pStyle w:val="Listaszerbekezds"/>
              <w:ind w:left="0" w:firstLine="0"/>
              <w:cnfStyle w:val="000000000000" w:firstRow="0" w:lastRow="0" w:firstColumn="0" w:lastColumn="0" w:oddVBand="0" w:evenVBand="0" w:oddHBand="0" w:evenHBand="0" w:firstRowFirstColumn="0" w:firstRowLastColumn="0" w:lastRowFirstColumn="0" w:lastRowLastColumn="0"/>
              <w:rPr>
                <w:ins w:id="1779" w:author="Windows-felhasználó" w:date="2017-12-03T21:53:00Z"/>
              </w:rPr>
            </w:pPr>
            <w:ins w:id="1780" w:author="Windows-felhasználó" w:date="2017-12-03T21:56:00Z">
              <w:r>
                <w:t>Öntözés (1dl).</w:t>
              </w:r>
            </w:ins>
          </w:p>
        </w:tc>
      </w:tr>
    </w:tbl>
    <w:p w14:paraId="3B42E251" w14:textId="781AD606" w:rsidR="00011755" w:rsidRPr="00316BC5" w:rsidRDefault="00011755">
      <w:pPr>
        <w:ind w:firstLine="0"/>
        <w:rPr>
          <w:ins w:id="1781" w:author="Windows-felhasználó" w:date="2017-12-03T19:11:00Z"/>
        </w:rPr>
        <w:pPrChange w:id="1782" w:author="Windows-felhasználó" w:date="2017-12-04T00:19:00Z">
          <w:pPr>
            <w:ind w:firstLine="709"/>
          </w:pPr>
        </w:pPrChange>
      </w:pPr>
    </w:p>
    <w:p w14:paraId="797DDFD1" w14:textId="74C6AE0A" w:rsidR="005F5010" w:rsidRPr="00021F46" w:rsidDel="005F5010" w:rsidRDefault="002F741A">
      <w:pPr>
        <w:pStyle w:val="Kd"/>
        <w:rPr>
          <w:del w:id="1783" w:author="Windows-felhasználó" w:date="2017-12-02T17:38:00Z"/>
          <w:moveTo w:id="1784" w:author="Windows-felhasználó" w:date="2017-11-29T00:02:00Z"/>
        </w:rPr>
        <w:pPrChange w:id="1785" w:author="Windows-felhasználó" w:date="2017-12-02T17:37:00Z">
          <w:pPr/>
        </w:pPrChange>
      </w:pPr>
      <w:moveToRangeStart w:id="1786" w:author="Windows-felhasználó" w:date="2017-11-29T00:02:00Z" w:name="move499677055"/>
      <w:moveTo w:id="1787" w:author="Windows-felhasználó" w:date="2017-11-29T00:02:00Z">
        <w:del w:id="1788" w:author="Windows-felhasználó" w:date="2017-12-04T00:20:00Z">
          <w:r w:rsidDel="00507313">
            <w:delText>Adatbáziskezelő szoftvernek hasonlóan a telepített egységhez a MySQL-t használom.</w:delText>
          </w:r>
        </w:del>
      </w:moveTo>
    </w:p>
    <w:moveToRangeEnd w:id="1786"/>
    <w:p w14:paraId="736DAF8A" w14:textId="55843BD0" w:rsidR="00422893" w:rsidRPr="00422893" w:rsidRDefault="00422893">
      <w:pPr>
        <w:rPr>
          <w:ins w:id="1789" w:author="Windows-felhasználó" w:date="2017-11-28T23:36:00Z"/>
        </w:rPr>
      </w:pPr>
    </w:p>
    <w:p w14:paraId="6C5E47BB" w14:textId="28DEF2EC" w:rsidR="00EF0740" w:rsidDel="00422893" w:rsidRDefault="00AD4A83">
      <w:pPr>
        <w:pStyle w:val="Cmsor2"/>
        <w:numPr>
          <w:ilvl w:val="0"/>
          <w:numId w:val="0"/>
        </w:numPr>
        <w:rPr>
          <w:del w:id="1790" w:author="Windows-felhasználó" w:date="2017-11-28T23:33:00Z"/>
        </w:rPr>
        <w:pPrChange w:id="1791" w:author="Windows-felhasználó" w:date="2017-11-28T23:36:00Z">
          <w:pPr/>
        </w:pPrChange>
      </w:pPr>
      <w:del w:id="1792" w:author="Windows-felhasználó" w:date="2017-11-28T23:33:00Z">
        <w:r w:rsidDel="00422893">
          <w:delText>Implementáció</w:delText>
        </w:r>
        <w:commentRangeStart w:id="1793"/>
        <w:r w:rsidR="00EF0740" w:rsidDel="00422893">
          <w:delText>Az első indítás után még nem lesznek beállítva cserepek, így erre vár a Raspberry. A felhasználó rádugja az Arduinot a Raspberryre, a webes felületen létrehozza az új cserép bejegyzést, ezt a Raspberry letölti, felveszi az adatbázisba, és újra indítja a rendszert.</w:delText>
        </w:r>
      </w:del>
    </w:p>
    <w:p w14:paraId="77F2C3A5" w14:textId="2ACE04ED" w:rsidR="00EF0740" w:rsidDel="00422893" w:rsidRDefault="00EF0740">
      <w:pPr>
        <w:pStyle w:val="Cmsor2"/>
        <w:numPr>
          <w:ilvl w:val="0"/>
          <w:numId w:val="0"/>
        </w:numPr>
        <w:rPr>
          <w:del w:id="1794" w:author="Windows-felhasználó" w:date="2017-11-28T23:33:00Z"/>
        </w:rPr>
        <w:pPrChange w:id="1795" w:author="Windows-felhasználó" w:date="2017-11-28T23:36:00Z">
          <w:pPr>
            <w:ind w:firstLine="709"/>
          </w:pPr>
        </w:pPrChange>
      </w:pPr>
      <w:del w:id="1796" w:author="Windows-felhasználó" w:date="2017-11-28T23:33:00Z">
        <w:r w:rsidDel="00422893">
          <w:delText xml:space="preserve">Miután újraindult a Raspberry, a már beállított cserepekhez elindít egyenként egy-egy alapprogramot. Ezek folyamatosan futnak, és minden program csak a saját cserepével foglalkozik. Bennük időzített utasítások találhatóak. Tíz másodpercenként fénymérés, tíz percenként adatok mentése adatbázisba és a szerverre, valamint szerverről utasítások lekérdezése és a beállított naplemente idejében a teendők meghatározása, végrehajtása. Annak érdekében, hogy a fő program átlátható legyen, ezeket a funkciókat külön fájlokban implementálom, amiket egyszerűen be lehet importálni, így ezek csak egy-egy sor kódként jelennek meg a fő programban. Arra kell ügyelni, hogy a moduljainknak egyedi neveket adjunk, mert ez elronthatja az importokat, és ez elsőre nem is biztos, hogy egyértelmű lesz, csak azt vesszük észre, hogy nem működik a program. </w:delText>
        </w:r>
        <w:commentRangeEnd w:id="1793"/>
        <w:r w:rsidDel="00422893">
          <w:rPr>
            <w:rStyle w:val="Jegyzethivatkozs"/>
          </w:rPr>
          <w:commentReference w:id="1793"/>
        </w:r>
      </w:del>
    </w:p>
    <w:p w14:paraId="53C72D1B" w14:textId="77777777" w:rsidR="00EF0740" w:rsidRPr="00AD4A83" w:rsidRDefault="00EF0740">
      <w:pPr>
        <w:pStyle w:val="Cmsor2"/>
        <w:numPr>
          <w:ilvl w:val="0"/>
          <w:numId w:val="0"/>
        </w:numPr>
        <w:pPrChange w:id="1797" w:author="Windows-felhasználó" w:date="2017-11-28T23:36:00Z">
          <w:pPr/>
        </w:pPrChange>
      </w:pPr>
    </w:p>
    <w:p w14:paraId="1516E073" w14:textId="77777777" w:rsidR="00C675C4" w:rsidRDefault="00C675C4" w:rsidP="00C675C4">
      <w:pPr>
        <w:pStyle w:val="Cmsor1"/>
      </w:pPr>
      <w:bookmarkStart w:id="1798" w:name="_Toc499329018"/>
      <w:r>
        <w:lastRenderedPageBreak/>
        <w:t>Tesztelés</w:t>
      </w:r>
      <w:bookmarkEnd w:id="1798"/>
    </w:p>
    <w:p w14:paraId="29AD4EA8" w14:textId="77777777" w:rsidR="00C675C4" w:rsidRPr="00C675C4" w:rsidRDefault="00AD4A83" w:rsidP="00C675C4">
      <w:r>
        <w:t>Tettelés</w:t>
      </w:r>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1799" w:name="_Toc499329019"/>
      <w:r w:rsidRPr="00B50CAA">
        <w:lastRenderedPageBreak/>
        <w:t>Irodalomjegyzék</w:t>
      </w:r>
      <w:bookmarkEnd w:id="1799"/>
    </w:p>
    <w:p w14:paraId="7B8C7CEC" w14:textId="28786553" w:rsidR="00B50CAA" w:rsidRPr="00EE1A1F" w:rsidRDefault="00A03A6E" w:rsidP="00A03A6E">
      <w:pPr>
        <w:pStyle w:val="Irodalomjegyzksor"/>
      </w:pPr>
      <w:bookmarkStart w:id="1800" w:name="_Ref498511917"/>
      <w:r>
        <w:t xml:space="preserve">Edyn: </w:t>
      </w:r>
      <w:hyperlink r:id="rId33" w:history="1">
        <w:r w:rsidRPr="00A03A6E">
          <w:rPr>
            <w:rStyle w:val="Hiperhivatkozs"/>
          </w:rPr>
          <w:t>https://www.edyn.com/</w:t>
        </w:r>
      </w:hyperlink>
      <w:bookmarkEnd w:id="1800"/>
    </w:p>
    <w:p w14:paraId="57A16032" w14:textId="538DC4B9" w:rsidR="00302BB3" w:rsidRDefault="00681BE3" w:rsidP="00681BE3">
      <w:pPr>
        <w:pStyle w:val="Irodalomjegyzksor"/>
      </w:pPr>
      <w:bookmarkStart w:id="1801" w:name="_Ref498512775"/>
      <w:r>
        <w:t xml:space="preserve">GreenIQ: </w:t>
      </w:r>
      <w:hyperlink r:id="rId34" w:history="1">
        <w:r w:rsidRPr="008066A2">
          <w:rPr>
            <w:rStyle w:val="Hiperhivatkozs"/>
          </w:rPr>
          <w:t>http://greeniq.co/</w:t>
        </w:r>
      </w:hyperlink>
      <w:bookmarkEnd w:id="1801"/>
      <w:r>
        <w:t xml:space="preserve"> </w:t>
      </w:r>
    </w:p>
    <w:p w14:paraId="64F43EBF" w14:textId="12FB7503" w:rsidR="00E42F0D" w:rsidRDefault="00681BE3" w:rsidP="00681BE3">
      <w:pPr>
        <w:pStyle w:val="Irodalomjegyzksor"/>
      </w:pPr>
      <w:bookmarkStart w:id="1802" w:name="_Ref498513877"/>
      <w:r>
        <w:t xml:space="preserve">Plantlink: </w:t>
      </w:r>
      <w:hyperlink r:id="rId35" w:history="1">
        <w:r w:rsidRPr="00681BE3">
          <w:rPr>
            <w:rStyle w:val="Hiperhivatkozs"/>
          </w:rPr>
          <w:t>http://myplantlink.com/</w:t>
        </w:r>
      </w:hyperlink>
      <w:bookmarkEnd w:id="1802"/>
    </w:p>
    <w:p w14:paraId="53C4C0D1" w14:textId="6471AD2F" w:rsidR="00C35346" w:rsidRDefault="00C35346" w:rsidP="00C35346">
      <w:pPr>
        <w:pStyle w:val="Irodalomjegyzksor"/>
      </w:pPr>
      <w:bookmarkStart w:id="1803" w:name="_Ref498513833"/>
      <w:r>
        <w:t xml:space="preserve">Gideon: </w:t>
      </w:r>
      <w:hyperlink r:id="rId36" w:history="1">
        <w:r w:rsidRPr="008066A2">
          <w:rPr>
            <w:rStyle w:val="Hiperhivatkozs"/>
          </w:rPr>
          <w:t>http://www.gideon.ai/</w:t>
        </w:r>
      </w:hyperlink>
      <w:bookmarkEnd w:id="1803"/>
    </w:p>
    <w:p w14:paraId="4ACC2F3D" w14:textId="4245D1F2" w:rsidR="00C35346" w:rsidRDefault="00C35346" w:rsidP="00C35346">
      <w:pPr>
        <w:pStyle w:val="Irodalomjegyzksor"/>
      </w:pPr>
      <w:bookmarkStart w:id="1804" w:name="_Ref498513840"/>
      <w:r>
        <w:t xml:space="preserve">Muzzley: </w:t>
      </w:r>
      <w:hyperlink r:id="rId37" w:history="1">
        <w:r w:rsidRPr="00BB4522">
          <w:rPr>
            <w:rStyle w:val="Hiperhivatkozs"/>
          </w:rPr>
          <w:t>https://smarthome.muzzley.com/</w:t>
        </w:r>
      </w:hyperlink>
      <w:bookmarkEnd w:id="1804"/>
    </w:p>
    <w:p w14:paraId="2297011A" w14:textId="156D6EF3" w:rsidR="00CA1A65" w:rsidRDefault="00CA1A65" w:rsidP="00CA1A65">
      <w:pPr>
        <w:pStyle w:val="Irodalomjegyzksor"/>
      </w:pPr>
      <w:r>
        <w:t xml:space="preserve">Grove Smart Plant Care Kit: </w:t>
      </w:r>
      <w:hyperlink r:id="rId38" w:history="1">
        <w:r w:rsidRPr="00E97A77">
          <w:rPr>
            <w:rStyle w:val="Hiperhivatkozs"/>
          </w:rPr>
          <w:t>https://www.seeedstudio.com/Grove-Smart-Plant-Care-Kit-for-Arduino-p-2528.html</w:t>
        </w:r>
      </w:hyperlink>
    </w:p>
    <w:p w14:paraId="0B9417A5" w14:textId="00032552" w:rsidR="00CA1A65" w:rsidRDefault="006631F7" w:rsidP="006631F7">
      <w:pPr>
        <w:pStyle w:val="Irodalomjegyzksor"/>
      </w:pPr>
      <w:bookmarkStart w:id="1805" w:name="_Ref500064002"/>
      <w:ins w:id="1806" w:author="Windows-felhasználó" w:date="2017-12-03T11:31:00Z">
        <w:r>
          <w:t xml:space="preserve">JSON: </w:t>
        </w:r>
        <w:r>
          <w:fldChar w:fldCharType="begin"/>
        </w:r>
        <w:r>
          <w:instrText xml:space="preserve"> HYPERLINK "https://hu.wikipedia.org/wiki/JSON" </w:instrText>
        </w:r>
        <w:r>
          <w:fldChar w:fldCharType="separate"/>
        </w:r>
        <w:r w:rsidRPr="006631F7">
          <w:rPr>
            <w:rStyle w:val="Hiperhivatkozs"/>
          </w:rPr>
          <w:t>https://hu.wikipedia.org/wiki/JSON</w:t>
        </w:r>
        <w:r>
          <w:fldChar w:fldCharType="end"/>
        </w:r>
      </w:ins>
    </w:p>
    <w:bookmarkEnd w:id="1805"/>
    <w:p w14:paraId="09180466" w14:textId="70627C18" w:rsidR="00E42F0D" w:rsidRDefault="00E42F0D" w:rsidP="009204C3">
      <w:pPr>
        <w:pStyle w:val="Irodalomjegyzksor"/>
        <w:spacing w:line="360" w:lineRule="auto"/>
        <w:rPr>
          <w:ins w:id="1807" w:author="Windows-felhasználó" w:date="2017-12-04T11:51:00Z"/>
        </w:rPr>
      </w:pPr>
      <w:del w:id="1808" w:author="Windows-felhasználó" w:date="2017-12-04T11:09:00Z">
        <w:r w:rsidDel="00CF652D">
          <w:delText xml:space="preserve">Wikipedia: </w:delText>
        </w:r>
        <w:r w:rsidRPr="00E42F0D" w:rsidDel="00CF652D">
          <w:rPr>
            <w:rStyle w:val="Irodalomjegyzkforrs"/>
          </w:rPr>
          <w:delText>Evaluation strategy</w:delText>
        </w:r>
        <w:r w:rsidDel="00CF652D">
          <w:delText xml:space="preserve">, </w:delText>
        </w:r>
        <w:r w:rsidR="00BD2434" w:rsidDel="00CF652D">
          <w:fldChar w:fldCharType="begin"/>
        </w:r>
        <w:r w:rsidR="00BD2434" w:rsidDel="00CF652D">
          <w:delInstrText xml:space="preserve"> HYPERLINK "http://en.wikipedia.org/wiki/Evaluation_strategy" </w:delInstrText>
        </w:r>
        <w:r w:rsidR="00BD2434" w:rsidDel="00CF652D">
          <w:fldChar w:fldCharType="separate"/>
        </w:r>
        <w:r w:rsidR="00D95E2C" w:rsidRPr="00D95E2C" w:rsidDel="00CF652D">
          <w:rPr>
            <w:rStyle w:val="Hiperhivatkozs"/>
          </w:rPr>
          <w:delText>http://en.wikipedia.org/wiki/Evaluation_strategy</w:delText>
        </w:r>
        <w:r w:rsidR="00BD2434" w:rsidDel="00CF652D">
          <w:rPr>
            <w:rStyle w:val="Hiperhivatkozs"/>
          </w:rPr>
          <w:fldChar w:fldCharType="end"/>
        </w:r>
        <w:r w:rsidR="00D95E2C" w:rsidDel="00CF652D">
          <w:delText xml:space="preserve"> </w:delText>
        </w:r>
        <w:r w:rsidDel="00CF652D">
          <w:delText>(revision 18:11, 31 July 2012)</w:delText>
        </w:r>
      </w:del>
      <w:bookmarkStart w:id="1809" w:name="_Ref500149199"/>
      <w:ins w:id="1810" w:author="Windows-felhasználó" w:date="2017-12-04T11:09:00Z">
        <w:r w:rsidR="00CF652D">
          <w:t>DbDesigner.net</w:t>
        </w:r>
      </w:ins>
      <w:ins w:id="1811" w:author="Windows-felhasználó" w:date="2017-12-04T11:10:00Z">
        <w:r w:rsidR="00CF652D">
          <w:t xml:space="preserve">: </w:t>
        </w:r>
        <w:r w:rsidR="00CF652D">
          <w:fldChar w:fldCharType="begin"/>
        </w:r>
        <w:r w:rsidR="00CF652D">
          <w:instrText xml:space="preserve"> HYPERLINK "https://dbdesigner.net" </w:instrText>
        </w:r>
        <w:r w:rsidR="00CF652D">
          <w:fldChar w:fldCharType="separate"/>
        </w:r>
        <w:r w:rsidR="00CF652D" w:rsidRPr="00CF652D">
          <w:rPr>
            <w:rStyle w:val="Hiperhivatkozs"/>
          </w:rPr>
          <w:t>https://dbdesigner.net</w:t>
        </w:r>
        <w:r w:rsidR="00CF652D">
          <w:fldChar w:fldCharType="end"/>
        </w:r>
      </w:ins>
      <w:bookmarkEnd w:id="1809"/>
    </w:p>
    <w:p w14:paraId="0D3F9B55" w14:textId="1DB399EA" w:rsidR="000D7BDA" w:rsidRPr="00EE1A1F" w:rsidRDefault="000D7BDA" w:rsidP="000D7BDA">
      <w:pPr>
        <w:pStyle w:val="Irodalomjegyzksor"/>
      </w:pPr>
      <w:bookmarkStart w:id="1812" w:name="_Ref500151706"/>
      <w:ins w:id="1813" w:author="Windows-felhasználó" w:date="2017-12-04T11:51:00Z">
        <w:r>
          <w:t xml:space="preserve">Yii2-user: </w:t>
        </w:r>
        <w:r>
          <w:fldChar w:fldCharType="begin"/>
        </w:r>
        <w:r>
          <w:instrText xml:space="preserve"> HYPERLINK "https://yii2-user.dektrium.com/" </w:instrText>
        </w:r>
        <w:r>
          <w:fldChar w:fldCharType="separate"/>
        </w:r>
        <w:r w:rsidRPr="000D7BDA">
          <w:rPr>
            <w:rStyle w:val="Hiperhivatkozs"/>
          </w:rPr>
          <w:t>https://yii2-user.dektrium.com/</w:t>
        </w:r>
        <w:r>
          <w:fldChar w:fldCharType="end"/>
        </w:r>
      </w:ins>
      <w:bookmarkEnd w:id="1812"/>
    </w:p>
    <w:p w14:paraId="796D7CD1" w14:textId="77777777" w:rsidR="00B50CAA" w:rsidRDefault="00B50CAA" w:rsidP="009204C3">
      <w:pPr>
        <w:pStyle w:val="Fejezetcimszmozsnlkl"/>
      </w:pPr>
      <w:bookmarkStart w:id="1814" w:name="_Toc499329020"/>
      <w:r>
        <w:lastRenderedPageBreak/>
        <w:t>Függelék</w:t>
      </w:r>
      <w:bookmarkEnd w:id="1814"/>
    </w:p>
    <w:p w14:paraId="785A4DDE" w14:textId="77777777" w:rsidR="00B50CAA" w:rsidRDefault="00B50CAA">
      <w:pPr>
        <w:ind w:firstLine="0"/>
        <w:pPrChange w:id="1815" w:author="Windows-felhasználó" w:date="2017-12-04T00:21:00Z">
          <w:pPr/>
        </w:pPrChange>
      </w:pPr>
    </w:p>
    <w:sectPr w:rsidR="00B50C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Predi" w:date="2017-11-14T22:47:00Z" w:initials="P">
    <w:p w14:paraId="1535E845" w14:textId="77777777" w:rsidR="0019258C" w:rsidRDefault="0019258C">
      <w:pPr>
        <w:pStyle w:val="Jegyzetszveg"/>
      </w:pPr>
      <w:r>
        <w:rPr>
          <w:rStyle w:val="Jegyzethivatkozs"/>
        </w:rPr>
        <w:annotationRef/>
      </w:r>
      <w:r>
        <w:t>Melyik? Ezredfordulóra gondolsz?</w:t>
      </w:r>
    </w:p>
  </w:comment>
  <w:comment w:id="10" w:author="Predi" w:date="2017-11-14T22:51:00Z" w:initials="P">
    <w:p w14:paraId="501C5EAE" w14:textId="77777777" w:rsidR="0019258C" w:rsidRDefault="0019258C">
      <w:pPr>
        <w:pStyle w:val="Jegyzetszveg"/>
      </w:pPr>
      <w:r>
        <w:rPr>
          <w:rStyle w:val="Jegyzethivatkozs"/>
        </w:rPr>
        <w:annotationRef/>
      </w:r>
      <w:r>
        <w:t>hobby informatikus esetleg…</w:t>
      </w:r>
    </w:p>
  </w:comment>
  <w:comment w:id="11" w:author="Predi" w:date="2017-11-14T22:52:00Z" w:initials="P">
    <w:p w14:paraId="6B691B37" w14:textId="77777777" w:rsidR="0019258C" w:rsidRDefault="0019258C">
      <w:pPr>
        <w:pStyle w:val="Jegyzetszveg"/>
      </w:pPr>
      <w:r>
        <w:rPr>
          <w:rStyle w:val="Jegyzethivatkozs"/>
        </w:rPr>
        <w:annotationRef/>
      </w:r>
      <w:r>
        <w:t>Ide kívánkozik egy lábjegyzet.</w:t>
      </w:r>
    </w:p>
  </w:comment>
  <w:comment w:id="15" w:author="Predi" w:date="2017-11-14T23:02:00Z" w:initials="P">
    <w:p w14:paraId="3877982B" w14:textId="1FA23683" w:rsidR="0019258C" w:rsidRDefault="0019258C">
      <w:pPr>
        <w:pStyle w:val="Jegyzetszveg"/>
      </w:pPr>
      <w:r>
        <w:rPr>
          <w:rStyle w:val="Jegyzethivatkozs"/>
        </w:rPr>
        <w:annotationRef/>
      </w:r>
      <w:r>
        <w:t>Minden felsorolt technológiához/termékhez legyen hivatkozás!!!!!! Az irodalomjegyzékben van példa arra, hogyan kell weblapot hivatkozni. Figyelj oda, hogy egységesen legyenek formázva a hivatkozások.</w:t>
      </w:r>
    </w:p>
  </w:comment>
  <w:comment w:id="18" w:author="Predi" w:date="2017-11-14T22:56:00Z" w:initials="P">
    <w:p w14:paraId="3D54C8D4" w14:textId="77777777" w:rsidR="0019258C" w:rsidRDefault="0019258C">
      <w:pPr>
        <w:pStyle w:val="Jegyzetszveg"/>
      </w:pPr>
      <w:r>
        <w:rPr>
          <w:rStyle w:val="Jegyzethivatkozs"/>
        </w:rPr>
        <w:annotationRef/>
      </w:r>
      <w:r>
        <w:t>A többi ábránál nem fogom írni, de mindig így legyen: #. ábra: szöveg…</w:t>
      </w:r>
    </w:p>
  </w:comment>
  <w:comment w:id="22" w:author="Predi" w:date="2017-11-14T22:59:00Z" w:initials="P">
    <w:p w14:paraId="11FA1BEE" w14:textId="24E7E310" w:rsidR="0019258C" w:rsidRDefault="0019258C">
      <w:pPr>
        <w:pStyle w:val="Jegyzetszveg"/>
      </w:pPr>
      <w:r>
        <w:rPr>
          <w:rStyle w:val="Jegyzethivatkozs"/>
        </w:rPr>
        <w:annotationRef/>
      </w:r>
      <w:r>
        <w:t>Használjuk mindenhol következetesen az IoT rövidítést.</w:t>
      </w:r>
    </w:p>
  </w:comment>
  <w:comment w:id="23" w:author="Predi" w:date="2017-11-14T22:59:00Z" w:initials="P">
    <w:p w14:paraId="1AA2CF43" w14:textId="0AB955DE" w:rsidR="0019258C" w:rsidRDefault="0019258C">
      <w:pPr>
        <w:pStyle w:val="Jegyzetszveg"/>
      </w:pPr>
      <w:r>
        <w:rPr>
          <w:rStyle w:val="Jegyzethivatkozs"/>
        </w:rPr>
        <w:annotationRef/>
      </w:r>
      <w:r>
        <w:t>Pl?</w:t>
      </w:r>
    </w:p>
  </w:comment>
  <w:comment w:id="24" w:author="Predi" w:date="2017-11-14T23:00:00Z" w:initials="P">
    <w:p w14:paraId="36A0A981" w14:textId="464647E6" w:rsidR="0019258C" w:rsidRDefault="0019258C">
      <w:pPr>
        <w:pStyle w:val="Jegyzetszveg"/>
      </w:pPr>
      <w:r>
        <w:rPr>
          <w:rStyle w:val="Jegyzethivatkozs"/>
        </w:rPr>
        <w:annotationRef/>
      </w:r>
      <w:r>
        <w:t>Ezek nem annyira elterjedtek, nyugodtan lehet hozzá lábjegyzet vagy hivatkozás.</w:t>
      </w:r>
    </w:p>
  </w:comment>
  <w:comment w:id="37" w:author="Predi" w:date="2017-11-14T23:06:00Z" w:initials="P">
    <w:p w14:paraId="08585406" w14:textId="357D0BF6" w:rsidR="0019258C" w:rsidRDefault="0019258C">
      <w:pPr>
        <w:pStyle w:val="Jegyzetszveg"/>
      </w:pPr>
      <w:r>
        <w:rPr>
          <w:rStyle w:val="Jegyzethivatkozs"/>
        </w:rPr>
        <w:annotationRef/>
      </w:r>
      <w:r>
        <w:t>Ez elég relatív, mihez képest?</w:t>
      </w:r>
    </w:p>
  </w:comment>
  <w:comment w:id="41" w:author="Predi" w:date="2017-11-14T23:07:00Z" w:initials="P">
    <w:p w14:paraId="021B958A" w14:textId="058B08DF" w:rsidR="0019258C" w:rsidRDefault="0019258C">
      <w:pPr>
        <w:pStyle w:val="Jegyzetszveg"/>
      </w:pPr>
      <w:r>
        <w:rPr>
          <w:rStyle w:val="Jegyzethivatkozs"/>
        </w:rPr>
        <w:annotationRef/>
      </w:r>
      <w:r>
        <w:t>Bár nem érdemes :)</w:t>
      </w:r>
    </w:p>
  </w:comment>
  <w:comment w:id="42" w:author="Predi" w:date="2017-11-14T23:08:00Z" w:initials="P">
    <w:p w14:paraId="7394DF5C" w14:textId="62DE87CC" w:rsidR="0019258C" w:rsidRDefault="0019258C">
      <w:pPr>
        <w:pStyle w:val="Jegyzetszveg"/>
      </w:pPr>
      <w:r>
        <w:rPr>
          <w:rStyle w:val="Jegyzethivatkozs"/>
        </w:rPr>
        <w:annotationRef/>
      </w:r>
      <w:r>
        <w:t>Ne személyesítsük meg azért….</w:t>
      </w:r>
    </w:p>
  </w:comment>
  <w:comment w:id="45" w:author="Predi" w:date="2017-11-14T23:10:00Z" w:initials="P">
    <w:p w14:paraId="11966D37" w14:textId="36852DA1" w:rsidR="0019258C" w:rsidRDefault="0019258C">
      <w:pPr>
        <w:pStyle w:val="Jegyzetszveg"/>
      </w:pPr>
      <w:r>
        <w:rPr>
          <w:rStyle w:val="Jegyzethivatkozs"/>
        </w:rPr>
        <w:annotationRef/>
      </w:r>
      <w:r>
        <w:t>Mármint, hogy egy I/O lábról kapja a tápját? Miért fontos ez itt?</w:t>
      </w:r>
    </w:p>
  </w:comment>
  <w:comment w:id="57" w:author="Predi" w:date="2017-11-14T23:13:00Z" w:initials="P">
    <w:p w14:paraId="6ABBBE40" w14:textId="32F9EF9C" w:rsidR="0019258C" w:rsidRDefault="0019258C">
      <w:pPr>
        <w:pStyle w:val="Jegyzetszveg"/>
      </w:pPr>
      <w:r>
        <w:rPr>
          <w:rStyle w:val="Jegyzethivatkozs"/>
        </w:rPr>
        <w:annotationRef/>
      </w:r>
      <w:r>
        <w:t>Vagy pl true realtime alkalmazást akarunk írni.</w:t>
      </w:r>
    </w:p>
  </w:comment>
  <w:comment w:id="70" w:author="Predi" w:date="2017-11-14T23:17:00Z" w:initials="P">
    <w:p w14:paraId="66ACBBE2" w14:textId="306730C3" w:rsidR="0019258C" w:rsidRDefault="0019258C">
      <w:pPr>
        <w:pStyle w:val="Jegyzetszveg"/>
      </w:pPr>
      <w:r>
        <w:rPr>
          <w:rStyle w:val="Jegyzethivatkozs"/>
        </w:rPr>
        <w:annotationRef/>
      </w:r>
      <w:r>
        <w:t>kis teljesítményű/ kis számítási kapacitású</w:t>
      </w:r>
    </w:p>
  </w:comment>
  <w:comment w:id="74" w:author="Predi" w:date="2017-11-14T23:18:00Z" w:initials="P">
    <w:p w14:paraId="0908435B" w14:textId="71D776BA" w:rsidR="0019258C" w:rsidRDefault="0019258C">
      <w:pPr>
        <w:pStyle w:val="Jegyzetszveg"/>
      </w:pPr>
      <w:r>
        <w:rPr>
          <w:rStyle w:val="Jegyzethivatkozs"/>
        </w:rPr>
        <w:annotationRef/>
      </w:r>
      <w:r>
        <w:t>Ezt használják így magyarul? Sosem hallottam.</w:t>
      </w:r>
    </w:p>
  </w:comment>
  <w:comment w:id="75" w:author="Predi" w:date="2017-11-14T23:19:00Z" w:initials="P">
    <w:p w14:paraId="7B80502E" w14:textId="54784A18" w:rsidR="0019258C" w:rsidRDefault="0019258C">
      <w:pPr>
        <w:pStyle w:val="Jegyzetszveg"/>
      </w:pPr>
      <w:r>
        <w:rPr>
          <w:rStyle w:val="Jegyzethivatkozs"/>
        </w:rPr>
        <w:annotationRef/>
      </w:r>
      <w:r>
        <w:t>Ha ezt megemlíted, akkor lábjegyzetben ki kellene fejteni, hogy mit jelent.</w:t>
      </w:r>
    </w:p>
  </w:comment>
  <w:comment w:id="78" w:author="Predi" w:date="2017-11-14T23:22:00Z" w:initials="P">
    <w:p w14:paraId="4610F3A3" w14:textId="085FBF0E" w:rsidR="0019258C" w:rsidRDefault="0019258C">
      <w:pPr>
        <w:pStyle w:val="Jegyzetszveg"/>
      </w:pPr>
      <w:r>
        <w:rPr>
          <w:rStyle w:val="Jegyzethivatkozs"/>
        </w:rPr>
        <w:annotationRef/>
      </w:r>
      <w:r>
        <w:t>Ide akkor kapásból kívánkozik egy blokkdiagram.</w:t>
      </w:r>
    </w:p>
  </w:comment>
  <w:comment w:id="81" w:author="Predi" w:date="2017-11-27T09:37:00Z" w:initials="P">
    <w:p w14:paraId="0A198AF4" w14:textId="2045DDB7" w:rsidR="0019258C" w:rsidRDefault="0019258C">
      <w:pPr>
        <w:pStyle w:val="Jegyzetszveg"/>
      </w:pPr>
      <w:r>
        <w:rPr>
          <w:rStyle w:val="Jegyzethivatkozs"/>
        </w:rPr>
        <w:annotationRef/>
      </w:r>
      <w:r>
        <w:t>A telepített egység mellé rajzolnám a cserepeket a jobb érthetőség szempontjából (csak egy újabb doboz).</w:t>
      </w:r>
    </w:p>
  </w:comment>
  <w:comment w:id="92" w:author="Predi" w:date="2017-11-27T09:38:00Z" w:initials="P">
    <w:p w14:paraId="371F4A7C" w14:textId="15EA88D4" w:rsidR="0019258C" w:rsidRDefault="0019258C">
      <w:pPr>
        <w:pStyle w:val="Jegyzetszveg"/>
      </w:pPr>
      <w:r>
        <w:rPr>
          <w:rStyle w:val="Jegyzethivatkozs"/>
        </w:rPr>
        <w:annotationRef/>
      </w:r>
      <w:r>
        <w:t>Úgy kellene fogalmazni, hogy egy-két cserép gondozásához nem igazán praktikus az egész lakás páratartalmát befolyásolni, ez a te rendszerednek nem célja.</w:t>
      </w:r>
    </w:p>
  </w:comment>
  <w:comment w:id="138" w:author="Predi" w:date="2017-11-14T23:26:00Z" w:initials="P">
    <w:p w14:paraId="7D47A3F6" w14:textId="77C14127" w:rsidR="0019258C" w:rsidRDefault="0019258C">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142" w:author="Predi" w:date="2017-11-14T23:28:00Z" w:initials="P">
    <w:p w14:paraId="04FA4C5D" w14:textId="6F52B2FF" w:rsidR="0019258C" w:rsidRDefault="0019258C">
      <w:pPr>
        <w:pStyle w:val="Jegyzetszveg"/>
      </w:pPr>
      <w:r>
        <w:rPr>
          <w:rStyle w:val="Jegyzethivatkozs"/>
        </w:rPr>
        <w:annotationRef/>
      </w:r>
      <w:r>
        <w:t>Ábraaláírások majd persze ide is, mindenhova.</w:t>
      </w:r>
    </w:p>
  </w:comment>
  <w:comment w:id="153" w:author="Predi" w:date="2017-11-14T23:24:00Z" w:initials="P">
    <w:p w14:paraId="493A7585" w14:textId="77777777" w:rsidR="0019258C" w:rsidRDefault="0019258C" w:rsidP="00A02128">
      <w:pPr>
        <w:pStyle w:val="Jegyzetszveg"/>
      </w:pPr>
      <w:r>
        <w:rPr>
          <w:rStyle w:val="Jegyzethivatkozs"/>
        </w:rPr>
        <w:annotationRef/>
      </w:r>
      <w:r>
        <w:t>Szerintem binárisra gondolsz. Digitális kimenet lehet 24 bites is…. soros is, lásd hőmérő…</w:t>
      </w:r>
    </w:p>
  </w:comment>
  <w:comment w:id="220" w:author="Predi" w:date="2017-11-27T09:42:00Z" w:initials="P">
    <w:p w14:paraId="1BD63220" w14:textId="78675FDB" w:rsidR="0019258C" w:rsidRDefault="0019258C">
      <w:pPr>
        <w:pStyle w:val="Jegyzetszveg"/>
      </w:pPr>
      <w:r>
        <w:rPr>
          <w:rStyle w:val="Jegyzethivatkozs"/>
        </w:rPr>
        <w:annotationRef/>
      </w:r>
      <w:r>
        <w:t>Ezt itt akár érdemes lenne kifejteni. Mekkora a nagy? Szerintem egy közepes teljesítményű mikrokontrollerbe is beférne…érdemes csinálni egy gyors becslést, hogy mekkora kapacitás szükséges.</w:t>
      </w:r>
    </w:p>
  </w:comment>
  <w:comment w:id="223" w:author="Predi" w:date="2017-11-27T09:43:00Z" w:initials="P">
    <w:p w14:paraId="0FD87410" w14:textId="1419AF5B" w:rsidR="0019258C" w:rsidRDefault="0019258C">
      <w:pPr>
        <w:pStyle w:val="Jegyzetszveg"/>
      </w:pPr>
      <w:r>
        <w:rPr>
          <w:rStyle w:val="Jegyzethivatkozs"/>
        </w:rPr>
        <w:annotationRef/>
      </w:r>
      <w:r>
        <w:t>A kell helyett célszerűt írnék. Ez itt már egy tervezői döntés. El tudod képzelni azért, hogy adatbázis nélkül is megoldható a dolog, viszont így rengeteg előnye van. Tehát ezt ne úgy tálald, hogy így kell lennie, hanem hogy így döntöttél, ezért és ezért…</w:t>
      </w:r>
    </w:p>
  </w:comment>
  <w:comment w:id="242" w:author="Predi" w:date="2017-11-27T09:44:00Z" w:initials="P">
    <w:p w14:paraId="3973B4E5" w14:textId="5DBE9388" w:rsidR="0019258C" w:rsidRDefault="0019258C">
      <w:pPr>
        <w:pStyle w:val="Jegyzetszveg"/>
      </w:pPr>
      <w:r>
        <w:rPr>
          <w:rStyle w:val="Jegyzethivatkozs"/>
        </w:rPr>
        <w:annotationRef/>
      </w:r>
      <w:r>
        <w:t>Én speciel nem szeretem ezt a kifejezést, használjunk költséget és/vagy méretet.</w:t>
      </w:r>
    </w:p>
  </w:comment>
  <w:comment w:id="249" w:author="Predi" w:date="2017-11-14T23:24:00Z" w:initials="P">
    <w:p w14:paraId="6B51F5CB" w14:textId="77777777" w:rsidR="0019258C" w:rsidRDefault="0019258C" w:rsidP="001418B9">
      <w:pPr>
        <w:pStyle w:val="Jegyzetszveg"/>
      </w:pPr>
      <w:r>
        <w:rPr>
          <w:rStyle w:val="Jegyzethivatkozs"/>
        </w:rPr>
        <w:annotationRef/>
      </w:r>
      <w:r>
        <w:t>Szerintem binárisra gondolsz. Digitális kimenet lehet 24 bites is…. soros is, lásd hőmérő…</w:t>
      </w:r>
    </w:p>
  </w:comment>
  <w:comment w:id="263" w:author="Predi" w:date="2017-11-27T09:51:00Z" w:initials="P">
    <w:p w14:paraId="7640F688" w14:textId="7F246076" w:rsidR="0019258C" w:rsidRDefault="0019258C">
      <w:pPr>
        <w:pStyle w:val="Jegyzetszveg"/>
      </w:pPr>
      <w:r>
        <w:rPr>
          <w:rStyle w:val="Jegyzethivatkozs"/>
        </w:rPr>
        <w:annotationRef/>
      </w:r>
      <w:r>
        <w:t>Valamint SPI, I2C szenzorok is csatlakoztathatók.</w:t>
      </w:r>
    </w:p>
  </w:comment>
  <w:comment w:id="271" w:author="Predi" w:date="2017-11-27T09:54:00Z" w:initials="P">
    <w:p w14:paraId="5255A373" w14:textId="539FD19C" w:rsidR="0019258C" w:rsidRDefault="0019258C">
      <w:pPr>
        <w:pStyle w:val="Jegyzetszveg"/>
      </w:pPr>
      <w:r>
        <w:rPr>
          <w:rStyle w:val="Jegyzethivatkozs"/>
        </w:rPr>
        <w:annotationRef/>
      </w:r>
      <w:r>
        <w:t>Hát ez nagyon rossz gyakorlat szerintem…</w:t>
      </w:r>
    </w:p>
  </w:comment>
  <w:comment w:id="276" w:author="Predi" w:date="2017-11-27T09:56:00Z" w:initials="P">
    <w:p w14:paraId="10C0AA29" w14:textId="0C5FF62C" w:rsidR="0019258C" w:rsidRDefault="0019258C">
      <w:pPr>
        <w:pStyle w:val="Jegyzetszveg"/>
      </w:pPr>
      <w:r>
        <w:rPr>
          <w:rStyle w:val="Jegyzethivatkozs"/>
        </w:rPr>
        <w:annotationRef/>
      </w:r>
      <w:r>
        <w:t>Talán egy sor bevezető/átkötő szöveg ide sem ártana, hogy kicsit folytonosabb legyen a történet.</w:t>
      </w:r>
    </w:p>
  </w:comment>
  <w:comment w:id="310" w:author="Predi" w:date="2017-11-27T11:05:00Z" w:initials="P">
    <w:p w14:paraId="4669E81C" w14:textId="39D097A8" w:rsidR="0019258C" w:rsidRDefault="0019258C">
      <w:pPr>
        <w:pStyle w:val="Jegyzetszveg"/>
      </w:pPr>
      <w:r>
        <w:rPr>
          <w:rStyle w:val="Jegyzethivatkozs"/>
        </w:rPr>
        <w:annotationRef/>
      </w:r>
      <w:r>
        <w:t>Tényleg nagyon rossz és zavaró ez a konyhanyelv….kell a levesbe még egy sárgarépa. NEM! van sok szinoníma: pl szükség van. Ez a megjegyzés nem csak ide érvényes.</w:t>
      </w:r>
    </w:p>
  </w:comment>
  <w:comment w:id="1793" w:author="Predi" w:date="2017-11-27T10:49:00Z" w:initials="P">
    <w:p w14:paraId="374894BE" w14:textId="77777777" w:rsidR="0019258C" w:rsidRDefault="0019258C" w:rsidP="00EF0740">
      <w:pPr>
        <w:pStyle w:val="Jegyzetszveg"/>
      </w:pPr>
      <w:r>
        <w:rPr>
          <w:rStyle w:val="Jegyzethivatkozs"/>
        </w:rPr>
        <w:annotationRef/>
      </w:r>
      <w:r>
        <w:t>Ez a rész eléggé zavaros, és sokminden most először szerepel, pl, hogy 10 percenként akarsz menteni, meg 10 másodpercenként fényt mérni. Erről kellene írni, nem a pythonról. AZ MÁR IMPLEMENTÁCIÓ! Jó lenne érthetően leírni, hogy működik a rendszer, mindenféle fő és alprogram nélkül. Pár pontba össze lehetne szedni a rendszerrel szemben támasztott követelményeket. Valamint nagyon kívánkozik ide egy ábra, hogy mik az egyes logikai műveletvégző egységek és hogyan kapcsolódnak egymáshoz!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1"/>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66ACBBE2" w15:done="1"/>
  <w15:commentEx w15:paraId="0908435B" w15:done="1"/>
  <w15:commentEx w15:paraId="7B80502E" w15:done="1"/>
  <w15:commentEx w15:paraId="4610F3A3" w15:done="1"/>
  <w15:commentEx w15:paraId="0A198AF4" w15:done="0"/>
  <w15:commentEx w15:paraId="371F4A7C" w15:done="0"/>
  <w15:commentEx w15:paraId="7D47A3F6" w15:done="1"/>
  <w15:commentEx w15:paraId="04FA4C5D" w15:done="1"/>
  <w15:commentEx w15:paraId="493A7585" w15:done="1"/>
  <w15:commentEx w15:paraId="1BD63220" w15:done="0"/>
  <w15:commentEx w15:paraId="0FD87410" w15:done="0"/>
  <w15:commentEx w15:paraId="3973B4E5" w15:done="1"/>
  <w15:commentEx w15:paraId="6B51F5CB" w15:done="1"/>
  <w15:commentEx w15:paraId="7640F688" w15:done="0"/>
  <w15:commentEx w15:paraId="5255A373" w15:done="0"/>
  <w15:commentEx w15:paraId="10C0AA29" w15:done="0"/>
  <w15:commentEx w15:paraId="4669E81C" w15:done="1"/>
  <w15:commentEx w15:paraId="374894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EEF2E" w14:textId="77777777" w:rsidR="006726B1" w:rsidRDefault="006726B1">
      <w:r>
        <w:separator/>
      </w:r>
    </w:p>
  </w:endnote>
  <w:endnote w:type="continuationSeparator" w:id="0">
    <w:p w14:paraId="7FBF2CD3" w14:textId="77777777" w:rsidR="006726B1" w:rsidRDefault="00672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19258C" w:rsidRDefault="0019258C">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781032E8" w:rsidR="0019258C" w:rsidRDefault="0019258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7E5E91">
      <w:rPr>
        <w:rStyle w:val="Oldalszm"/>
        <w:noProof/>
      </w:rPr>
      <w:t>45</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AAC35" w14:textId="77777777" w:rsidR="006726B1" w:rsidRDefault="006726B1">
      <w:r>
        <w:separator/>
      </w:r>
    </w:p>
  </w:footnote>
  <w:footnote w:type="continuationSeparator" w:id="0">
    <w:p w14:paraId="09F0A859" w14:textId="77777777" w:rsidR="006726B1" w:rsidRDefault="006726B1">
      <w:r>
        <w:continuationSeparator/>
      </w:r>
    </w:p>
  </w:footnote>
  <w:footnote w:id="1">
    <w:p w14:paraId="027F6532" w14:textId="54E77E6B" w:rsidR="0019258C" w:rsidRDefault="0019258C">
      <w:pPr>
        <w:pStyle w:val="Lbjegyzetszveg"/>
      </w:pPr>
      <w:r>
        <w:rPr>
          <w:rStyle w:val="Lbjegyzet-hivatkozs"/>
        </w:rPr>
        <w:footnoteRef/>
      </w:r>
      <w:r>
        <w:t xml:space="preserve"> Közösségi finanszírozásról beszélünk, amikor egy projektre úgy gyűjtik össze a szükséges pénzt, hogy sok ember járul hozzá kisebb összeggel, tipikusan interneten keresztül. </w:t>
      </w:r>
    </w:p>
  </w:footnote>
  <w:footnote w:id="2">
    <w:p w14:paraId="67FCD9EC" w14:textId="5491DEDA" w:rsidR="0019258C" w:rsidRDefault="0019258C">
      <w:pPr>
        <w:pStyle w:val="Lbjegyzetszveg"/>
      </w:pPr>
      <w:r>
        <w:rPr>
          <w:rStyle w:val="Lbjegyzet-hivatkozs"/>
        </w:rPr>
        <w:footnoteRef/>
      </w:r>
      <w:r>
        <w:t xml:space="preserve"> Gideon </w:t>
      </w:r>
      <w:r>
        <w:fldChar w:fldCharType="begin"/>
      </w:r>
      <w:r>
        <w:instrText xml:space="preserve"> REF _Ref498513833 \r \h </w:instrText>
      </w:r>
      <w:r>
        <w:fldChar w:fldCharType="separate"/>
      </w:r>
      <w:r>
        <w:t>[4]</w:t>
      </w:r>
      <w:r>
        <w:fldChar w:fldCharType="end"/>
      </w:r>
      <w:r>
        <w:t xml:space="preserve"> és Muzzley </w:t>
      </w:r>
      <w:r>
        <w:fldChar w:fldCharType="begin"/>
      </w:r>
      <w:r>
        <w:instrText xml:space="preserve"> REF _Ref498513840 \r \h </w:instrText>
      </w:r>
      <w:r>
        <w:fldChar w:fldCharType="separate"/>
      </w:r>
      <w:r>
        <w:t>[5]</w:t>
      </w:r>
      <w:r>
        <w:fldChar w:fldCharType="end"/>
      </w:r>
      <w:r>
        <w:t xml:space="preserve"> mindkettő olyan alkalmazás, amin keresztül az otthonunkban található okos eszközöket irányíthatjuk.</w:t>
      </w:r>
    </w:p>
  </w:footnote>
  <w:footnote w:id="3">
    <w:p w14:paraId="029426C2" w14:textId="5D5DD570" w:rsidR="0019258C" w:rsidRDefault="0019258C">
      <w:pPr>
        <w:pStyle w:val="Lbjegyzetszveg"/>
      </w:pPr>
      <w:r>
        <w:rPr>
          <w:rStyle w:val="Lbjegyzet-hivatkozs"/>
        </w:rPr>
        <w:footnoteRef/>
      </w:r>
      <w:r>
        <w:t xml:space="preserve"> A négy-utas kézfogás során egy üzenet küldése, amikor a fogadó egy PUBLISH üzenetet kap, visszaküld egy PUBREC (publish redeived) üzenetet, és eltárolja az üzenetben kapott csomag azonosítóját, hogy elkerülje az esetleges dupla feldolgozást, ha többször kapná meg az üzenetet. A küldő a PUBREC üzenetre egy PUBREL (publish release) üzenettel válaszol, amint ezt a fogadó megkapja, törölheti a tárolt állapotokat, és visszaküldi a PUBCOMP (publish completed) üzenetet. Amikor a küldő megkapja, ezt az üzenetet, ő is törölheti az üzenet adatait.</w:t>
      </w:r>
    </w:p>
  </w:footnote>
  <w:footnote w:id="4">
    <w:p w14:paraId="6B09FFCA" w14:textId="1DDFF6E6" w:rsidR="0019258C" w:rsidRDefault="0019258C">
      <w:pPr>
        <w:pStyle w:val="Lbjegyzetszveg"/>
      </w:pPr>
      <w:ins w:id="218" w:author="Windows-felhasználó" w:date="2017-11-28T23:47:00Z">
        <w:r>
          <w:rPr>
            <w:rStyle w:val="Lbjegyzet-hivatkozs"/>
          </w:rPr>
          <w:footnoteRef/>
        </w:r>
        <w:r>
          <w:t xml:space="preserve"> Az adatokat célszerű adatbázisban tárolni. Adatbáziskezelő szoftver segítségével könnyű átlátható struktúrát adni az adatainknak, ezzel megkönnyítve a velük való műveleteket.</w:t>
        </w:r>
      </w:ins>
    </w:p>
  </w:footnote>
  <w:footnote w:id="5">
    <w:p w14:paraId="2476354D" w14:textId="5AAAC041" w:rsidR="0019258C" w:rsidRDefault="0019258C">
      <w:pPr>
        <w:pStyle w:val="Lbjegyzetszveg"/>
      </w:pPr>
      <w:ins w:id="235" w:author="Windows-felhasználó" w:date="2017-11-28T23:48:00Z">
        <w:r>
          <w:rPr>
            <w:rStyle w:val="Lbjegyzet-hivatkozs"/>
          </w:rPr>
          <w:footnoteRef/>
        </w:r>
        <w:r>
          <w:t xml:space="preserve"> Az adatbázis legtöbb adatot tároló táblájának, az állapottároló táblának a sor mérete is maximum pár tíz byte, tekintve, hogy egyszerű számadatokat és dátuminformációt tárolok majd benne. Még ha száz byte sormérettel is számolunk, akkor is 144*365*100 byte adatmennyiség jön ki egy évre</w:t>
        </w:r>
      </w:ins>
      <w:ins w:id="236" w:author="Windows-felhasználó" w:date="2017-11-28T23:49:00Z">
        <w:r>
          <w:t xml:space="preserve"> egy növényhez</w:t>
        </w:r>
      </w:ins>
      <w:ins w:id="237" w:author="Windows-felhasználó" w:date="2017-11-28T23:48:00Z">
        <w:r>
          <w:t xml:space="preserve">, ami felfelé kerekítve 5.3 Mbyte, így több </w:t>
        </w:r>
      </w:ins>
      <w:ins w:id="238" w:author="Windows-felhasználó" w:date="2017-11-28T23:50:00Z">
        <w:r>
          <w:t xml:space="preserve">növény gondozása </w:t>
        </w:r>
      </w:ins>
      <w:ins w:id="239" w:author="Windows-felhasználó" w:date="2017-11-28T23:49:00Z">
        <w:r>
          <w:t xml:space="preserve">esetén is sok év, mire </w:t>
        </w:r>
      </w:ins>
      <w:ins w:id="240" w:author="Windows-felhasználó" w:date="2017-11-28T23:51:00Z">
        <w:r>
          <w:t>akár a 100 Mbyte méretet eléri az adatbázis.</w:t>
        </w:r>
      </w:ins>
    </w:p>
  </w:footnote>
  <w:footnote w:id="6">
    <w:p w14:paraId="73CF54B9" w14:textId="774FD8B5" w:rsidR="0019258C" w:rsidRDefault="0019258C">
      <w:pPr>
        <w:pStyle w:val="Lbjegyzetszveg"/>
      </w:pPr>
      <w:r>
        <w:rPr>
          <w:rStyle w:val="Lbjegyzet-hivatkozs"/>
        </w:rPr>
        <w:footnoteRef/>
      </w:r>
      <w:r>
        <w:t xml:space="preserve"> Külső vezérlő jel hatására összeköt vagy megszakít egy nagyobb teljesítményű áramkört.</w:t>
      </w:r>
    </w:p>
  </w:footnote>
  <w:footnote w:id="7">
    <w:p w14:paraId="74616FE4" w14:textId="5B8C31E7" w:rsidR="0019258C" w:rsidRDefault="0019258C">
      <w:pPr>
        <w:pStyle w:val="Lbjegyzetszveg"/>
      </w:pPr>
      <w:r>
        <w:rPr>
          <w:rStyle w:val="Lbjegyzet-hivatkozs"/>
        </w:rPr>
        <w:footnoteRef/>
      </w:r>
      <w:r>
        <w:t xml:space="preserve"> Kommunikációs csatorna, amin olyan adatátvitel, amely során egy időben egy bit adat továbbítódik.</w:t>
      </w:r>
    </w:p>
  </w:footnote>
  <w:footnote w:id="8">
    <w:p w14:paraId="6704D05D" w14:textId="6840211F" w:rsidR="0019258C" w:rsidDel="00422893" w:rsidRDefault="0019258C">
      <w:pPr>
        <w:pStyle w:val="Lbjegyzetszveg"/>
        <w:rPr>
          <w:del w:id="301" w:author="Windows-felhasználó" w:date="2017-11-28T23:37:00Z"/>
        </w:rPr>
      </w:pPr>
      <w:del w:id="302" w:author="Windows-felhasználó" w:date="2017-11-28T23:37:00Z">
        <w:r w:rsidDel="00422893">
          <w:rPr>
            <w:rStyle w:val="Lbjegyzet-hivatkozs"/>
          </w:rPr>
          <w:footnoteRef/>
        </w:r>
        <w:r w:rsidDel="00422893">
          <w:delText xml:space="preserve"> Közvetlenül a forráskódú változatban, futásidőben értelmezett és gépi kódú utasításokká fordított nyelv.</w:delText>
        </w:r>
      </w:del>
    </w:p>
  </w:footnote>
  <w:footnote w:id="9">
    <w:p w14:paraId="48D7B196" w14:textId="3474A1D3" w:rsidR="0019258C" w:rsidDel="00422893" w:rsidRDefault="0019258C">
      <w:pPr>
        <w:pStyle w:val="Lbjegyzetszveg"/>
        <w:rPr>
          <w:del w:id="308" w:author="Windows-felhasználó" w:date="2017-11-28T23:37:00Z"/>
        </w:rPr>
      </w:pPr>
      <w:del w:id="309" w:author="Windows-felhasználó" w:date="2017-11-28T23:37:00Z">
        <w:r w:rsidDel="00422893">
          <w:rPr>
            <w:rStyle w:val="Lbjegyzet-hivatkozs"/>
          </w:rPr>
          <w:footnoteRef/>
        </w:r>
        <w:r w:rsidDel="00422893">
          <w:delText xml:space="preserve"> Model-view-controller egy szoftvertervezési minta, amit felhasználói felületek implementálásához használnak. A model osztály reprezentálja az adatszerkezetet, a view a felületet definiálja, a controller pedig kezeli a felhasználói cselekvéseket. Ez a felosztás segít függetleníteni az alkalmazáslogikát a megjelenítéstől, hogy a kettőt anélkül lehessen megváltoztatni, hogy a másikra hatással legyen.</w:delText>
        </w:r>
      </w:del>
    </w:p>
  </w:footnote>
  <w:footnote w:id="10">
    <w:p w14:paraId="55335C68" w14:textId="77777777" w:rsidR="0019258C" w:rsidRDefault="0019258C" w:rsidP="00507313">
      <w:pPr>
        <w:pStyle w:val="Lbjegyzetszveg"/>
        <w:rPr>
          <w:ins w:id="365" w:author="Windows-felhasználó" w:date="2017-12-04T00:20:00Z"/>
        </w:rPr>
      </w:pPr>
      <w:ins w:id="366" w:author="Windows-felhasználó" w:date="2017-12-04T00:20:00Z">
        <w:r>
          <w:rPr>
            <w:rStyle w:val="Lbjegyzet-hivatkozs"/>
          </w:rPr>
          <w:footnoteRef/>
        </w:r>
        <w:r>
          <w:t xml:space="preserve"> Közvetlenül a forráskódú változatban, futásidőben értelmezett és gépi kódú utasításokká fordított nyelv.</w:t>
        </w:r>
      </w:ins>
    </w:p>
  </w:footnote>
  <w:footnote w:id="11">
    <w:p w14:paraId="2E6CECB5" w14:textId="77777777" w:rsidR="0019258C" w:rsidRDefault="0019258C" w:rsidP="00507313">
      <w:pPr>
        <w:pStyle w:val="Lbjegyzetszveg"/>
        <w:rPr>
          <w:ins w:id="371" w:author="Windows-felhasználó" w:date="2017-12-04T00:20:00Z"/>
        </w:rPr>
      </w:pPr>
      <w:ins w:id="372" w:author="Windows-felhasználó" w:date="2017-12-04T00:20:00Z">
        <w:r>
          <w:rPr>
            <w:rStyle w:val="Lbjegyzet-hivatkozs"/>
          </w:rPr>
          <w:footnoteRef/>
        </w:r>
        <w:r>
          <w:t xml:space="preserve"> Model-view-controller egy szoftvertervezési minta, amit felhasználói felületek implementálásához használnak. A model osztály reprezentálja az adatszerkezetet, a view a felületet definiálja, a controller pedig kezeli a felhasználói cselekvéseket. Ez a felosztás segít függetleníteni az alkalmazáslogikát a megjelenítéstől, hogy a kettőt anélkül lehessen megváltoztatni, hogy a másikra hatással legyen.</w:t>
        </w:r>
      </w:ins>
    </w:p>
  </w:footnote>
  <w:footnote w:id="12">
    <w:p w14:paraId="688299E5" w14:textId="34E0296F" w:rsidR="0019258C" w:rsidRDefault="0019258C">
      <w:pPr>
        <w:pStyle w:val="Lbjegyzetszveg"/>
      </w:pPr>
      <w:ins w:id="682" w:author="Windows-felhasználó" w:date="2017-12-02T15:02:00Z">
        <w:r>
          <w:rPr>
            <w:rStyle w:val="Lbjegyzet-hivatkozs"/>
          </w:rPr>
          <w:footnoteRef/>
        </w:r>
        <w:r>
          <w:t xml:space="preserve"> Unix alapú rendszereken megtalálható ütemező szoftver. </w:t>
        </w:r>
      </w:ins>
      <w:ins w:id="683" w:author="Windows-felhasználó" w:date="2017-12-02T15:04:00Z">
        <w:r>
          <w:t>Egy szöveges fájlban adhatunk meg c</w:t>
        </w:r>
      </w:ins>
      <w:ins w:id="684" w:author="Windows-felhasználó" w:date="2017-12-02T15:02:00Z">
        <w:r>
          <w:t>ron-feladatok</w:t>
        </w:r>
      </w:ins>
      <w:ins w:id="685" w:author="Windows-felhasználó" w:date="2017-12-02T15:04:00Z">
        <w:r>
          <w:t>at, egy ilyen feladat tartalmazza a végrehajtandó utasítást, valamint a végrehajtás időpontját</w:t>
        </w:r>
      </w:ins>
      <w:ins w:id="686" w:author="Windows-felhasználó" w:date="2017-12-02T15:06:00Z">
        <w:r>
          <w:t xml:space="preserve">. </w:t>
        </w:r>
      </w:ins>
    </w:p>
  </w:footnote>
  <w:footnote w:id="13">
    <w:p w14:paraId="665965F5" w14:textId="67BD7374" w:rsidR="0019258C" w:rsidRDefault="0019258C">
      <w:pPr>
        <w:pStyle w:val="Lbjegyzetszveg"/>
      </w:pPr>
      <w:ins w:id="865" w:author="Windows-felhasználó" w:date="2017-12-02T18:20:00Z">
        <w:r>
          <w:rPr>
            <w:rStyle w:val="Lbjegyzet-hivatkozs"/>
          </w:rPr>
          <w:footnoteRef/>
        </w:r>
        <w:r>
          <w:t xml:space="preserve"> </w:t>
        </w:r>
      </w:ins>
      <w:ins w:id="866" w:author="Windows-felhasználó" w:date="2017-12-03T11:30:00Z">
        <w:r>
          <w:t>A JSON  (JavaScript Object Notation) egy kis méretű, szöveg alapú szabvány ember által olvasható adatcserére. A JavaScript szkriptnyelvből alakult ki egyszerű adatstruktúrák és asszociatív tömbök reprezentálására.</w:t>
        </w:r>
      </w:ins>
      <w:ins w:id="867" w:author="Windows-felhasználó" w:date="2017-12-03T11:31:00Z">
        <w:r>
          <w:fldChar w:fldCharType="begin"/>
        </w:r>
        <w:r>
          <w:instrText xml:space="preserve"> REF _Ref500064002 \r \h </w:instrText>
        </w:r>
      </w:ins>
      <w:r>
        <w:fldChar w:fldCharType="separate"/>
      </w:r>
      <w:ins w:id="868" w:author="Windows-felhasználó" w:date="2017-12-03T11:31:00Z">
        <w:r>
          <w:t>[7]</w:t>
        </w:r>
        <w:r>
          <w:fldChar w:fldCharType="end"/>
        </w:r>
      </w:ins>
      <w:ins w:id="869" w:author="Windows-felhasználó" w:date="2017-12-03T11:29:00Z">
        <w:r>
          <w:t xml:space="preserve"> </w:t>
        </w:r>
      </w:ins>
    </w:p>
  </w:footnote>
  <w:footnote w:id="14">
    <w:p w14:paraId="24A5F165" w14:textId="681CA740" w:rsidR="0019258C" w:rsidRDefault="0019258C">
      <w:pPr>
        <w:pStyle w:val="Lbjegyzetszveg"/>
      </w:pPr>
      <w:ins w:id="1660" w:author="Windows-felhasználó" w:date="2017-12-03T21:34:00Z">
        <w:r>
          <w:rPr>
            <w:rStyle w:val="Lbjegyzet-hivatkozs"/>
          </w:rPr>
          <w:footnoteRef/>
        </w:r>
        <w:r>
          <w:t xml:space="preserve"> </w:t>
        </w:r>
      </w:ins>
      <w:ins w:id="1661" w:author="Windows-felhasználó" w:date="2017-12-03T21:35:00Z">
        <w:r>
          <w:t xml:space="preserve">Az ASCII </w:t>
        </w:r>
      </w:ins>
      <w:ins w:id="1662" w:author="Windows-felhasználó" w:date="2017-12-03T21:37:00Z">
        <w:r>
          <w:t xml:space="preserve">kódolás </w:t>
        </w:r>
      </w:ins>
      <w:ins w:id="1663" w:author="Windows-felhasználó" w:date="2017-12-03T21:36:00Z">
        <w:r>
          <w:t>128 szövegkaraktert</w:t>
        </w:r>
      </w:ins>
      <w:ins w:id="1664" w:author="Windows-felhasználó" w:date="2017-12-03T21:37:00Z">
        <w:r>
          <w:t xml:space="preserve"> képez le</w:t>
        </w:r>
      </w:ins>
      <w:ins w:id="1665" w:author="Windows-felhasználó" w:date="2017-12-03T21:36:00Z">
        <w:r>
          <w:t xml:space="preserve"> 0-tól 127-ig</w:t>
        </w:r>
      </w:ins>
      <w:ins w:id="1666" w:author="Windows-felhasználó" w:date="2017-12-03T21:38:00Z">
        <w:r>
          <w:t xml:space="preserve"> egész számokra. </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19258C" w:rsidRDefault="0019258C"/>
  <w:p w14:paraId="658512D5" w14:textId="77777777" w:rsidR="0019258C" w:rsidRDefault="0019258C"/>
  <w:p w14:paraId="3D306D57" w14:textId="77777777" w:rsidR="0019258C" w:rsidRDefault="0019258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B22D99"/>
    <w:multiLevelType w:val="hybridMultilevel"/>
    <w:tmpl w:val="FA4869B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7292609"/>
    <w:multiLevelType w:val="hybridMultilevel"/>
    <w:tmpl w:val="DABAA34A"/>
    <w:lvl w:ilvl="0" w:tplc="040E0001">
      <w:start w:val="1"/>
      <w:numFmt w:val="bullet"/>
      <w:lvlText w:val=""/>
      <w:lvlJc w:val="left"/>
      <w:pPr>
        <w:ind w:left="1449" w:hanging="360"/>
      </w:pPr>
      <w:rPr>
        <w:rFonts w:ascii="Symbol" w:hAnsi="Symbol" w:hint="default"/>
      </w:rPr>
    </w:lvl>
    <w:lvl w:ilvl="1" w:tplc="040E0019" w:tentative="1">
      <w:start w:val="1"/>
      <w:numFmt w:val="lowerLetter"/>
      <w:lvlText w:val="%2."/>
      <w:lvlJc w:val="left"/>
      <w:pPr>
        <w:ind w:left="2169" w:hanging="360"/>
      </w:pPr>
    </w:lvl>
    <w:lvl w:ilvl="2" w:tplc="040E001B" w:tentative="1">
      <w:start w:val="1"/>
      <w:numFmt w:val="lowerRoman"/>
      <w:lvlText w:val="%3."/>
      <w:lvlJc w:val="right"/>
      <w:pPr>
        <w:ind w:left="2889" w:hanging="180"/>
      </w:pPr>
    </w:lvl>
    <w:lvl w:ilvl="3" w:tplc="040E000F" w:tentative="1">
      <w:start w:val="1"/>
      <w:numFmt w:val="decimal"/>
      <w:lvlText w:val="%4."/>
      <w:lvlJc w:val="left"/>
      <w:pPr>
        <w:ind w:left="3609" w:hanging="360"/>
      </w:pPr>
    </w:lvl>
    <w:lvl w:ilvl="4" w:tplc="040E0019" w:tentative="1">
      <w:start w:val="1"/>
      <w:numFmt w:val="lowerLetter"/>
      <w:lvlText w:val="%5."/>
      <w:lvlJc w:val="left"/>
      <w:pPr>
        <w:ind w:left="4329" w:hanging="360"/>
      </w:pPr>
    </w:lvl>
    <w:lvl w:ilvl="5" w:tplc="040E001B" w:tentative="1">
      <w:start w:val="1"/>
      <w:numFmt w:val="lowerRoman"/>
      <w:lvlText w:val="%6."/>
      <w:lvlJc w:val="right"/>
      <w:pPr>
        <w:ind w:left="5049" w:hanging="180"/>
      </w:pPr>
    </w:lvl>
    <w:lvl w:ilvl="6" w:tplc="040E000F" w:tentative="1">
      <w:start w:val="1"/>
      <w:numFmt w:val="decimal"/>
      <w:lvlText w:val="%7."/>
      <w:lvlJc w:val="left"/>
      <w:pPr>
        <w:ind w:left="5769" w:hanging="360"/>
      </w:pPr>
    </w:lvl>
    <w:lvl w:ilvl="7" w:tplc="040E0019" w:tentative="1">
      <w:start w:val="1"/>
      <w:numFmt w:val="lowerLetter"/>
      <w:lvlText w:val="%8."/>
      <w:lvlJc w:val="left"/>
      <w:pPr>
        <w:ind w:left="6489" w:hanging="360"/>
      </w:pPr>
    </w:lvl>
    <w:lvl w:ilvl="8" w:tplc="040E001B" w:tentative="1">
      <w:start w:val="1"/>
      <w:numFmt w:val="lowerRoman"/>
      <w:lvlText w:val="%9."/>
      <w:lvlJc w:val="right"/>
      <w:pPr>
        <w:ind w:left="7209" w:hanging="180"/>
      </w:pPr>
    </w:lvl>
  </w:abstractNum>
  <w:abstractNum w:abstractNumId="14" w15:restartNumberingAfterBreak="0">
    <w:nsid w:val="19127D2D"/>
    <w:multiLevelType w:val="hybridMultilevel"/>
    <w:tmpl w:val="FD706FF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22" w15:restartNumberingAfterBreak="0">
    <w:nsid w:val="42FF7FD0"/>
    <w:multiLevelType w:val="hybridMultilevel"/>
    <w:tmpl w:val="2796FAF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3B1F81"/>
    <w:multiLevelType w:val="hybridMultilevel"/>
    <w:tmpl w:val="A7DE7A4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799C3B84"/>
    <w:multiLevelType w:val="multilevel"/>
    <w:tmpl w:val="2386326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D7F3852"/>
    <w:multiLevelType w:val="hybridMultilevel"/>
    <w:tmpl w:val="C25CF10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28"/>
  </w:num>
  <w:num w:numId="3">
    <w:abstractNumId w:val="15"/>
  </w:num>
  <w:num w:numId="4">
    <w:abstractNumId w:val="20"/>
  </w:num>
  <w:num w:numId="5">
    <w:abstractNumId w:val="23"/>
  </w:num>
  <w:num w:numId="6">
    <w:abstractNumId w:val="25"/>
  </w:num>
  <w:num w:numId="7">
    <w:abstractNumId w:val="16"/>
  </w:num>
  <w:num w:numId="8">
    <w:abstractNumId w:val="12"/>
  </w:num>
  <w:num w:numId="9">
    <w:abstractNumId w:val="18"/>
  </w:num>
  <w:num w:numId="10">
    <w:abstractNumId w:val="29"/>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21"/>
  </w:num>
  <w:num w:numId="25">
    <w:abstractNumId w:val="24"/>
  </w:num>
  <w:num w:numId="26">
    <w:abstractNumId w:val="22"/>
  </w:num>
  <w:num w:numId="27">
    <w:abstractNumId w:val="27"/>
  </w:num>
  <w:num w:numId="28">
    <w:abstractNumId w:val="13"/>
  </w:num>
  <w:num w:numId="29">
    <w:abstractNumId w:val="11"/>
  </w:num>
  <w:num w:numId="30">
    <w:abstractNumId w:val="14"/>
  </w:num>
  <w:num w:numId="31">
    <w:abstractNumId w:val="3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755"/>
    <w:rsid w:val="0001192F"/>
    <w:rsid w:val="00012884"/>
    <w:rsid w:val="00014EE1"/>
    <w:rsid w:val="00021F46"/>
    <w:rsid w:val="0002240B"/>
    <w:rsid w:val="00027008"/>
    <w:rsid w:val="000331F1"/>
    <w:rsid w:val="00033945"/>
    <w:rsid w:val="000628AF"/>
    <w:rsid w:val="00064D55"/>
    <w:rsid w:val="00072168"/>
    <w:rsid w:val="00074F4C"/>
    <w:rsid w:val="00087121"/>
    <w:rsid w:val="00091B4F"/>
    <w:rsid w:val="00094D89"/>
    <w:rsid w:val="000A190D"/>
    <w:rsid w:val="000A29AC"/>
    <w:rsid w:val="000A36EE"/>
    <w:rsid w:val="000A41BF"/>
    <w:rsid w:val="000A7483"/>
    <w:rsid w:val="000B0D24"/>
    <w:rsid w:val="000B53E0"/>
    <w:rsid w:val="000C11FD"/>
    <w:rsid w:val="000C660B"/>
    <w:rsid w:val="000D492D"/>
    <w:rsid w:val="000D6E5D"/>
    <w:rsid w:val="000D7BDA"/>
    <w:rsid w:val="000E50EF"/>
    <w:rsid w:val="000F2EDA"/>
    <w:rsid w:val="00104FF3"/>
    <w:rsid w:val="00113562"/>
    <w:rsid w:val="00116CDE"/>
    <w:rsid w:val="00116E46"/>
    <w:rsid w:val="001210F8"/>
    <w:rsid w:val="0012576A"/>
    <w:rsid w:val="00125E50"/>
    <w:rsid w:val="001418B9"/>
    <w:rsid w:val="00141E05"/>
    <w:rsid w:val="00144BFA"/>
    <w:rsid w:val="001470FB"/>
    <w:rsid w:val="00151ADA"/>
    <w:rsid w:val="00154530"/>
    <w:rsid w:val="00171054"/>
    <w:rsid w:val="00171070"/>
    <w:rsid w:val="00191FD9"/>
    <w:rsid w:val="0019258C"/>
    <w:rsid w:val="00193274"/>
    <w:rsid w:val="0019578E"/>
    <w:rsid w:val="001A2406"/>
    <w:rsid w:val="001A4728"/>
    <w:rsid w:val="001A57BC"/>
    <w:rsid w:val="001B1587"/>
    <w:rsid w:val="001B1E4C"/>
    <w:rsid w:val="001B4094"/>
    <w:rsid w:val="001B7A64"/>
    <w:rsid w:val="001C0B31"/>
    <w:rsid w:val="001C50B3"/>
    <w:rsid w:val="001C5E4B"/>
    <w:rsid w:val="001C63BB"/>
    <w:rsid w:val="001C68C4"/>
    <w:rsid w:val="001D4CEE"/>
    <w:rsid w:val="001D701D"/>
    <w:rsid w:val="001E4695"/>
    <w:rsid w:val="001E7605"/>
    <w:rsid w:val="001F0F31"/>
    <w:rsid w:val="001F1014"/>
    <w:rsid w:val="001F4DD3"/>
    <w:rsid w:val="001F608D"/>
    <w:rsid w:val="001F6F9C"/>
    <w:rsid w:val="00201FD5"/>
    <w:rsid w:val="00205F64"/>
    <w:rsid w:val="00206193"/>
    <w:rsid w:val="002102C3"/>
    <w:rsid w:val="00212C2E"/>
    <w:rsid w:val="0021709B"/>
    <w:rsid w:val="00225F65"/>
    <w:rsid w:val="0022665A"/>
    <w:rsid w:val="00227347"/>
    <w:rsid w:val="002305C9"/>
    <w:rsid w:val="00236B53"/>
    <w:rsid w:val="00237059"/>
    <w:rsid w:val="002401FB"/>
    <w:rsid w:val="0024410A"/>
    <w:rsid w:val="00246F4F"/>
    <w:rsid w:val="002509CB"/>
    <w:rsid w:val="00251670"/>
    <w:rsid w:val="002522B8"/>
    <w:rsid w:val="00257333"/>
    <w:rsid w:val="0026360C"/>
    <w:rsid w:val="00265255"/>
    <w:rsid w:val="00267677"/>
    <w:rsid w:val="00267A72"/>
    <w:rsid w:val="0027292E"/>
    <w:rsid w:val="002841F9"/>
    <w:rsid w:val="00293D6F"/>
    <w:rsid w:val="00297CA0"/>
    <w:rsid w:val="002B0135"/>
    <w:rsid w:val="002B4026"/>
    <w:rsid w:val="002B68C1"/>
    <w:rsid w:val="002D0157"/>
    <w:rsid w:val="002D0621"/>
    <w:rsid w:val="002D1173"/>
    <w:rsid w:val="002D6495"/>
    <w:rsid w:val="002D73A0"/>
    <w:rsid w:val="002D7DA9"/>
    <w:rsid w:val="002E18B5"/>
    <w:rsid w:val="002E1D2A"/>
    <w:rsid w:val="002E7B0B"/>
    <w:rsid w:val="002F002E"/>
    <w:rsid w:val="002F0319"/>
    <w:rsid w:val="002F0E56"/>
    <w:rsid w:val="002F461E"/>
    <w:rsid w:val="002F741A"/>
    <w:rsid w:val="00300B9F"/>
    <w:rsid w:val="00302BB3"/>
    <w:rsid w:val="00303C69"/>
    <w:rsid w:val="00306F8C"/>
    <w:rsid w:val="0031099A"/>
    <w:rsid w:val="00313013"/>
    <w:rsid w:val="003140A3"/>
    <w:rsid w:val="00316BC5"/>
    <w:rsid w:val="003260B3"/>
    <w:rsid w:val="003368A4"/>
    <w:rsid w:val="003413BA"/>
    <w:rsid w:val="00344567"/>
    <w:rsid w:val="00350AEC"/>
    <w:rsid w:val="00352203"/>
    <w:rsid w:val="00352E56"/>
    <w:rsid w:val="00355AC4"/>
    <w:rsid w:val="00357115"/>
    <w:rsid w:val="00360E40"/>
    <w:rsid w:val="00371729"/>
    <w:rsid w:val="0037381F"/>
    <w:rsid w:val="00373F36"/>
    <w:rsid w:val="00382E5A"/>
    <w:rsid w:val="00383007"/>
    <w:rsid w:val="003A4CDB"/>
    <w:rsid w:val="003A65E0"/>
    <w:rsid w:val="003A79CE"/>
    <w:rsid w:val="003B4C2D"/>
    <w:rsid w:val="003B6B94"/>
    <w:rsid w:val="003C06DA"/>
    <w:rsid w:val="003D21D2"/>
    <w:rsid w:val="003D4CF5"/>
    <w:rsid w:val="003E4766"/>
    <w:rsid w:val="003E6310"/>
    <w:rsid w:val="003E66FA"/>
    <w:rsid w:val="003E70B1"/>
    <w:rsid w:val="003F1428"/>
    <w:rsid w:val="003F5425"/>
    <w:rsid w:val="00401C0A"/>
    <w:rsid w:val="00404A46"/>
    <w:rsid w:val="00407713"/>
    <w:rsid w:val="00410924"/>
    <w:rsid w:val="0041312D"/>
    <w:rsid w:val="00422893"/>
    <w:rsid w:val="00433754"/>
    <w:rsid w:val="004367B6"/>
    <w:rsid w:val="00455495"/>
    <w:rsid w:val="00455AEA"/>
    <w:rsid w:val="004578CF"/>
    <w:rsid w:val="004612D3"/>
    <w:rsid w:val="00465D42"/>
    <w:rsid w:val="00472A8E"/>
    <w:rsid w:val="0047355B"/>
    <w:rsid w:val="00473AA2"/>
    <w:rsid w:val="00480D98"/>
    <w:rsid w:val="0048395A"/>
    <w:rsid w:val="004851C7"/>
    <w:rsid w:val="00497555"/>
    <w:rsid w:val="0049757A"/>
    <w:rsid w:val="004A48DF"/>
    <w:rsid w:val="004A6AF9"/>
    <w:rsid w:val="004B2BDB"/>
    <w:rsid w:val="004C0BFA"/>
    <w:rsid w:val="004C2B86"/>
    <w:rsid w:val="004D26FE"/>
    <w:rsid w:val="004E0821"/>
    <w:rsid w:val="004E424D"/>
    <w:rsid w:val="004E6376"/>
    <w:rsid w:val="004F2416"/>
    <w:rsid w:val="00502A30"/>
    <w:rsid w:val="00506DFE"/>
    <w:rsid w:val="00507313"/>
    <w:rsid w:val="00510A55"/>
    <w:rsid w:val="00513823"/>
    <w:rsid w:val="00537DE6"/>
    <w:rsid w:val="005524FC"/>
    <w:rsid w:val="00570BB6"/>
    <w:rsid w:val="00576495"/>
    <w:rsid w:val="00580DDE"/>
    <w:rsid w:val="005913C5"/>
    <w:rsid w:val="00592900"/>
    <w:rsid w:val="005961E3"/>
    <w:rsid w:val="005A0BFF"/>
    <w:rsid w:val="005A48CA"/>
    <w:rsid w:val="005B130E"/>
    <w:rsid w:val="005B146C"/>
    <w:rsid w:val="005D2B3B"/>
    <w:rsid w:val="005D3443"/>
    <w:rsid w:val="005D78B7"/>
    <w:rsid w:val="005E01E0"/>
    <w:rsid w:val="005E16A1"/>
    <w:rsid w:val="005E7079"/>
    <w:rsid w:val="005F29FD"/>
    <w:rsid w:val="005F4B32"/>
    <w:rsid w:val="005F5010"/>
    <w:rsid w:val="005F776A"/>
    <w:rsid w:val="00621333"/>
    <w:rsid w:val="0062185B"/>
    <w:rsid w:val="0063584F"/>
    <w:rsid w:val="0063585C"/>
    <w:rsid w:val="00641018"/>
    <w:rsid w:val="006420AE"/>
    <w:rsid w:val="00643460"/>
    <w:rsid w:val="0064387E"/>
    <w:rsid w:val="00645CF3"/>
    <w:rsid w:val="00646CA1"/>
    <w:rsid w:val="00650C7C"/>
    <w:rsid w:val="00652277"/>
    <w:rsid w:val="006565CB"/>
    <w:rsid w:val="006631F7"/>
    <w:rsid w:val="006633DF"/>
    <w:rsid w:val="00667FDE"/>
    <w:rsid w:val="006726B1"/>
    <w:rsid w:val="006745A4"/>
    <w:rsid w:val="00674B48"/>
    <w:rsid w:val="00675281"/>
    <w:rsid w:val="00681847"/>
    <w:rsid w:val="00681BE3"/>
    <w:rsid w:val="00681D13"/>
    <w:rsid w:val="00681E99"/>
    <w:rsid w:val="006835CB"/>
    <w:rsid w:val="006849EE"/>
    <w:rsid w:val="00687589"/>
    <w:rsid w:val="00687CBA"/>
    <w:rsid w:val="00692605"/>
    <w:rsid w:val="006A0EED"/>
    <w:rsid w:val="006A1B7F"/>
    <w:rsid w:val="006A5DF6"/>
    <w:rsid w:val="006B7BCF"/>
    <w:rsid w:val="006D338C"/>
    <w:rsid w:val="006D7196"/>
    <w:rsid w:val="006F512E"/>
    <w:rsid w:val="006F6270"/>
    <w:rsid w:val="007008D5"/>
    <w:rsid w:val="00700E3A"/>
    <w:rsid w:val="0070689E"/>
    <w:rsid w:val="00706EF3"/>
    <w:rsid w:val="00722A40"/>
    <w:rsid w:val="00723C15"/>
    <w:rsid w:val="007264CA"/>
    <w:rsid w:val="007274F9"/>
    <w:rsid w:val="00730B3C"/>
    <w:rsid w:val="00730F07"/>
    <w:rsid w:val="00732782"/>
    <w:rsid w:val="00751294"/>
    <w:rsid w:val="0075371D"/>
    <w:rsid w:val="00765B07"/>
    <w:rsid w:val="0077128B"/>
    <w:rsid w:val="00781E4E"/>
    <w:rsid w:val="007939BC"/>
    <w:rsid w:val="00793AAF"/>
    <w:rsid w:val="007972D5"/>
    <w:rsid w:val="007A45ED"/>
    <w:rsid w:val="007A59A0"/>
    <w:rsid w:val="007A7DEA"/>
    <w:rsid w:val="007D0A8B"/>
    <w:rsid w:val="007D512D"/>
    <w:rsid w:val="007D514D"/>
    <w:rsid w:val="007E1011"/>
    <w:rsid w:val="007E5E91"/>
    <w:rsid w:val="00800A55"/>
    <w:rsid w:val="00803B8F"/>
    <w:rsid w:val="0081221A"/>
    <w:rsid w:val="00814F2B"/>
    <w:rsid w:val="008152B2"/>
    <w:rsid w:val="00816065"/>
    <w:rsid w:val="00816BCB"/>
    <w:rsid w:val="00821312"/>
    <w:rsid w:val="00823AFC"/>
    <w:rsid w:val="00841630"/>
    <w:rsid w:val="008441D5"/>
    <w:rsid w:val="00847798"/>
    <w:rsid w:val="008527B9"/>
    <w:rsid w:val="00854BDC"/>
    <w:rsid w:val="00860274"/>
    <w:rsid w:val="008633C6"/>
    <w:rsid w:val="00865E7B"/>
    <w:rsid w:val="00870722"/>
    <w:rsid w:val="00871EF8"/>
    <w:rsid w:val="00872D42"/>
    <w:rsid w:val="00877B4C"/>
    <w:rsid w:val="00881B10"/>
    <w:rsid w:val="008A1459"/>
    <w:rsid w:val="008A5E33"/>
    <w:rsid w:val="008A73A8"/>
    <w:rsid w:val="008B333A"/>
    <w:rsid w:val="008B38A9"/>
    <w:rsid w:val="008B6C3C"/>
    <w:rsid w:val="008C027C"/>
    <w:rsid w:val="008C2D2D"/>
    <w:rsid w:val="008C6ABB"/>
    <w:rsid w:val="008E1A58"/>
    <w:rsid w:val="008E62AD"/>
    <w:rsid w:val="008E7228"/>
    <w:rsid w:val="0090541F"/>
    <w:rsid w:val="00911FD0"/>
    <w:rsid w:val="00915490"/>
    <w:rsid w:val="00920323"/>
    <w:rsid w:val="009203A3"/>
    <w:rsid w:val="009204C3"/>
    <w:rsid w:val="0092163E"/>
    <w:rsid w:val="00924C8C"/>
    <w:rsid w:val="00934B8B"/>
    <w:rsid w:val="009351CA"/>
    <w:rsid w:val="00940CB1"/>
    <w:rsid w:val="00950745"/>
    <w:rsid w:val="00950E3D"/>
    <w:rsid w:val="009540A0"/>
    <w:rsid w:val="00961227"/>
    <w:rsid w:val="00975A7E"/>
    <w:rsid w:val="00980CC2"/>
    <w:rsid w:val="0098135B"/>
    <w:rsid w:val="009833F2"/>
    <w:rsid w:val="0098532E"/>
    <w:rsid w:val="00995106"/>
    <w:rsid w:val="009B1AB8"/>
    <w:rsid w:val="009B206E"/>
    <w:rsid w:val="009C1C93"/>
    <w:rsid w:val="009C23A4"/>
    <w:rsid w:val="009C2810"/>
    <w:rsid w:val="009C3215"/>
    <w:rsid w:val="009E19FD"/>
    <w:rsid w:val="009E281E"/>
    <w:rsid w:val="009E2C4B"/>
    <w:rsid w:val="009F14A4"/>
    <w:rsid w:val="00A02128"/>
    <w:rsid w:val="00A03A6E"/>
    <w:rsid w:val="00A10AFC"/>
    <w:rsid w:val="00A13C8A"/>
    <w:rsid w:val="00A32CD0"/>
    <w:rsid w:val="00A34DC4"/>
    <w:rsid w:val="00A36153"/>
    <w:rsid w:val="00A37441"/>
    <w:rsid w:val="00A45680"/>
    <w:rsid w:val="00A50894"/>
    <w:rsid w:val="00A57EAE"/>
    <w:rsid w:val="00A604F4"/>
    <w:rsid w:val="00A6278D"/>
    <w:rsid w:val="00A631F2"/>
    <w:rsid w:val="00A64A9C"/>
    <w:rsid w:val="00A722E7"/>
    <w:rsid w:val="00A8498D"/>
    <w:rsid w:val="00A85304"/>
    <w:rsid w:val="00AA2680"/>
    <w:rsid w:val="00AA335F"/>
    <w:rsid w:val="00AA478F"/>
    <w:rsid w:val="00AB253E"/>
    <w:rsid w:val="00AB511F"/>
    <w:rsid w:val="00AC3B56"/>
    <w:rsid w:val="00AC64CB"/>
    <w:rsid w:val="00AD3A58"/>
    <w:rsid w:val="00AD4A83"/>
    <w:rsid w:val="00AD6473"/>
    <w:rsid w:val="00AE05C4"/>
    <w:rsid w:val="00AE2635"/>
    <w:rsid w:val="00AE77E4"/>
    <w:rsid w:val="00AE7A89"/>
    <w:rsid w:val="00AF422A"/>
    <w:rsid w:val="00B02B82"/>
    <w:rsid w:val="00B10C06"/>
    <w:rsid w:val="00B13FD0"/>
    <w:rsid w:val="00B16ADD"/>
    <w:rsid w:val="00B20ED0"/>
    <w:rsid w:val="00B22527"/>
    <w:rsid w:val="00B25A18"/>
    <w:rsid w:val="00B31769"/>
    <w:rsid w:val="00B3777A"/>
    <w:rsid w:val="00B4104A"/>
    <w:rsid w:val="00B4131E"/>
    <w:rsid w:val="00B45567"/>
    <w:rsid w:val="00B50CAA"/>
    <w:rsid w:val="00B62142"/>
    <w:rsid w:val="00B65974"/>
    <w:rsid w:val="00B673A3"/>
    <w:rsid w:val="00B73FB2"/>
    <w:rsid w:val="00B74590"/>
    <w:rsid w:val="00B77847"/>
    <w:rsid w:val="00B84C05"/>
    <w:rsid w:val="00B84DC0"/>
    <w:rsid w:val="00B96880"/>
    <w:rsid w:val="00BA336B"/>
    <w:rsid w:val="00BA44AF"/>
    <w:rsid w:val="00BA781B"/>
    <w:rsid w:val="00BB35BA"/>
    <w:rsid w:val="00BB4522"/>
    <w:rsid w:val="00BC1744"/>
    <w:rsid w:val="00BD138E"/>
    <w:rsid w:val="00BD2434"/>
    <w:rsid w:val="00BD288C"/>
    <w:rsid w:val="00BD5EFA"/>
    <w:rsid w:val="00BE210C"/>
    <w:rsid w:val="00BE7E38"/>
    <w:rsid w:val="00C00B3C"/>
    <w:rsid w:val="00C1632C"/>
    <w:rsid w:val="00C264DD"/>
    <w:rsid w:val="00C2686E"/>
    <w:rsid w:val="00C30DAA"/>
    <w:rsid w:val="00C31260"/>
    <w:rsid w:val="00C35346"/>
    <w:rsid w:val="00C3596A"/>
    <w:rsid w:val="00C521AB"/>
    <w:rsid w:val="00C53F92"/>
    <w:rsid w:val="00C62C21"/>
    <w:rsid w:val="00C63C2C"/>
    <w:rsid w:val="00C6627E"/>
    <w:rsid w:val="00C66723"/>
    <w:rsid w:val="00C675C4"/>
    <w:rsid w:val="00C73DEE"/>
    <w:rsid w:val="00C94815"/>
    <w:rsid w:val="00C95452"/>
    <w:rsid w:val="00C95EC5"/>
    <w:rsid w:val="00CA1A65"/>
    <w:rsid w:val="00CA641E"/>
    <w:rsid w:val="00CA6936"/>
    <w:rsid w:val="00CB1229"/>
    <w:rsid w:val="00CB1A57"/>
    <w:rsid w:val="00CB5452"/>
    <w:rsid w:val="00CC1463"/>
    <w:rsid w:val="00CC2DFA"/>
    <w:rsid w:val="00CD0B17"/>
    <w:rsid w:val="00CD1D87"/>
    <w:rsid w:val="00CF558F"/>
    <w:rsid w:val="00CF652D"/>
    <w:rsid w:val="00D05EC4"/>
    <w:rsid w:val="00D07335"/>
    <w:rsid w:val="00D1632F"/>
    <w:rsid w:val="00D23BFC"/>
    <w:rsid w:val="00D277CC"/>
    <w:rsid w:val="00D34BC8"/>
    <w:rsid w:val="00D35AB7"/>
    <w:rsid w:val="00D4244F"/>
    <w:rsid w:val="00D429F2"/>
    <w:rsid w:val="00D4571F"/>
    <w:rsid w:val="00D52363"/>
    <w:rsid w:val="00D53F5A"/>
    <w:rsid w:val="00D605F7"/>
    <w:rsid w:val="00D7199D"/>
    <w:rsid w:val="00D72632"/>
    <w:rsid w:val="00D81927"/>
    <w:rsid w:val="00D81FF2"/>
    <w:rsid w:val="00D85943"/>
    <w:rsid w:val="00D871D5"/>
    <w:rsid w:val="00D87FF6"/>
    <w:rsid w:val="00D95E2C"/>
    <w:rsid w:val="00DA1D7E"/>
    <w:rsid w:val="00DA2687"/>
    <w:rsid w:val="00DA2CB0"/>
    <w:rsid w:val="00DA4ED8"/>
    <w:rsid w:val="00DA6707"/>
    <w:rsid w:val="00DB1B5E"/>
    <w:rsid w:val="00DB42B8"/>
    <w:rsid w:val="00DD050B"/>
    <w:rsid w:val="00DD341C"/>
    <w:rsid w:val="00DD6112"/>
    <w:rsid w:val="00DD6A58"/>
    <w:rsid w:val="00DD6C62"/>
    <w:rsid w:val="00DD708A"/>
    <w:rsid w:val="00DE0D1C"/>
    <w:rsid w:val="00DF3820"/>
    <w:rsid w:val="00E03982"/>
    <w:rsid w:val="00E044EC"/>
    <w:rsid w:val="00E06A59"/>
    <w:rsid w:val="00E07EE4"/>
    <w:rsid w:val="00E176D6"/>
    <w:rsid w:val="00E2389F"/>
    <w:rsid w:val="00E2639D"/>
    <w:rsid w:val="00E32ADE"/>
    <w:rsid w:val="00E362A6"/>
    <w:rsid w:val="00E37EB9"/>
    <w:rsid w:val="00E41ADE"/>
    <w:rsid w:val="00E42F0D"/>
    <w:rsid w:val="00E45381"/>
    <w:rsid w:val="00E52926"/>
    <w:rsid w:val="00E56B7B"/>
    <w:rsid w:val="00E6270C"/>
    <w:rsid w:val="00E635D9"/>
    <w:rsid w:val="00E6456F"/>
    <w:rsid w:val="00E75966"/>
    <w:rsid w:val="00E8385C"/>
    <w:rsid w:val="00E83D5F"/>
    <w:rsid w:val="00E86A0C"/>
    <w:rsid w:val="00E973AB"/>
    <w:rsid w:val="00EA54A5"/>
    <w:rsid w:val="00EB428B"/>
    <w:rsid w:val="00EB5B77"/>
    <w:rsid w:val="00EC4C53"/>
    <w:rsid w:val="00EC60A9"/>
    <w:rsid w:val="00ED255F"/>
    <w:rsid w:val="00ED36B1"/>
    <w:rsid w:val="00EE1398"/>
    <w:rsid w:val="00EE1A1F"/>
    <w:rsid w:val="00EE2264"/>
    <w:rsid w:val="00EF0740"/>
    <w:rsid w:val="00EF1E24"/>
    <w:rsid w:val="00EF291F"/>
    <w:rsid w:val="00EF2A1A"/>
    <w:rsid w:val="00EF2E4A"/>
    <w:rsid w:val="00EF7AD7"/>
    <w:rsid w:val="00F050F9"/>
    <w:rsid w:val="00F054C6"/>
    <w:rsid w:val="00F155DA"/>
    <w:rsid w:val="00F15AA1"/>
    <w:rsid w:val="00F21602"/>
    <w:rsid w:val="00F24385"/>
    <w:rsid w:val="00F3641B"/>
    <w:rsid w:val="00F37F3B"/>
    <w:rsid w:val="00F43E1A"/>
    <w:rsid w:val="00F44F77"/>
    <w:rsid w:val="00F4526D"/>
    <w:rsid w:val="00F45D60"/>
    <w:rsid w:val="00F621D3"/>
    <w:rsid w:val="00F6404C"/>
    <w:rsid w:val="00F6482D"/>
    <w:rsid w:val="00F7716D"/>
    <w:rsid w:val="00F8064E"/>
    <w:rsid w:val="00F81A38"/>
    <w:rsid w:val="00F84EE9"/>
    <w:rsid w:val="00F87D50"/>
    <w:rsid w:val="00F9214B"/>
    <w:rsid w:val="00F924DC"/>
    <w:rsid w:val="00F93270"/>
    <w:rsid w:val="00F97CE3"/>
    <w:rsid w:val="00FA49CF"/>
    <w:rsid w:val="00FB2E01"/>
    <w:rsid w:val="00FC15DD"/>
    <w:rsid w:val="00FC6778"/>
    <w:rsid w:val="00FD3867"/>
    <w:rsid w:val="00FD45B1"/>
    <w:rsid w:val="00FF36C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E1398"/>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F6404C"/>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F0740"/>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418B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 w:type="character" w:customStyle="1" w:styleId="LbjegyzetszvegChar">
    <w:name w:val="Lábjegyzetszöveg Char"/>
    <w:basedOn w:val="Bekezdsalapbettpusa"/>
    <w:link w:val="Lbjegyzetszveg"/>
    <w:semiHidden/>
    <w:rsid w:val="00422893"/>
    <w:rPr>
      <w:lang w:eastAsia="en-US"/>
    </w:rPr>
  </w:style>
  <w:style w:type="table" w:styleId="Rcsostblzat">
    <w:name w:val="Table Grid"/>
    <w:basedOn w:val="Normltblzat"/>
    <w:rsid w:val="00706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1">
    <w:name w:val="Plain Table 1"/>
    <w:basedOn w:val="Normltblzat"/>
    <w:uiPriority w:val="41"/>
    <w:rsid w:val="0075129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28067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greeniq.c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smarthome.muzzley.co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www.gideon.ai/" TargetMode="External"/><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yplantlink.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edyn.com/" TargetMode="External"/><Relationship Id="rId38" Type="http://schemas.openxmlformats.org/officeDocument/2006/relationships/hyperlink" Target="https://www.seeedstudio.com/Grove-Smart-Plant-Care-Kit-for-Arduino-p-2528.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EF8C-14A4-489E-9CA1-06069945D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13350</TotalTime>
  <Pages>48</Pages>
  <Words>9415</Words>
  <Characters>64970</Characters>
  <Application>Microsoft Office Word</Application>
  <DocSecurity>0</DocSecurity>
  <Lines>541</Lines>
  <Paragraphs>148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74237</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44</cp:revision>
  <cp:lastPrinted>2002-07-08T12:51:00Z</cp:lastPrinted>
  <dcterms:created xsi:type="dcterms:W3CDTF">2017-11-14T21:56:00Z</dcterms:created>
  <dcterms:modified xsi:type="dcterms:W3CDTF">2017-12-04T13:45:00Z</dcterms:modified>
</cp:coreProperties>
</file>